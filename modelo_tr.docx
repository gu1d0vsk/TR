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4A383" w14:textId="49BB2CDE" w:rsidR="00F1028F" w:rsidDel="00FC1123" w:rsidRDefault="00F1028F" w:rsidP="00AD7A37">
      <w:pPr>
        <w:pStyle w:val="TextoPargrafo"/>
        <w:tabs>
          <w:tab w:val="left" w:pos="567"/>
        </w:tabs>
        <w:spacing w:before="0" w:line="360" w:lineRule="auto"/>
        <w:ind w:right="-1" w:firstLine="0"/>
        <w:jc w:val="center"/>
        <w:rPr>
          <w:del w:id="0" w:author="Guido Tande Crespo Zeba" w:date="2026-02-10T14:26:00Z"/>
          <w:rFonts w:ascii="Tahoma" w:hAnsi="Tahoma" w:cs="Tahoma"/>
          <w:b/>
          <w:szCs w:val="18"/>
        </w:rPr>
      </w:pPr>
      <w:del w:id="1" w:author="Guido Tande Crespo Zeba" w:date="2026-02-10T14:26:00Z">
        <w:r w:rsidRPr="00181341" w:rsidDel="00FC1123">
          <w:rPr>
            <w:rFonts w:ascii="Tahoma" w:hAnsi="Tahoma" w:cs="Tahoma"/>
            <w:b/>
            <w:szCs w:val="18"/>
          </w:rPr>
          <w:delText>ORIENTAÇÕES GERAIS SOBRE O PREENCHIMENTO DO MODELO:</w:delText>
        </w:r>
      </w:del>
    </w:p>
    <w:p w14:paraId="2E12EDDF" w14:textId="3B89764A" w:rsidR="0062476D" w:rsidRPr="0024432C" w:rsidDel="00FC1123" w:rsidRDefault="0062476D" w:rsidP="0062476D">
      <w:pPr>
        <w:pStyle w:val="TextoPargrafo"/>
        <w:tabs>
          <w:tab w:val="left" w:pos="567"/>
        </w:tabs>
        <w:spacing w:before="0" w:line="360" w:lineRule="auto"/>
        <w:ind w:right="-1" w:firstLine="0"/>
        <w:jc w:val="center"/>
        <w:rPr>
          <w:del w:id="2" w:author="Guido Tande Crespo Zeba" w:date="2026-02-10T14:26:00Z"/>
          <w:rFonts w:ascii="Tahoma" w:hAnsi="Tahoma" w:cs="Tahoma"/>
          <w:b/>
          <w:color w:val="FF0000"/>
          <w:szCs w:val="18"/>
          <w:highlight w:val="yellow"/>
        </w:rPr>
      </w:pPr>
      <w:del w:id="3" w:author="Guido Tande Crespo Zeba" w:date="2026-02-10T14:26:00Z">
        <w:r w:rsidRPr="0024432C" w:rsidDel="00FC1123">
          <w:rPr>
            <w:rFonts w:ascii="Tahoma" w:hAnsi="Tahoma" w:cs="Tahoma"/>
            <w:b/>
            <w:color w:val="FF0000"/>
            <w:szCs w:val="18"/>
            <w:highlight w:val="yellow"/>
          </w:rPr>
          <w:delText>ESSAS ORIENTAÇÕES DEVEM SER EXCLUÍDAS NA GERAÇÃO DO DOCUMENTO EM SUA VERSÃO FINAL</w:delText>
        </w:r>
      </w:del>
    </w:p>
    <w:p w14:paraId="7211C30F" w14:textId="238BC296" w:rsidR="00AD7A37" w:rsidRPr="00181341" w:rsidDel="00FC1123" w:rsidRDefault="00AD7A37" w:rsidP="00AD7A37">
      <w:pPr>
        <w:pStyle w:val="TextoPargrafo"/>
        <w:tabs>
          <w:tab w:val="left" w:pos="567"/>
        </w:tabs>
        <w:spacing w:before="0" w:line="360" w:lineRule="auto"/>
        <w:ind w:right="-1" w:firstLine="0"/>
        <w:rPr>
          <w:del w:id="4" w:author="Guido Tande Crespo Zeba" w:date="2026-02-10T14:26:00Z"/>
          <w:rFonts w:ascii="Tahoma" w:hAnsi="Tahoma" w:cs="Tahoma"/>
          <w:sz w:val="14"/>
          <w:szCs w:val="18"/>
        </w:rPr>
      </w:pPr>
    </w:p>
    <w:p w14:paraId="2E751AED" w14:textId="39990C5E" w:rsidR="00AD7A37" w:rsidRPr="00181341" w:rsidDel="00FC1123" w:rsidRDefault="00F1028F" w:rsidP="009F2BB3">
      <w:pPr>
        <w:pStyle w:val="TextoPargrafo"/>
        <w:tabs>
          <w:tab w:val="left" w:pos="567"/>
        </w:tabs>
        <w:spacing w:before="0" w:after="0" w:line="360" w:lineRule="auto"/>
        <w:ind w:firstLine="0"/>
        <w:rPr>
          <w:del w:id="5" w:author="Guido Tande Crespo Zeba" w:date="2026-02-10T14:26:00Z"/>
          <w:rFonts w:ascii="Tahoma" w:hAnsi="Tahoma" w:cs="Tahoma"/>
          <w:b/>
          <w:sz w:val="18"/>
          <w:szCs w:val="18"/>
        </w:rPr>
      </w:pPr>
      <w:del w:id="6" w:author="Guido Tande Crespo Zeba" w:date="2026-02-10T14:26:00Z">
        <w:r w:rsidRPr="00181341" w:rsidDel="00FC1123">
          <w:rPr>
            <w:rFonts w:ascii="Tahoma" w:hAnsi="Tahoma" w:cs="Tahoma"/>
            <w:b/>
            <w:sz w:val="18"/>
            <w:szCs w:val="18"/>
          </w:rPr>
          <w:delText xml:space="preserve">1) </w:delText>
        </w:r>
        <w:r w:rsidR="00AD7A37" w:rsidRPr="00181341" w:rsidDel="00FC1123">
          <w:rPr>
            <w:rFonts w:ascii="Tahoma" w:hAnsi="Tahoma" w:cs="Tahoma"/>
            <w:b/>
            <w:sz w:val="18"/>
            <w:szCs w:val="18"/>
          </w:rPr>
          <w:delText>NÃO ALTERE A FORMATAÇÃO</w:delText>
        </w:r>
      </w:del>
    </w:p>
    <w:p w14:paraId="6E874E99" w14:textId="66C7CC09" w:rsidR="00AF59AC" w:rsidRPr="00DC4FC7" w:rsidDel="00FC1123" w:rsidRDefault="00AF59AC" w:rsidP="00AF59AC">
      <w:pPr>
        <w:pStyle w:val="TextoPargrafo"/>
        <w:tabs>
          <w:tab w:val="left" w:pos="567"/>
        </w:tabs>
        <w:spacing w:before="0" w:after="0" w:line="360" w:lineRule="auto"/>
        <w:ind w:firstLine="0"/>
        <w:rPr>
          <w:del w:id="7" w:author="Guido Tande Crespo Zeba" w:date="2026-02-10T14:26:00Z"/>
          <w:rFonts w:ascii="Tahoma" w:hAnsi="Tahoma" w:cs="Tahoma"/>
          <w:sz w:val="18"/>
          <w:szCs w:val="18"/>
        </w:rPr>
      </w:pPr>
      <w:del w:id="8" w:author="Guido Tande Crespo Zeba" w:date="2026-02-10T14:26:00Z">
        <w:r w:rsidRPr="00DC4FC7" w:rsidDel="00FC1123">
          <w:rPr>
            <w:rFonts w:ascii="Tahoma" w:hAnsi="Tahoma" w:cs="Tahoma"/>
            <w:sz w:val="18"/>
            <w:szCs w:val="18"/>
          </w:rPr>
          <w:delText>A formatação do documento (fonte, espaçamento, margens etc.) não deve ser alterada.</w:delText>
        </w:r>
        <w:r w:rsidDel="00FC1123">
          <w:rPr>
            <w:rFonts w:ascii="Tahoma" w:hAnsi="Tahoma" w:cs="Tahoma"/>
            <w:sz w:val="18"/>
            <w:szCs w:val="18"/>
          </w:rPr>
          <w:delText xml:space="preserve"> As fontes em vermelho e/ou hachuradas desse modelo devem ser alteradas para preto e sem o realce colorido.</w:delText>
        </w:r>
      </w:del>
    </w:p>
    <w:p w14:paraId="78C334C2" w14:textId="19EB7387" w:rsidR="00AD7A37" w:rsidRPr="00181341" w:rsidDel="00FC1123" w:rsidRDefault="00AD7A37" w:rsidP="00AD7A37">
      <w:pPr>
        <w:pStyle w:val="TextoPargrafo"/>
        <w:tabs>
          <w:tab w:val="left" w:pos="567"/>
        </w:tabs>
        <w:spacing w:before="0" w:line="360" w:lineRule="auto"/>
        <w:ind w:right="-1" w:firstLine="0"/>
        <w:rPr>
          <w:del w:id="9" w:author="Guido Tande Crespo Zeba" w:date="2026-02-10T14:26:00Z"/>
          <w:rFonts w:ascii="Tahoma" w:hAnsi="Tahoma" w:cs="Tahoma"/>
          <w:sz w:val="18"/>
          <w:szCs w:val="18"/>
        </w:rPr>
      </w:pPr>
    </w:p>
    <w:p w14:paraId="73CC006B" w14:textId="7487E9C3" w:rsidR="00AD7A37" w:rsidRPr="00181341" w:rsidDel="00FC1123" w:rsidRDefault="00F1028F" w:rsidP="009F2BB3">
      <w:pPr>
        <w:pStyle w:val="TextoPargrafo"/>
        <w:tabs>
          <w:tab w:val="left" w:pos="567"/>
        </w:tabs>
        <w:spacing w:before="0" w:after="0" w:line="360" w:lineRule="auto"/>
        <w:ind w:firstLine="0"/>
        <w:rPr>
          <w:del w:id="10" w:author="Guido Tande Crespo Zeba" w:date="2026-02-10T14:26:00Z"/>
          <w:rFonts w:ascii="Tahoma" w:hAnsi="Tahoma" w:cs="Tahoma"/>
          <w:b/>
          <w:sz w:val="18"/>
          <w:szCs w:val="18"/>
        </w:rPr>
      </w:pPr>
      <w:del w:id="11" w:author="Guido Tande Crespo Zeba" w:date="2026-02-10T14:26:00Z">
        <w:r w:rsidRPr="00181341" w:rsidDel="00FC1123">
          <w:rPr>
            <w:rFonts w:ascii="Tahoma" w:hAnsi="Tahoma" w:cs="Tahoma"/>
            <w:b/>
            <w:sz w:val="18"/>
            <w:szCs w:val="18"/>
          </w:rPr>
          <w:delText>2)</w:delText>
        </w:r>
        <w:r w:rsidR="00AD7A37" w:rsidRPr="00181341" w:rsidDel="00FC1123">
          <w:rPr>
            <w:rFonts w:ascii="Tahoma" w:hAnsi="Tahoma" w:cs="Tahoma"/>
            <w:b/>
            <w:sz w:val="18"/>
            <w:szCs w:val="18"/>
          </w:rPr>
          <w:delText xml:space="preserve"> ITEMIZAÇÃO DOS PARÁGRAFOS</w:delText>
        </w:r>
      </w:del>
    </w:p>
    <w:p w14:paraId="48640E3E" w14:textId="7C5CE6F0" w:rsidR="00AF59AC" w:rsidRPr="00DC4FC7" w:rsidDel="00FC1123" w:rsidRDefault="00AF59AC" w:rsidP="00AF59AC">
      <w:pPr>
        <w:pStyle w:val="TextoPargrafo"/>
        <w:tabs>
          <w:tab w:val="left" w:pos="567"/>
        </w:tabs>
        <w:spacing w:before="0" w:after="0" w:line="360" w:lineRule="auto"/>
        <w:ind w:firstLine="0"/>
        <w:rPr>
          <w:del w:id="12" w:author="Guido Tande Crespo Zeba" w:date="2026-02-10T14:26:00Z"/>
          <w:rFonts w:ascii="Tahoma" w:hAnsi="Tahoma" w:cs="Tahoma"/>
          <w:sz w:val="18"/>
          <w:szCs w:val="18"/>
        </w:rPr>
      </w:pPr>
      <w:del w:id="13" w:author="Guido Tande Crespo Zeba" w:date="2026-02-10T14:26:00Z">
        <w:r w:rsidRPr="00DC4FC7" w:rsidDel="00FC1123">
          <w:rPr>
            <w:rFonts w:ascii="Tahoma" w:hAnsi="Tahoma" w:cs="Tahoma"/>
            <w:sz w:val="18"/>
            <w:szCs w:val="18"/>
          </w:rPr>
          <w:delText xml:space="preserve">Todo o parágrafo </w:delText>
        </w:r>
        <w:r w:rsidRPr="00454098" w:rsidDel="00FC1123">
          <w:rPr>
            <w:rFonts w:ascii="Tahoma" w:hAnsi="Tahoma" w:cs="Tahoma"/>
            <w:sz w:val="18"/>
            <w:szCs w:val="18"/>
            <w:u w:val="single"/>
          </w:rPr>
          <w:delText>deve ter a itemização</w:delText>
        </w:r>
        <w:r w:rsidRPr="00DC4FC7" w:rsidDel="00FC1123">
          <w:rPr>
            <w:rFonts w:ascii="Tahoma" w:hAnsi="Tahoma" w:cs="Tahoma"/>
            <w:sz w:val="18"/>
            <w:szCs w:val="18"/>
          </w:rPr>
          <w:delText xml:space="preserve"> como “1.1.”, “1.2.”, “1.2.1.” </w:delText>
        </w:r>
        <w:r w:rsidRPr="00DC4FC7" w:rsidDel="00FC1123">
          <w:rPr>
            <w:rFonts w:ascii="Tahoma" w:hAnsi="Tahoma" w:cs="Tahoma"/>
            <w:sz w:val="18"/>
            <w:szCs w:val="18"/>
          </w:rPr>
          <w:sym w:font="Wingdings" w:char="F0E0"/>
        </w:r>
        <w:r w:rsidRPr="00DC4FC7" w:rsidDel="00FC1123">
          <w:rPr>
            <w:rFonts w:ascii="Tahoma" w:hAnsi="Tahoma" w:cs="Tahoma"/>
            <w:sz w:val="18"/>
            <w:szCs w:val="18"/>
          </w:rPr>
          <w:delText xml:space="preserve"> Trata-se, essencialmente, de agilização na comunicação entre as unidades da Finep para localização de determinada informação no documento.</w:delText>
        </w:r>
      </w:del>
    </w:p>
    <w:p w14:paraId="47AE5739" w14:textId="13148757" w:rsidR="008340C4" w:rsidRPr="00181341" w:rsidDel="00FC1123" w:rsidRDefault="008340C4" w:rsidP="00AD7A37">
      <w:pPr>
        <w:pStyle w:val="TextoPargrafo"/>
        <w:tabs>
          <w:tab w:val="left" w:pos="567"/>
        </w:tabs>
        <w:spacing w:before="0" w:line="360" w:lineRule="auto"/>
        <w:ind w:right="-1" w:firstLine="0"/>
        <w:rPr>
          <w:del w:id="14" w:author="Guido Tande Crespo Zeba" w:date="2026-02-10T14:26:00Z"/>
          <w:rFonts w:ascii="Tahoma" w:hAnsi="Tahoma" w:cs="Tahoma"/>
          <w:sz w:val="18"/>
          <w:szCs w:val="18"/>
        </w:rPr>
      </w:pPr>
    </w:p>
    <w:p w14:paraId="06550133" w14:textId="2431BD6B" w:rsidR="008340C4" w:rsidRPr="00181341" w:rsidDel="00FC1123" w:rsidRDefault="008340C4" w:rsidP="009F2BB3">
      <w:pPr>
        <w:pStyle w:val="TextoPargrafo"/>
        <w:tabs>
          <w:tab w:val="left" w:pos="567"/>
        </w:tabs>
        <w:spacing w:before="0" w:after="0" w:line="360" w:lineRule="auto"/>
        <w:ind w:firstLine="0"/>
        <w:rPr>
          <w:del w:id="15" w:author="Guido Tande Crespo Zeba" w:date="2026-02-10T14:26:00Z"/>
          <w:rFonts w:ascii="Tahoma" w:hAnsi="Tahoma" w:cs="Tahoma"/>
          <w:b/>
          <w:sz w:val="18"/>
          <w:szCs w:val="18"/>
        </w:rPr>
      </w:pPr>
      <w:del w:id="16" w:author="Guido Tande Crespo Zeba" w:date="2026-02-10T14:26:00Z">
        <w:r w:rsidRPr="00181341" w:rsidDel="00FC1123">
          <w:rPr>
            <w:rFonts w:ascii="Tahoma" w:hAnsi="Tahoma" w:cs="Tahoma"/>
            <w:b/>
            <w:sz w:val="18"/>
            <w:szCs w:val="18"/>
          </w:rPr>
          <w:delText>3) ORDENAÇÃO DOS CAPÍTULOS</w:delText>
        </w:r>
      </w:del>
    </w:p>
    <w:p w14:paraId="061BACB1" w14:textId="67652D87" w:rsidR="008340C4" w:rsidRPr="00181341" w:rsidDel="00FC1123" w:rsidRDefault="008340C4" w:rsidP="009F2BB3">
      <w:pPr>
        <w:pStyle w:val="TextoPargrafo"/>
        <w:tabs>
          <w:tab w:val="left" w:pos="567"/>
        </w:tabs>
        <w:spacing w:before="0" w:after="0" w:line="360" w:lineRule="auto"/>
        <w:ind w:firstLine="0"/>
        <w:rPr>
          <w:del w:id="17" w:author="Guido Tande Crespo Zeba" w:date="2026-02-10T14:26:00Z"/>
          <w:rFonts w:ascii="Tahoma" w:hAnsi="Tahoma" w:cs="Tahoma"/>
          <w:sz w:val="18"/>
          <w:szCs w:val="18"/>
        </w:rPr>
      </w:pPr>
      <w:del w:id="18" w:author="Guido Tande Crespo Zeba" w:date="2026-02-10T14:26:00Z">
        <w:r w:rsidRPr="00181341" w:rsidDel="00FC1123">
          <w:rPr>
            <w:rFonts w:ascii="Tahoma" w:hAnsi="Tahoma" w:cs="Tahoma"/>
            <w:sz w:val="18"/>
            <w:szCs w:val="18"/>
          </w:rPr>
          <w:delText xml:space="preserve">A ordenação dos capítulos </w:delText>
        </w:r>
        <w:r w:rsidR="00D65401" w:rsidRPr="00181341" w:rsidDel="00FC1123">
          <w:rPr>
            <w:rFonts w:ascii="Tahoma" w:hAnsi="Tahoma" w:cs="Tahoma"/>
            <w:sz w:val="18"/>
            <w:szCs w:val="18"/>
          </w:rPr>
          <w:delText xml:space="preserve">deve ser obedecida, salvo quando houver a inclusão de novos capítulos ou exclusão de capítulos existentes, que será esclarecido no conteúdo deste modelo. </w:delText>
        </w:r>
        <w:r w:rsidR="00D65401" w:rsidRPr="00181341" w:rsidDel="00FC1123">
          <w:rPr>
            <w:rFonts w:ascii="Tahoma" w:hAnsi="Tahoma" w:cs="Tahoma"/>
            <w:sz w:val="18"/>
            <w:szCs w:val="18"/>
          </w:rPr>
          <w:sym w:font="Wingdings" w:char="F0E0"/>
        </w:r>
        <w:r w:rsidR="00D65401" w:rsidRPr="00181341" w:rsidDel="00FC1123">
          <w:rPr>
            <w:rFonts w:ascii="Tahoma" w:hAnsi="Tahoma" w:cs="Tahoma"/>
            <w:sz w:val="18"/>
            <w:szCs w:val="18"/>
          </w:rPr>
          <w:delText xml:space="preserve"> Esta ordenação se adequa às boas práticas e ao melhor entendimento do conteúdo pelo leitor </w:delText>
        </w:r>
        <w:r w:rsidR="001D6DF7" w:rsidRPr="00181341" w:rsidDel="00FC1123">
          <w:rPr>
            <w:rFonts w:ascii="Tahoma" w:hAnsi="Tahoma" w:cs="Tahoma"/>
            <w:sz w:val="18"/>
            <w:szCs w:val="18"/>
          </w:rPr>
          <w:delText>dado o</w:delText>
        </w:r>
        <w:r w:rsidR="00D65401" w:rsidRPr="00181341" w:rsidDel="00FC1123">
          <w:rPr>
            <w:rFonts w:ascii="Tahoma" w:hAnsi="Tahoma" w:cs="Tahoma"/>
            <w:sz w:val="18"/>
            <w:szCs w:val="18"/>
          </w:rPr>
          <w:delText xml:space="preserve"> encadeamento de ideias.</w:delText>
        </w:r>
      </w:del>
    </w:p>
    <w:p w14:paraId="6EBCA763" w14:textId="2F907214" w:rsidR="00AD7A37" w:rsidRPr="00181341" w:rsidDel="00FC1123" w:rsidRDefault="00AD7A37" w:rsidP="00AD7A37">
      <w:pPr>
        <w:pStyle w:val="TextoPargrafo"/>
        <w:tabs>
          <w:tab w:val="left" w:pos="567"/>
        </w:tabs>
        <w:spacing w:before="0" w:line="360" w:lineRule="auto"/>
        <w:ind w:right="-1" w:firstLine="0"/>
        <w:rPr>
          <w:del w:id="19" w:author="Guido Tande Crespo Zeba" w:date="2026-02-10T14:26:00Z"/>
          <w:rFonts w:ascii="Tahoma" w:hAnsi="Tahoma" w:cs="Tahoma"/>
          <w:sz w:val="18"/>
          <w:szCs w:val="18"/>
        </w:rPr>
      </w:pPr>
    </w:p>
    <w:p w14:paraId="566E7DCB" w14:textId="61E30EDE" w:rsidR="00AD7A37" w:rsidRPr="00181341" w:rsidDel="00FC1123" w:rsidRDefault="00D65401" w:rsidP="009F2BB3">
      <w:pPr>
        <w:pStyle w:val="TextoPargrafo"/>
        <w:tabs>
          <w:tab w:val="left" w:pos="567"/>
        </w:tabs>
        <w:spacing w:before="0" w:after="0" w:line="360" w:lineRule="auto"/>
        <w:ind w:firstLine="0"/>
        <w:rPr>
          <w:del w:id="20" w:author="Guido Tande Crespo Zeba" w:date="2026-02-10T14:26:00Z"/>
          <w:rFonts w:ascii="Tahoma" w:hAnsi="Tahoma" w:cs="Tahoma"/>
          <w:b/>
          <w:sz w:val="18"/>
          <w:szCs w:val="18"/>
        </w:rPr>
      </w:pPr>
      <w:del w:id="21" w:author="Guido Tande Crespo Zeba" w:date="2026-02-10T14:26:00Z">
        <w:r w:rsidRPr="00181341" w:rsidDel="00FC1123">
          <w:rPr>
            <w:rFonts w:ascii="Tahoma" w:hAnsi="Tahoma" w:cs="Tahoma"/>
            <w:b/>
            <w:sz w:val="18"/>
            <w:szCs w:val="18"/>
          </w:rPr>
          <w:delText>4</w:delText>
        </w:r>
        <w:r w:rsidR="00AD7A37" w:rsidRPr="00181341" w:rsidDel="00FC1123">
          <w:rPr>
            <w:rFonts w:ascii="Tahoma" w:hAnsi="Tahoma" w:cs="Tahoma"/>
            <w:b/>
            <w:sz w:val="18"/>
            <w:szCs w:val="18"/>
          </w:rPr>
          <w:delText>) APROVAÇÃO DO TERMO DE REFERÊNCIA E ASSINATURAS À PARTE</w:delText>
        </w:r>
      </w:del>
    </w:p>
    <w:p w14:paraId="67DCC643" w14:textId="27779898" w:rsidR="00AD7A37" w:rsidRPr="00181341" w:rsidDel="00FC1123" w:rsidRDefault="00AD7A37" w:rsidP="009F2BB3">
      <w:pPr>
        <w:pStyle w:val="TextoPargrafo"/>
        <w:tabs>
          <w:tab w:val="left" w:pos="567"/>
        </w:tabs>
        <w:spacing w:before="0" w:after="0" w:line="360" w:lineRule="auto"/>
        <w:ind w:firstLine="0"/>
        <w:rPr>
          <w:del w:id="22" w:author="Guido Tande Crespo Zeba" w:date="2026-02-10T14:26:00Z"/>
          <w:rFonts w:ascii="Tahoma" w:hAnsi="Tahoma" w:cs="Tahoma"/>
          <w:sz w:val="18"/>
          <w:szCs w:val="18"/>
        </w:rPr>
      </w:pPr>
      <w:del w:id="23" w:author="Guido Tande Crespo Zeba" w:date="2026-02-10T14:26:00Z">
        <w:r w:rsidRPr="00181341" w:rsidDel="00FC1123">
          <w:rPr>
            <w:rFonts w:ascii="Tahoma" w:hAnsi="Tahoma" w:cs="Tahoma"/>
            <w:sz w:val="18"/>
            <w:szCs w:val="18"/>
          </w:rPr>
          <w:delText xml:space="preserve">A página que trata “DA APROVAÇÃO DO TERMO DE REFERÊNCIA” e as assinaturas devem ficar numa página exclusiva. </w:delText>
        </w:r>
        <w:r w:rsidRPr="00181341" w:rsidDel="00FC1123">
          <w:rPr>
            <w:rFonts w:ascii="Tahoma" w:hAnsi="Tahoma" w:cs="Tahoma"/>
            <w:sz w:val="18"/>
            <w:szCs w:val="18"/>
          </w:rPr>
          <w:sym w:font="Wingdings" w:char="F0E0"/>
        </w:r>
        <w:r w:rsidRPr="00181341" w:rsidDel="00FC1123">
          <w:rPr>
            <w:rFonts w:ascii="Tahoma" w:hAnsi="Tahoma" w:cs="Tahoma"/>
            <w:sz w:val="18"/>
            <w:szCs w:val="18"/>
          </w:rPr>
          <w:delText xml:space="preserve"> </w:delText>
        </w:r>
        <w:r w:rsidR="00D65401" w:rsidRPr="00181341" w:rsidDel="00FC1123">
          <w:rPr>
            <w:rFonts w:ascii="Tahoma" w:hAnsi="Tahoma" w:cs="Tahoma"/>
            <w:sz w:val="18"/>
            <w:szCs w:val="18"/>
          </w:rPr>
          <w:delText>Como essas</w:delText>
        </w:r>
        <w:r w:rsidRPr="00181341" w:rsidDel="00FC1123">
          <w:rPr>
            <w:rFonts w:ascii="Tahoma" w:hAnsi="Tahoma" w:cs="Tahoma"/>
            <w:sz w:val="18"/>
            <w:szCs w:val="18"/>
          </w:rPr>
          <w:delText xml:space="preserve"> informações </w:delText>
        </w:r>
        <w:r w:rsidR="00D65401" w:rsidRPr="00181341" w:rsidDel="00FC1123">
          <w:rPr>
            <w:rFonts w:ascii="Tahoma" w:hAnsi="Tahoma" w:cs="Tahoma"/>
            <w:sz w:val="18"/>
            <w:szCs w:val="18"/>
          </w:rPr>
          <w:delText xml:space="preserve">(aprovação e assinatura) </w:delText>
        </w:r>
        <w:r w:rsidRPr="00181341" w:rsidDel="00FC1123">
          <w:rPr>
            <w:rFonts w:ascii="Tahoma" w:hAnsi="Tahoma" w:cs="Tahoma"/>
            <w:sz w:val="18"/>
            <w:szCs w:val="18"/>
          </w:rPr>
          <w:delText>não devem ser anexadas ao edital de licitação, serão separadas pelo DCAD quando da montagem do edital.</w:delText>
        </w:r>
      </w:del>
    </w:p>
    <w:p w14:paraId="1BAED94D" w14:textId="3225D709" w:rsidR="00AD7A37" w:rsidRPr="00181341" w:rsidDel="00FC1123" w:rsidRDefault="00AD7A37" w:rsidP="00AD7A37">
      <w:pPr>
        <w:pStyle w:val="TextoPargrafo"/>
        <w:tabs>
          <w:tab w:val="left" w:pos="567"/>
        </w:tabs>
        <w:spacing w:before="0" w:line="360" w:lineRule="auto"/>
        <w:ind w:right="-1" w:firstLine="0"/>
        <w:rPr>
          <w:del w:id="24" w:author="Guido Tande Crespo Zeba" w:date="2026-02-10T14:26:00Z"/>
          <w:rFonts w:ascii="Tahoma" w:hAnsi="Tahoma" w:cs="Tahoma"/>
          <w:sz w:val="18"/>
          <w:szCs w:val="18"/>
        </w:rPr>
      </w:pPr>
    </w:p>
    <w:p w14:paraId="1DD31419" w14:textId="24CEBB92" w:rsidR="00AD7A37" w:rsidRPr="00181341" w:rsidDel="00FC1123" w:rsidRDefault="00D65401" w:rsidP="009F2BB3">
      <w:pPr>
        <w:pStyle w:val="TextoPargrafo"/>
        <w:tabs>
          <w:tab w:val="left" w:pos="567"/>
        </w:tabs>
        <w:spacing w:before="0" w:after="0" w:line="360" w:lineRule="auto"/>
        <w:ind w:firstLine="0"/>
        <w:rPr>
          <w:del w:id="25" w:author="Guido Tande Crespo Zeba" w:date="2026-02-10T14:26:00Z"/>
          <w:rFonts w:ascii="Tahoma" w:hAnsi="Tahoma" w:cs="Tahoma"/>
          <w:b/>
          <w:sz w:val="18"/>
          <w:szCs w:val="18"/>
        </w:rPr>
      </w:pPr>
      <w:del w:id="26" w:author="Guido Tande Crespo Zeba" w:date="2026-02-10T14:26:00Z">
        <w:r w:rsidRPr="00181341" w:rsidDel="00FC1123">
          <w:rPr>
            <w:rFonts w:ascii="Tahoma" w:hAnsi="Tahoma" w:cs="Tahoma"/>
            <w:b/>
            <w:sz w:val="18"/>
            <w:szCs w:val="18"/>
          </w:rPr>
          <w:delText>5</w:delText>
        </w:r>
        <w:r w:rsidR="00AD7A37" w:rsidRPr="00181341" w:rsidDel="00FC1123">
          <w:rPr>
            <w:rFonts w:ascii="Tahoma" w:hAnsi="Tahoma" w:cs="Tahoma"/>
            <w:b/>
            <w:sz w:val="18"/>
            <w:szCs w:val="18"/>
          </w:rPr>
          <w:delText>) TERMO DE CONFIDENCIALIDADE APENAS QUANDO NECESSÁRIO</w:delText>
        </w:r>
      </w:del>
    </w:p>
    <w:p w14:paraId="45B6D49B" w14:textId="7C47D78B" w:rsidR="00AD7A37" w:rsidRPr="00181341" w:rsidDel="00FC1123" w:rsidRDefault="00AD7A37" w:rsidP="009F2BB3">
      <w:pPr>
        <w:pStyle w:val="TextoPargrafo"/>
        <w:tabs>
          <w:tab w:val="left" w:pos="567"/>
        </w:tabs>
        <w:spacing w:before="0" w:after="0" w:line="360" w:lineRule="auto"/>
        <w:ind w:firstLine="0"/>
        <w:rPr>
          <w:del w:id="27" w:author="Guido Tande Crespo Zeba" w:date="2026-02-10T14:26:00Z"/>
          <w:rFonts w:ascii="Tahoma" w:hAnsi="Tahoma" w:cs="Tahoma"/>
          <w:sz w:val="18"/>
          <w:szCs w:val="18"/>
        </w:rPr>
      </w:pPr>
      <w:del w:id="28" w:author="Guido Tande Crespo Zeba" w:date="2026-02-10T14:26:00Z">
        <w:r w:rsidRPr="00181341" w:rsidDel="00FC1123">
          <w:rPr>
            <w:rFonts w:ascii="Tahoma" w:hAnsi="Tahoma" w:cs="Tahoma"/>
            <w:sz w:val="18"/>
            <w:szCs w:val="18"/>
          </w:rPr>
          <w:delText>O modelo de Termo de Confidencialidade não deve ser aplicado a qualquer contratação</w:delText>
        </w:r>
        <w:r w:rsidR="008340C4" w:rsidRPr="00181341" w:rsidDel="00FC1123">
          <w:rPr>
            <w:rFonts w:ascii="Tahoma" w:hAnsi="Tahoma" w:cs="Tahoma"/>
            <w:sz w:val="18"/>
            <w:szCs w:val="18"/>
          </w:rPr>
          <w:delText>. Utilize-o apenas, como referência, se a contratação possibilitar ao fornecedor o acesso a informações sensíveis.</w:delText>
        </w:r>
        <w:r w:rsidR="006B7FC8" w:rsidRPr="00181341" w:rsidDel="00FC1123">
          <w:rPr>
            <w:rFonts w:ascii="Tahoma" w:hAnsi="Tahoma" w:cs="Tahoma"/>
            <w:sz w:val="18"/>
            <w:szCs w:val="18"/>
          </w:rPr>
          <w:delText xml:space="preserve"> O </w:delText>
        </w:r>
        <w:r w:rsidR="006B7FC8" w:rsidRPr="006B7FC8" w:rsidDel="00FC1123">
          <w:rPr>
            <w:rFonts w:ascii="Tahoma" w:hAnsi="Tahoma" w:cs="Tahoma"/>
            <w:sz w:val="18"/>
            <w:szCs w:val="18"/>
          </w:rPr>
          <w:delText xml:space="preserve">responsável por elaborar o </w:delText>
        </w:r>
        <w:r w:rsidR="006B7FC8" w:rsidDel="00FC1123">
          <w:rPr>
            <w:rFonts w:ascii="Tahoma" w:hAnsi="Tahoma" w:cs="Tahoma"/>
            <w:sz w:val="18"/>
            <w:szCs w:val="18"/>
          </w:rPr>
          <w:delText>TR</w:delText>
        </w:r>
        <w:r w:rsidR="006B7FC8" w:rsidRPr="006B7FC8" w:rsidDel="00FC1123">
          <w:rPr>
            <w:rFonts w:ascii="Tahoma" w:hAnsi="Tahoma" w:cs="Tahoma"/>
            <w:sz w:val="18"/>
            <w:szCs w:val="18"/>
          </w:rPr>
          <w:delText xml:space="preserve"> deve fazer as devidas adaptações, se for o caso, para sua contratação requerida.</w:delText>
        </w:r>
      </w:del>
    </w:p>
    <w:p w14:paraId="120709C4" w14:textId="6B24FB4F" w:rsidR="008340C4" w:rsidRPr="00181341" w:rsidDel="00FC1123" w:rsidRDefault="008340C4" w:rsidP="00AD7A37">
      <w:pPr>
        <w:pStyle w:val="TextoPargrafo"/>
        <w:tabs>
          <w:tab w:val="left" w:pos="567"/>
        </w:tabs>
        <w:spacing w:before="0" w:line="360" w:lineRule="auto"/>
        <w:ind w:right="-1" w:firstLine="0"/>
        <w:rPr>
          <w:del w:id="29" w:author="Guido Tande Crespo Zeba" w:date="2026-02-10T14:26:00Z"/>
          <w:rFonts w:ascii="Tahoma" w:hAnsi="Tahoma" w:cs="Tahoma"/>
          <w:sz w:val="18"/>
          <w:szCs w:val="18"/>
        </w:rPr>
      </w:pPr>
    </w:p>
    <w:p w14:paraId="330E544F" w14:textId="1977052E" w:rsidR="008340C4" w:rsidRPr="00181341" w:rsidDel="00FC1123" w:rsidRDefault="00D65401" w:rsidP="009F2BB3">
      <w:pPr>
        <w:pStyle w:val="TextoPargrafo"/>
        <w:tabs>
          <w:tab w:val="left" w:pos="567"/>
        </w:tabs>
        <w:spacing w:before="0" w:after="0" w:line="360" w:lineRule="auto"/>
        <w:ind w:firstLine="0"/>
        <w:rPr>
          <w:del w:id="30" w:author="Guido Tande Crespo Zeba" w:date="2026-02-10T14:26:00Z"/>
          <w:rFonts w:ascii="Tahoma" w:hAnsi="Tahoma" w:cs="Tahoma"/>
          <w:b/>
          <w:sz w:val="18"/>
          <w:szCs w:val="18"/>
        </w:rPr>
      </w:pPr>
      <w:del w:id="31" w:author="Guido Tande Crespo Zeba" w:date="2026-02-10T14:26:00Z">
        <w:r w:rsidRPr="00181341" w:rsidDel="00FC1123">
          <w:rPr>
            <w:rFonts w:ascii="Tahoma" w:hAnsi="Tahoma" w:cs="Tahoma"/>
            <w:b/>
            <w:sz w:val="18"/>
            <w:szCs w:val="18"/>
          </w:rPr>
          <w:delText>6</w:delText>
        </w:r>
        <w:r w:rsidR="008340C4" w:rsidRPr="00181341" w:rsidDel="00FC1123">
          <w:rPr>
            <w:rFonts w:ascii="Tahoma" w:hAnsi="Tahoma" w:cs="Tahoma"/>
            <w:b/>
            <w:sz w:val="18"/>
            <w:szCs w:val="18"/>
          </w:rPr>
          <w:delText>) FAÇA A LEITURA COMPLETA DO MATERIAL</w:delText>
        </w:r>
      </w:del>
    </w:p>
    <w:p w14:paraId="2E26419E" w14:textId="1479780E" w:rsidR="00AF59AC" w:rsidRPr="00DC4FC7" w:rsidDel="00FC1123" w:rsidRDefault="00AF59AC" w:rsidP="00AF59AC">
      <w:pPr>
        <w:pStyle w:val="TextoPargrafo"/>
        <w:tabs>
          <w:tab w:val="left" w:pos="567"/>
        </w:tabs>
        <w:spacing w:before="0" w:after="0" w:line="360" w:lineRule="auto"/>
        <w:ind w:firstLine="0"/>
        <w:rPr>
          <w:del w:id="32" w:author="Guido Tande Crespo Zeba" w:date="2026-02-10T14:26:00Z"/>
          <w:rFonts w:ascii="Tahoma" w:hAnsi="Tahoma" w:cs="Tahoma"/>
          <w:sz w:val="18"/>
          <w:szCs w:val="18"/>
        </w:rPr>
      </w:pPr>
      <w:del w:id="33" w:author="Guido Tande Crespo Zeba" w:date="2026-02-10T14:26:00Z">
        <w:r w:rsidDel="00FC1123">
          <w:rPr>
            <w:rFonts w:ascii="Tahoma" w:hAnsi="Tahoma" w:cs="Tahoma"/>
            <w:sz w:val="18"/>
            <w:szCs w:val="18"/>
          </w:rPr>
          <w:delText>As Orientações Gerais para Elaboração do Termo de Referência, assim como esse modelo aqui,</w:delText>
        </w:r>
        <w:r w:rsidRPr="00DC4FC7" w:rsidDel="00FC1123">
          <w:rPr>
            <w:rFonts w:ascii="Tahoma" w:hAnsi="Tahoma" w:cs="Tahoma"/>
            <w:sz w:val="18"/>
            <w:szCs w:val="18"/>
          </w:rPr>
          <w:delText xml:space="preserve"> deve</w:delText>
        </w:r>
        <w:r w:rsidDel="00FC1123">
          <w:rPr>
            <w:rFonts w:ascii="Tahoma" w:hAnsi="Tahoma" w:cs="Tahoma"/>
            <w:sz w:val="18"/>
            <w:szCs w:val="18"/>
          </w:rPr>
          <w:delText>m</w:delText>
        </w:r>
        <w:r w:rsidRPr="00DC4FC7" w:rsidDel="00FC1123">
          <w:rPr>
            <w:rFonts w:ascii="Tahoma" w:hAnsi="Tahoma" w:cs="Tahoma"/>
            <w:sz w:val="18"/>
            <w:szCs w:val="18"/>
          </w:rPr>
          <w:delText xml:space="preserve"> ser lidas na sua integralidade. </w:delText>
        </w:r>
        <w:r w:rsidDel="00FC1123">
          <w:rPr>
            <w:rFonts w:ascii="Tahoma" w:hAnsi="Tahoma" w:cs="Tahoma"/>
            <w:sz w:val="18"/>
            <w:szCs w:val="18"/>
          </w:rPr>
          <w:delText>Termos de Referência</w:delText>
        </w:r>
        <w:r w:rsidRPr="00DC4FC7" w:rsidDel="00FC1123">
          <w:rPr>
            <w:rFonts w:ascii="Tahoma" w:hAnsi="Tahoma" w:cs="Tahoma"/>
            <w:sz w:val="18"/>
            <w:szCs w:val="18"/>
          </w:rPr>
          <w:delText xml:space="preserve"> </w:delText>
        </w:r>
        <w:bookmarkStart w:id="34" w:name="_Hlk146802294"/>
        <w:r w:rsidDel="00FC1123">
          <w:rPr>
            <w:rFonts w:ascii="Tahoma" w:hAnsi="Tahoma" w:cs="Tahoma"/>
            <w:sz w:val="18"/>
            <w:szCs w:val="18"/>
          </w:rPr>
          <w:delText xml:space="preserve">de processos </w:delText>
        </w:r>
        <w:r w:rsidRPr="00DC4FC7" w:rsidDel="00FC1123">
          <w:rPr>
            <w:rFonts w:ascii="Tahoma" w:hAnsi="Tahoma" w:cs="Tahoma"/>
            <w:sz w:val="18"/>
            <w:szCs w:val="18"/>
          </w:rPr>
          <w:delText xml:space="preserve">anteriores </w:delText>
        </w:r>
        <w:bookmarkEnd w:id="34"/>
        <w:r w:rsidRPr="00DC4FC7" w:rsidDel="00FC1123">
          <w:rPr>
            <w:rFonts w:ascii="Tahoma" w:hAnsi="Tahoma" w:cs="Tahoma"/>
            <w:sz w:val="18"/>
            <w:szCs w:val="18"/>
          </w:rPr>
          <w:delText>podem ser aproveitados, mas devem ser adaptados a este modelo e às referências que ele aponta.</w:delText>
        </w:r>
      </w:del>
    </w:p>
    <w:p w14:paraId="47C525B4" w14:textId="12FF5AE6" w:rsidR="008340C4" w:rsidRPr="00181341" w:rsidDel="00FC1123" w:rsidRDefault="008340C4" w:rsidP="009F2BB3">
      <w:pPr>
        <w:pStyle w:val="TextoPargrafo"/>
        <w:tabs>
          <w:tab w:val="left" w:pos="567"/>
        </w:tabs>
        <w:spacing w:before="0" w:after="0" w:line="360" w:lineRule="auto"/>
        <w:ind w:firstLine="0"/>
        <w:rPr>
          <w:del w:id="35" w:author="Guido Tande Crespo Zeba" w:date="2026-02-10T14:26:00Z"/>
          <w:rFonts w:ascii="Tahoma" w:hAnsi="Tahoma" w:cs="Tahoma"/>
          <w:sz w:val="18"/>
          <w:szCs w:val="18"/>
        </w:rPr>
      </w:pPr>
    </w:p>
    <w:p w14:paraId="61F4C8DF" w14:textId="673ED1A8" w:rsidR="008340C4" w:rsidRPr="00181341" w:rsidDel="00FC1123" w:rsidRDefault="00D65401" w:rsidP="009F2BB3">
      <w:pPr>
        <w:pStyle w:val="TextoPargrafo"/>
        <w:tabs>
          <w:tab w:val="left" w:pos="567"/>
        </w:tabs>
        <w:spacing w:before="0" w:after="0" w:line="360" w:lineRule="auto"/>
        <w:ind w:firstLine="0"/>
        <w:rPr>
          <w:del w:id="36" w:author="Guido Tande Crespo Zeba" w:date="2026-02-10T14:26:00Z"/>
          <w:rFonts w:ascii="Tahoma" w:hAnsi="Tahoma" w:cs="Tahoma"/>
          <w:b/>
          <w:sz w:val="18"/>
          <w:szCs w:val="18"/>
        </w:rPr>
      </w:pPr>
      <w:del w:id="37" w:author="Guido Tande Crespo Zeba" w:date="2026-02-10T14:26:00Z">
        <w:r w:rsidRPr="00181341" w:rsidDel="00FC1123">
          <w:rPr>
            <w:rFonts w:ascii="Tahoma" w:hAnsi="Tahoma" w:cs="Tahoma"/>
            <w:b/>
            <w:sz w:val="18"/>
            <w:szCs w:val="18"/>
          </w:rPr>
          <w:delText>7</w:delText>
        </w:r>
        <w:r w:rsidR="008340C4" w:rsidRPr="00181341" w:rsidDel="00FC1123">
          <w:rPr>
            <w:rFonts w:ascii="Tahoma" w:hAnsi="Tahoma" w:cs="Tahoma"/>
            <w:b/>
            <w:sz w:val="18"/>
            <w:szCs w:val="18"/>
          </w:rPr>
          <w:delText>) CONFERÊNCIA DE ASSINATURA ELETRÔNICA</w:delText>
        </w:r>
      </w:del>
    </w:p>
    <w:p w14:paraId="06CB0A3A" w14:textId="7BEAD866" w:rsidR="008340C4" w:rsidRPr="00181341" w:rsidDel="00FC1123" w:rsidRDefault="008340C4" w:rsidP="009F2BB3">
      <w:pPr>
        <w:pStyle w:val="TextoPargrafo"/>
        <w:tabs>
          <w:tab w:val="left" w:pos="567"/>
        </w:tabs>
        <w:spacing w:before="0" w:after="0" w:line="360" w:lineRule="auto"/>
        <w:ind w:firstLine="0"/>
        <w:rPr>
          <w:del w:id="38" w:author="Guido Tande Crespo Zeba" w:date="2026-02-10T14:26:00Z"/>
          <w:rFonts w:ascii="Tahoma" w:hAnsi="Tahoma" w:cs="Tahoma"/>
          <w:sz w:val="18"/>
          <w:szCs w:val="18"/>
        </w:rPr>
      </w:pPr>
      <w:del w:id="39" w:author="Guido Tande Crespo Zeba" w:date="2026-02-10T14:26:00Z">
        <w:r w:rsidRPr="00181341" w:rsidDel="00FC1123">
          <w:rPr>
            <w:rFonts w:ascii="Tahoma" w:hAnsi="Tahoma" w:cs="Tahoma"/>
            <w:sz w:val="18"/>
            <w:szCs w:val="18"/>
          </w:rPr>
          <w:delText xml:space="preserve">Confira, no PDF, se a assinatura eletrônica está válida antes </w:delText>
        </w:r>
        <w:r w:rsidR="0062476D" w:rsidDel="00FC1123">
          <w:rPr>
            <w:rFonts w:ascii="Tahoma" w:hAnsi="Tahoma" w:cs="Tahoma"/>
            <w:sz w:val="18"/>
            <w:szCs w:val="18"/>
          </w:rPr>
          <w:delText>da inserção</w:delText>
        </w:r>
        <w:r w:rsidR="0062476D" w:rsidRPr="00090406" w:rsidDel="00FC1123">
          <w:rPr>
            <w:rFonts w:ascii="Tahoma" w:hAnsi="Tahoma" w:cs="Tahoma"/>
            <w:sz w:val="18"/>
            <w:szCs w:val="18"/>
          </w:rPr>
          <w:delText xml:space="preserve"> do</w:delText>
        </w:r>
        <w:r w:rsidR="0062476D" w:rsidDel="00FC1123">
          <w:rPr>
            <w:rFonts w:ascii="Tahoma" w:hAnsi="Tahoma" w:cs="Tahoma"/>
            <w:sz w:val="18"/>
            <w:szCs w:val="18"/>
          </w:rPr>
          <w:delText xml:space="preserve"> TR no processo</w:delText>
        </w:r>
        <w:r w:rsidRPr="00181341" w:rsidDel="00FC1123">
          <w:rPr>
            <w:rFonts w:ascii="Tahoma" w:hAnsi="Tahoma" w:cs="Tahoma"/>
            <w:sz w:val="18"/>
            <w:szCs w:val="18"/>
          </w:rPr>
          <w:delText>. Reforçamos que:</w:delText>
        </w:r>
      </w:del>
    </w:p>
    <w:p w14:paraId="3654062C" w14:textId="7AF5CDF0" w:rsidR="00D65401" w:rsidRPr="00181341" w:rsidDel="00FC1123" w:rsidRDefault="008340C4" w:rsidP="00EC4D20">
      <w:pPr>
        <w:pStyle w:val="TextoPargrafo"/>
        <w:numPr>
          <w:ilvl w:val="0"/>
          <w:numId w:val="29"/>
        </w:numPr>
        <w:tabs>
          <w:tab w:val="left" w:pos="284"/>
        </w:tabs>
        <w:spacing w:before="0" w:after="0" w:line="360" w:lineRule="auto"/>
        <w:ind w:left="0" w:firstLine="0"/>
        <w:rPr>
          <w:del w:id="40" w:author="Guido Tande Crespo Zeba" w:date="2026-02-10T14:26:00Z"/>
          <w:rFonts w:ascii="Tahoma" w:hAnsi="Tahoma" w:cs="Tahoma"/>
          <w:sz w:val="18"/>
          <w:szCs w:val="18"/>
        </w:rPr>
      </w:pPr>
      <w:del w:id="41" w:author="Guido Tande Crespo Zeba" w:date="2026-02-10T14:26:00Z">
        <w:r w:rsidRPr="00181341" w:rsidDel="00FC1123">
          <w:rPr>
            <w:rFonts w:ascii="Tahoma" w:hAnsi="Tahoma" w:cs="Tahoma"/>
            <w:sz w:val="18"/>
            <w:szCs w:val="18"/>
          </w:rPr>
          <w:delText xml:space="preserve">Anexos do Termo de Referência devem estar contidos num </w:delText>
        </w:r>
        <w:r w:rsidR="00D65401" w:rsidRPr="00181341" w:rsidDel="00FC1123">
          <w:rPr>
            <w:rFonts w:ascii="Tahoma" w:hAnsi="Tahoma" w:cs="Tahoma"/>
            <w:sz w:val="18"/>
            <w:szCs w:val="18"/>
          </w:rPr>
          <w:delText>único arquivo PDF.</w:delText>
        </w:r>
      </w:del>
    </w:p>
    <w:p w14:paraId="507D9B2D" w14:textId="338824E0" w:rsidR="008340C4" w:rsidDel="00FC1123" w:rsidRDefault="008340C4" w:rsidP="00EC4D20">
      <w:pPr>
        <w:pStyle w:val="TextoPargrafo"/>
        <w:numPr>
          <w:ilvl w:val="0"/>
          <w:numId w:val="29"/>
        </w:numPr>
        <w:tabs>
          <w:tab w:val="left" w:pos="284"/>
        </w:tabs>
        <w:spacing w:before="0" w:after="0" w:line="360" w:lineRule="auto"/>
        <w:ind w:left="0" w:firstLine="0"/>
        <w:rPr>
          <w:del w:id="42" w:author="Guido Tande Crespo Zeba" w:date="2026-02-10T14:26:00Z"/>
          <w:rFonts w:ascii="Tahoma" w:hAnsi="Tahoma" w:cs="Tahoma"/>
          <w:sz w:val="18"/>
          <w:szCs w:val="18"/>
        </w:rPr>
      </w:pPr>
      <w:del w:id="43" w:author="Guido Tande Crespo Zeba" w:date="2026-02-10T14:26:00Z">
        <w:r w:rsidRPr="00181341" w:rsidDel="00FC1123">
          <w:rPr>
            <w:rFonts w:ascii="Tahoma" w:hAnsi="Tahoma" w:cs="Tahoma"/>
            <w:sz w:val="18"/>
            <w:szCs w:val="18"/>
          </w:rPr>
          <w:delText>Uma vez que o documento foi assinado, não poderão ser juntados outros PDFs a este assinado. Se assim o fizer, a assinatura não será mais válida.</w:delText>
        </w:r>
      </w:del>
    </w:p>
    <w:p w14:paraId="5BA679D9" w14:textId="08FB6811" w:rsidR="003A5FDC" w:rsidRPr="00181341" w:rsidDel="00FC1123" w:rsidRDefault="003A5FDC" w:rsidP="00181341">
      <w:pPr>
        <w:pStyle w:val="TextoPargrafo"/>
        <w:tabs>
          <w:tab w:val="left" w:pos="284"/>
        </w:tabs>
        <w:spacing w:before="0" w:after="0" w:line="360" w:lineRule="auto"/>
        <w:rPr>
          <w:del w:id="44" w:author="Guido Tande Crespo Zeba" w:date="2026-02-10T14:26:00Z"/>
          <w:rFonts w:ascii="Tahoma" w:hAnsi="Tahoma" w:cs="Tahoma"/>
          <w:sz w:val="18"/>
          <w:szCs w:val="18"/>
        </w:rPr>
      </w:pPr>
    </w:p>
    <w:p w14:paraId="39FA7A89" w14:textId="71B1E104" w:rsidR="00B810E7" w:rsidRPr="00181341" w:rsidDel="00FC1123" w:rsidRDefault="0062476D" w:rsidP="00B810E7">
      <w:pPr>
        <w:pStyle w:val="TextoPargrafo"/>
        <w:tabs>
          <w:tab w:val="left" w:pos="567"/>
        </w:tabs>
        <w:spacing w:before="0" w:after="0" w:line="360" w:lineRule="auto"/>
        <w:ind w:firstLine="0"/>
        <w:rPr>
          <w:del w:id="45" w:author="Guido Tande Crespo Zeba" w:date="2026-02-10T14:26:00Z"/>
          <w:rFonts w:ascii="Tahoma" w:hAnsi="Tahoma" w:cs="Tahoma"/>
          <w:b/>
          <w:bCs/>
          <w:sz w:val="18"/>
          <w:szCs w:val="18"/>
        </w:rPr>
      </w:pPr>
      <w:del w:id="46" w:author="Guido Tande Crespo Zeba" w:date="2026-02-10T14:26:00Z">
        <w:r w:rsidDel="00FC1123">
          <w:rPr>
            <w:rFonts w:ascii="Tahoma" w:hAnsi="Tahoma" w:cs="Tahoma"/>
            <w:b/>
            <w:bCs/>
            <w:sz w:val="18"/>
            <w:szCs w:val="18"/>
          </w:rPr>
          <w:delText>8</w:delText>
        </w:r>
        <w:r w:rsidR="00B810E7" w:rsidRPr="00181341" w:rsidDel="00FC1123">
          <w:rPr>
            <w:rFonts w:ascii="Tahoma" w:hAnsi="Tahoma" w:cs="Tahoma"/>
            <w:b/>
            <w:bCs/>
            <w:sz w:val="18"/>
            <w:szCs w:val="18"/>
          </w:rPr>
          <w:delText>) CRÉDITOS</w:delText>
        </w:r>
      </w:del>
    </w:p>
    <w:p w14:paraId="593BB69B" w14:textId="4B43E157" w:rsidR="00B810E7" w:rsidRPr="00181341" w:rsidDel="00FC1123" w:rsidRDefault="00B810E7" w:rsidP="00B810E7">
      <w:pPr>
        <w:pStyle w:val="TextoPargrafo"/>
        <w:tabs>
          <w:tab w:val="left" w:pos="567"/>
        </w:tabs>
        <w:spacing w:before="0" w:after="0" w:line="360" w:lineRule="auto"/>
        <w:ind w:firstLine="0"/>
        <w:rPr>
          <w:del w:id="47" w:author="Guido Tande Crespo Zeba" w:date="2026-02-10T14:26:00Z"/>
          <w:rFonts w:ascii="Tahoma" w:hAnsi="Tahoma" w:cs="Tahoma"/>
          <w:sz w:val="18"/>
          <w:szCs w:val="18"/>
        </w:rPr>
      </w:pPr>
      <w:del w:id="48" w:author="Guido Tande Crespo Zeba" w:date="2026-02-10T14:26:00Z">
        <w:r w:rsidRPr="00181341" w:rsidDel="00FC1123">
          <w:rPr>
            <w:rFonts w:ascii="Tahoma" w:hAnsi="Tahoma" w:cs="Tahoma"/>
            <w:sz w:val="18"/>
            <w:szCs w:val="18"/>
          </w:rPr>
          <w:delText xml:space="preserve">O modelo desenvolvido pelo DCAD foi feito a partir do </w:delText>
        </w:r>
        <w:r w:rsidR="0062476D" w:rsidRPr="00090406" w:rsidDel="00FC1123">
          <w:rPr>
            <w:rFonts w:ascii="Tahoma" w:hAnsi="Tahoma" w:cs="Tahoma"/>
            <w:sz w:val="18"/>
            <w:szCs w:val="18"/>
          </w:rPr>
          <w:delText>Regulamento de Licitações, Contratações e Contratos da Finep – RLCC</w:delText>
        </w:r>
        <w:r w:rsidRPr="00181341" w:rsidDel="00FC1123">
          <w:rPr>
            <w:rFonts w:ascii="Tahoma" w:hAnsi="Tahoma" w:cs="Tahoma"/>
            <w:sz w:val="18"/>
            <w:szCs w:val="18"/>
          </w:rPr>
          <w:delText xml:space="preserve"> e de benchmarking com outros entre públicos</w:delText>
        </w:r>
        <w:r w:rsidR="00AF59AC" w:rsidDel="00FC1123">
          <w:rPr>
            <w:rFonts w:ascii="Tahoma" w:hAnsi="Tahoma" w:cs="Tahoma"/>
            <w:sz w:val="18"/>
            <w:szCs w:val="18"/>
          </w:rPr>
          <w:delText>,</w:delText>
        </w:r>
        <w:r w:rsidR="00AF59AC" w:rsidRPr="00DC4FC7" w:rsidDel="00FC1123">
          <w:rPr>
            <w:rFonts w:ascii="Tahoma" w:hAnsi="Tahoma" w:cs="Tahoma"/>
            <w:sz w:val="18"/>
            <w:szCs w:val="18"/>
          </w:rPr>
          <w:delText xml:space="preserve"> </w:delText>
        </w:r>
        <w:r w:rsidR="00AF59AC" w:rsidDel="00FC1123">
          <w:rPr>
            <w:rFonts w:ascii="Tahoma" w:hAnsi="Tahoma" w:cs="Tahoma"/>
            <w:sz w:val="18"/>
            <w:szCs w:val="18"/>
          </w:rPr>
          <w:delText>com revisão da ATI e AJDA</w:delText>
        </w:r>
        <w:r w:rsidR="00AF59AC" w:rsidRPr="00DC4FC7" w:rsidDel="00FC1123">
          <w:rPr>
            <w:rFonts w:ascii="Tahoma" w:hAnsi="Tahoma" w:cs="Tahoma"/>
            <w:sz w:val="18"/>
            <w:szCs w:val="18"/>
          </w:rPr>
          <w:delText>.</w:delText>
        </w:r>
      </w:del>
    </w:p>
    <w:p w14:paraId="661B6077" w14:textId="0628B102" w:rsidR="00B810E7" w:rsidDel="00FC1123" w:rsidRDefault="00B810E7" w:rsidP="009F2BB3">
      <w:pPr>
        <w:pStyle w:val="TextoPargrafo"/>
        <w:tabs>
          <w:tab w:val="left" w:pos="567"/>
        </w:tabs>
        <w:spacing w:before="0" w:after="0" w:line="360" w:lineRule="auto"/>
        <w:ind w:firstLine="0"/>
        <w:rPr>
          <w:del w:id="49" w:author="Guido Tande Crespo Zeba" w:date="2026-02-10T14:26:00Z"/>
          <w:rFonts w:ascii="Tahoma" w:hAnsi="Tahoma" w:cs="Tahoma"/>
          <w:sz w:val="18"/>
          <w:szCs w:val="18"/>
        </w:rPr>
      </w:pPr>
    </w:p>
    <w:p w14:paraId="1B5479C4" w14:textId="75A070A8" w:rsidR="00AF59AC" w:rsidDel="00FC1123" w:rsidRDefault="0024432C" w:rsidP="0024432C">
      <w:pPr>
        <w:pStyle w:val="TextoPargrafo"/>
        <w:tabs>
          <w:tab w:val="left" w:pos="567"/>
        </w:tabs>
        <w:spacing w:line="360" w:lineRule="auto"/>
        <w:ind w:firstLine="0"/>
        <w:rPr>
          <w:del w:id="50" w:author="Guido Tande Crespo Zeba" w:date="2026-02-10T14:26:00Z"/>
          <w:rFonts w:ascii="Tahoma" w:hAnsi="Tahoma" w:cs="Tahoma"/>
          <w:sz w:val="18"/>
          <w:szCs w:val="18"/>
        </w:rPr>
      </w:pPr>
      <w:del w:id="51" w:author="Guido Tande Crespo Zeba" w:date="2026-02-10T14:26:00Z">
        <w:r w:rsidDel="00FC1123">
          <w:rPr>
            <w:rFonts w:ascii="Tahoma" w:hAnsi="Tahoma" w:cs="Tahoma"/>
            <w:b/>
            <w:bCs/>
            <w:sz w:val="18"/>
            <w:szCs w:val="18"/>
          </w:rPr>
          <w:delText>9</w:delText>
        </w:r>
        <w:r w:rsidR="00AF59AC" w:rsidDel="00FC1123">
          <w:rPr>
            <w:rFonts w:ascii="Tahoma" w:hAnsi="Tahoma" w:cs="Tahoma"/>
            <w:b/>
            <w:bCs/>
            <w:sz w:val="18"/>
            <w:szCs w:val="18"/>
          </w:rPr>
          <w:delText>)</w:delText>
        </w:r>
        <w:r w:rsidR="00AF59AC" w:rsidDel="00FC1123">
          <w:rPr>
            <w:rFonts w:ascii="Tahoma" w:hAnsi="Tahoma" w:cs="Tahoma"/>
            <w:sz w:val="18"/>
            <w:szCs w:val="18"/>
          </w:rPr>
          <w:delText xml:space="preserve"> O modelo contém sugestões de redação, </w:delText>
        </w:r>
        <w:r w:rsidR="00AF59AC" w:rsidDel="00FC1123">
          <w:rPr>
            <w:rFonts w:ascii="Tahoma" w:hAnsi="Tahoma" w:cs="Tahoma"/>
            <w:sz w:val="18"/>
            <w:szCs w:val="18"/>
            <w:u w:val="single"/>
          </w:rPr>
          <w:delText>que devem ser avaliadas pelo responsável por elaborar esses Estudos Preliminares</w:delText>
        </w:r>
        <w:r w:rsidR="00AF59AC" w:rsidDel="00FC1123">
          <w:rPr>
            <w:rFonts w:ascii="Tahoma" w:hAnsi="Tahoma" w:cs="Tahoma"/>
            <w:sz w:val="18"/>
            <w:szCs w:val="18"/>
          </w:rPr>
          <w:delText xml:space="preserve">, fazendo as devidas adaptações e considerando os esclarecimentos contidos no documento de </w:delText>
        </w:r>
        <w:bookmarkStart w:id="52" w:name="_Hlk149032244"/>
        <w:r w:rsidR="00AF59AC" w:rsidDel="00FC1123">
          <w:rPr>
            <w:rFonts w:ascii="Tahoma" w:hAnsi="Tahoma" w:cs="Tahoma"/>
            <w:sz w:val="18"/>
            <w:szCs w:val="18"/>
          </w:rPr>
          <w:delText xml:space="preserve">Orientações Gerais para Elaboração </w:delText>
        </w:r>
        <w:bookmarkEnd w:id="52"/>
        <w:r w:rsidR="006654BB" w:rsidDel="00FC1123">
          <w:rPr>
            <w:rFonts w:ascii="Tahoma" w:hAnsi="Tahoma" w:cs="Tahoma"/>
            <w:sz w:val="18"/>
            <w:szCs w:val="18"/>
          </w:rPr>
          <w:delText>do Termo de Referência</w:delText>
        </w:r>
        <w:r w:rsidR="00AF59AC" w:rsidDel="00FC1123">
          <w:rPr>
            <w:rFonts w:ascii="Tahoma" w:hAnsi="Tahoma" w:cs="Tahoma"/>
            <w:sz w:val="18"/>
            <w:szCs w:val="18"/>
          </w:rPr>
          <w:delText>.</w:delText>
        </w:r>
      </w:del>
    </w:p>
    <w:p w14:paraId="2CFA6DE6" w14:textId="270ED5AB" w:rsidR="003A5FDC" w:rsidDel="00FC1123" w:rsidRDefault="003A5FDC" w:rsidP="00AF59AC">
      <w:pPr>
        <w:pStyle w:val="TextoPargrafo"/>
        <w:tabs>
          <w:tab w:val="left" w:pos="567"/>
        </w:tabs>
        <w:spacing w:before="0" w:after="0" w:line="360" w:lineRule="auto"/>
        <w:ind w:firstLine="0"/>
        <w:rPr>
          <w:del w:id="53" w:author="Guido Tande Crespo Zeba" w:date="2026-02-10T14:26:00Z"/>
          <w:rFonts w:ascii="Tahoma" w:hAnsi="Tahoma" w:cs="Tahoma"/>
          <w:sz w:val="18"/>
          <w:szCs w:val="18"/>
        </w:rPr>
      </w:pPr>
    </w:p>
    <w:p w14:paraId="1E56CA40" w14:textId="586E7977" w:rsidR="003A5FDC" w:rsidRPr="00222253" w:rsidDel="00FC1123" w:rsidRDefault="0024432C" w:rsidP="003A5FDC">
      <w:pPr>
        <w:rPr>
          <w:del w:id="54" w:author="Guido Tande Crespo Zeba" w:date="2026-02-10T14:26:00Z"/>
          <w:rFonts w:ascii="Tahoma" w:hAnsi="Tahoma" w:cs="Tahoma"/>
          <w:b/>
          <w:bCs/>
          <w:snapToGrid w:val="0"/>
          <w:kern w:val="20"/>
          <w:sz w:val="18"/>
          <w:szCs w:val="18"/>
        </w:rPr>
      </w:pPr>
      <w:del w:id="55" w:author="Guido Tande Crespo Zeba" w:date="2026-02-10T14:26:00Z">
        <w:r w:rsidDel="00FC1123">
          <w:rPr>
            <w:rFonts w:ascii="Tahoma" w:hAnsi="Tahoma" w:cs="Tahoma"/>
            <w:b/>
            <w:bCs/>
            <w:sz w:val="18"/>
            <w:szCs w:val="18"/>
          </w:rPr>
          <w:delText>10</w:delText>
        </w:r>
        <w:r w:rsidR="003A5FDC" w:rsidRPr="00222253" w:rsidDel="00FC1123">
          <w:rPr>
            <w:rFonts w:ascii="Tahoma" w:hAnsi="Tahoma" w:cs="Tahoma"/>
            <w:b/>
            <w:bCs/>
            <w:sz w:val="18"/>
            <w:szCs w:val="18"/>
          </w:rPr>
          <w:delText>) VERSÃO DO MODELO: 202</w:delText>
        </w:r>
        <w:r w:rsidR="00E96AFB" w:rsidDel="00FC1123">
          <w:rPr>
            <w:rFonts w:ascii="Tahoma" w:hAnsi="Tahoma" w:cs="Tahoma"/>
            <w:b/>
            <w:bCs/>
            <w:sz w:val="18"/>
            <w:szCs w:val="18"/>
          </w:rPr>
          <w:delText>5</w:delText>
        </w:r>
        <w:r w:rsidR="003A5FDC" w:rsidRPr="00222253" w:rsidDel="00FC1123">
          <w:rPr>
            <w:rFonts w:ascii="Tahoma" w:hAnsi="Tahoma" w:cs="Tahoma"/>
            <w:b/>
            <w:bCs/>
            <w:sz w:val="18"/>
            <w:szCs w:val="18"/>
          </w:rPr>
          <w:delText>.</w:delText>
        </w:r>
        <w:r w:rsidR="00E96AFB" w:rsidDel="00FC1123">
          <w:rPr>
            <w:rFonts w:ascii="Tahoma" w:hAnsi="Tahoma" w:cs="Tahoma"/>
            <w:b/>
            <w:bCs/>
            <w:sz w:val="18"/>
            <w:szCs w:val="18"/>
          </w:rPr>
          <w:delText>1</w:delText>
        </w:r>
      </w:del>
    </w:p>
    <w:p w14:paraId="6FF5A5B7" w14:textId="6CBD4999" w:rsidR="003A5FDC" w:rsidRPr="00181341" w:rsidDel="00FC1123" w:rsidRDefault="003A5FDC" w:rsidP="009F2BB3">
      <w:pPr>
        <w:pStyle w:val="TextoPargrafo"/>
        <w:tabs>
          <w:tab w:val="left" w:pos="567"/>
        </w:tabs>
        <w:spacing w:before="0" w:after="0" w:line="360" w:lineRule="auto"/>
        <w:ind w:firstLine="0"/>
        <w:rPr>
          <w:del w:id="56" w:author="Guido Tande Crespo Zeba" w:date="2026-02-10T14:26:00Z"/>
          <w:rFonts w:ascii="Tahoma" w:hAnsi="Tahoma" w:cs="Tahoma"/>
          <w:sz w:val="18"/>
          <w:szCs w:val="18"/>
        </w:rPr>
      </w:pPr>
    </w:p>
    <w:p w14:paraId="6EB8A97B" w14:textId="34BD5770" w:rsidR="0062476D" w:rsidRDefault="0062476D">
      <w:pPr>
        <w:rPr>
          <w:rFonts w:ascii="Tahoma" w:hAnsi="Tahoma" w:cs="Tahoma"/>
          <w:b/>
          <w:sz w:val="28"/>
          <w:szCs w:val="28"/>
        </w:rPr>
      </w:pPr>
      <w:del w:id="57" w:author="Guido Tande Crespo Zeba" w:date="2026-02-10T14:26:00Z">
        <w:r w:rsidDel="00FC1123">
          <w:rPr>
            <w:rFonts w:ascii="Tahoma" w:hAnsi="Tahoma" w:cs="Tahoma"/>
            <w:b/>
            <w:sz w:val="28"/>
            <w:szCs w:val="28"/>
          </w:rPr>
          <w:br w:type="page"/>
        </w:r>
      </w:del>
    </w:p>
    <w:p w14:paraId="73206606" w14:textId="2DBE0AFF" w:rsidR="00B47972" w:rsidRPr="00D81E8C" w:rsidRDefault="00B45B7F" w:rsidP="00D81E8C">
      <w:pPr>
        <w:tabs>
          <w:tab w:val="left" w:pos="0"/>
        </w:tabs>
        <w:spacing w:after="120" w:line="360" w:lineRule="auto"/>
        <w:ind w:right="-1"/>
        <w:jc w:val="center"/>
        <w:rPr>
          <w:rFonts w:ascii="Tahoma" w:hAnsi="Tahoma" w:cs="Tahoma"/>
          <w:b/>
          <w:sz w:val="28"/>
          <w:szCs w:val="28"/>
        </w:rPr>
      </w:pPr>
      <w:r w:rsidRPr="00D81E8C">
        <w:rPr>
          <w:rFonts w:ascii="Tahoma" w:hAnsi="Tahoma" w:cs="Tahoma"/>
          <w:b/>
          <w:sz w:val="28"/>
          <w:szCs w:val="28"/>
        </w:rPr>
        <w:t>TERMO DE REFERÊNCIA</w:t>
      </w:r>
    </w:p>
    <w:p w14:paraId="3CF6F4E8" w14:textId="77777777" w:rsidR="001600BB" w:rsidRPr="006D2140" w:rsidRDefault="001600BB" w:rsidP="006D2140">
      <w:pPr>
        <w:pStyle w:val="TextoPargrafo"/>
        <w:tabs>
          <w:tab w:val="left" w:pos="0"/>
        </w:tabs>
        <w:spacing w:before="0" w:line="360" w:lineRule="auto"/>
        <w:ind w:firstLine="0"/>
        <w:rPr>
          <w:rFonts w:ascii="Tahoma" w:hAnsi="Tahoma" w:cs="Tahoma"/>
          <w:b/>
          <w:sz w:val="18"/>
          <w:szCs w:val="18"/>
        </w:rPr>
      </w:pPr>
      <w:bookmarkStart w:id="58" w:name="Anexo_II"/>
    </w:p>
    <w:p w14:paraId="4BE99051" w14:textId="7B23E70F" w:rsidR="00AF59AC" w:rsidRDefault="00AF59AC" w:rsidP="00AF59AC">
      <w:pPr>
        <w:pStyle w:val="TextoPargrafo"/>
        <w:tabs>
          <w:tab w:val="left" w:pos="0"/>
        </w:tabs>
        <w:spacing w:before="0" w:line="360" w:lineRule="auto"/>
        <w:ind w:right="-1" w:firstLine="0"/>
        <w:rPr>
          <w:rFonts w:ascii="Tahoma" w:hAnsi="Tahoma" w:cs="Tahoma"/>
          <w:color w:val="FF0000"/>
          <w:sz w:val="18"/>
          <w:szCs w:val="18"/>
        </w:rPr>
      </w:pPr>
      <w:r>
        <w:rPr>
          <w:rFonts w:ascii="Tahoma" w:hAnsi="Tahoma" w:cs="Tahoma"/>
          <w:b/>
          <w:sz w:val="18"/>
          <w:szCs w:val="18"/>
        </w:rPr>
        <w:t xml:space="preserve">UNIDADE DEMANDANTE: </w:t>
      </w:r>
      <w:proofErr w:type="gramStart"/>
      <w:ins w:id="59" w:author="Guido Tande Crespo Zeba" w:date="2026-02-10T14:27:00Z">
        <w:r w:rsidR="00FC1123" w:rsidRPr="00FC1123">
          <w:rPr>
            <w:rFonts w:ascii="Tahoma" w:hAnsi="Tahoma" w:cs="Tahoma"/>
            <w:bCs/>
            <w:sz w:val="18"/>
            <w:szCs w:val="18"/>
            <w:rPrChange w:id="60" w:author="Guido Tande Crespo Zeba" w:date="2026-02-10T14:27:00Z">
              <w:rPr>
                <w:rFonts w:ascii="Tahoma" w:hAnsi="Tahoma" w:cs="Tahoma"/>
                <w:b/>
                <w:sz w:val="18"/>
                <w:szCs w:val="18"/>
              </w:rPr>
            </w:rPrChange>
          </w:rPr>
          <w:t xml:space="preserve">{{ </w:t>
        </w:r>
        <w:proofErr w:type="spellStart"/>
        <w:r w:rsidR="00FC1123" w:rsidRPr="00FC1123">
          <w:rPr>
            <w:rFonts w:ascii="Tahoma" w:hAnsi="Tahoma" w:cs="Tahoma"/>
            <w:bCs/>
            <w:sz w:val="18"/>
            <w:szCs w:val="18"/>
            <w:rPrChange w:id="61" w:author="Guido Tande Crespo Zeba" w:date="2026-02-10T14:27:00Z">
              <w:rPr>
                <w:rFonts w:ascii="Tahoma" w:hAnsi="Tahoma" w:cs="Tahoma"/>
                <w:b/>
                <w:sz w:val="18"/>
                <w:szCs w:val="18"/>
              </w:rPr>
            </w:rPrChange>
          </w:rPr>
          <w:t>unidade</w:t>
        </w:r>
        <w:proofErr w:type="gramEnd"/>
        <w:r w:rsidR="00FC1123" w:rsidRPr="00FC1123">
          <w:rPr>
            <w:rFonts w:ascii="Tahoma" w:hAnsi="Tahoma" w:cs="Tahoma"/>
            <w:bCs/>
            <w:sz w:val="18"/>
            <w:szCs w:val="18"/>
            <w:rPrChange w:id="62" w:author="Guido Tande Crespo Zeba" w:date="2026-02-10T14:27:00Z">
              <w:rPr>
                <w:rFonts w:ascii="Tahoma" w:hAnsi="Tahoma" w:cs="Tahoma"/>
                <w:b/>
                <w:sz w:val="18"/>
                <w:szCs w:val="18"/>
              </w:rPr>
            </w:rPrChange>
          </w:rPr>
          <w:t>_demandante</w:t>
        </w:r>
        <w:proofErr w:type="spellEnd"/>
        <w:r w:rsidR="00FC1123" w:rsidRPr="00FC1123">
          <w:rPr>
            <w:rFonts w:ascii="Tahoma" w:hAnsi="Tahoma" w:cs="Tahoma"/>
            <w:bCs/>
            <w:sz w:val="18"/>
            <w:szCs w:val="18"/>
            <w:rPrChange w:id="63" w:author="Guido Tande Crespo Zeba" w:date="2026-02-10T14:27:00Z">
              <w:rPr>
                <w:rFonts w:ascii="Tahoma" w:hAnsi="Tahoma" w:cs="Tahoma"/>
                <w:b/>
                <w:sz w:val="18"/>
                <w:szCs w:val="18"/>
              </w:rPr>
            </w:rPrChange>
          </w:rPr>
          <w:t xml:space="preserve"> }}</w:t>
        </w:r>
        <w:r w:rsidR="00FC1123" w:rsidRPr="00FC1123" w:rsidDel="00FC1123">
          <w:rPr>
            <w:rFonts w:ascii="Tahoma" w:hAnsi="Tahoma" w:cs="Tahoma"/>
            <w:b/>
            <w:sz w:val="18"/>
            <w:szCs w:val="18"/>
          </w:rPr>
          <w:t xml:space="preserve"> </w:t>
        </w:r>
      </w:ins>
      <w:del w:id="64" w:author="Guido Tande Crespo Zeba" w:date="2026-02-10T14:27:00Z">
        <w:r w:rsidDel="00FC1123">
          <w:rPr>
            <w:rFonts w:ascii="Tahoma" w:hAnsi="Tahoma" w:cs="Tahoma"/>
            <w:sz w:val="18"/>
            <w:szCs w:val="18"/>
          </w:rPr>
          <w:delText>Departamento de ... (SIGLA DO DEPTO) ou Área de ... (SIGLA DA ÁREA)</w:delText>
        </w:r>
      </w:del>
    </w:p>
    <w:p w14:paraId="21AA640B" w14:textId="77777777" w:rsidR="00AF59AC" w:rsidRDefault="00AF59AC" w:rsidP="00AF59AC">
      <w:pPr>
        <w:pStyle w:val="TextoPargrafo"/>
        <w:tabs>
          <w:tab w:val="left" w:pos="0"/>
        </w:tabs>
        <w:spacing w:before="0" w:line="360" w:lineRule="auto"/>
        <w:ind w:right="-1" w:firstLine="0"/>
        <w:rPr>
          <w:rFonts w:ascii="Tahoma" w:hAnsi="Tahoma" w:cs="Tahoma"/>
          <w:b/>
          <w:sz w:val="18"/>
          <w:szCs w:val="18"/>
        </w:rPr>
      </w:pPr>
    </w:p>
    <w:p w14:paraId="20CCB498" w14:textId="1AC264D0" w:rsidR="00AF59AC" w:rsidRDefault="00AF59AC" w:rsidP="00AF59AC">
      <w:pPr>
        <w:pStyle w:val="TextoPargrafo"/>
        <w:tabs>
          <w:tab w:val="left" w:pos="0"/>
        </w:tabs>
        <w:spacing w:before="0" w:line="360" w:lineRule="auto"/>
        <w:ind w:right="-1" w:firstLine="0"/>
        <w:rPr>
          <w:rFonts w:ascii="Tahoma" w:hAnsi="Tahoma" w:cs="Tahoma"/>
          <w:sz w:val="18"/>
          <w:szCs w:val="18"/>
        </w:rPr>
      </w:pPr>
      <w:r>
        <w:rPr>
          <w:rFonts w:ascii="Tahoma" w:hAnsi="Tahoma" w:cs="Tahoma"/>
          <w:b/>
          <w:sz w:val="18"/>
          <w:szCs w:val="18"/>
        </w:rPr>
        <w:t xml:space="preserve">UNIDADE REQUISITANTE </w:t>
      </w:r>
      <w:r>
        <w:rPr>
          <w:rFonts w:ascii="Tahoma" w:hAnsi="Tahoma" w:cs="Tahoma"/>
          <w:color w:val="FF0000"/>
          <w:sz w:val="18"/>
          <w:szCs w:val="18"/>
          <w:highlight w:val="yellow"/>
        </w:rPr>
        <w:t>(</w:t>
      </w:r>
      <w:r w:rsidR="00B109D6">
        <w:rPr>
          <w:rFonts w:ascii="Tahoma" w:hAnsi="Tahoma" w:cs="Tahoma"/>
          <w:color w:val="FF0000"/>
          <w:sz w:val="18"/>
          <w:szCs w:val="18"/>
          <w:highlight w:val="yellow"/>
        </w:rPr>
        <w:t xml:space="preserve">EXCLUIR </w:t>
      </w:r>
      <w:r>
        <w:rPr>
          <w:rFonts w:ascii="Tahoma" w:hAnsi="Tahoma" w:cs="Tahoma"/>
          <w:color w:val="FF0000"/>
          <w:sz w:val="18"/>
          <w:szCs w:val="18"/>
          <w:highlight w:val="yellow"/>
        </w:rPr>
        <w:t>SE</w:t>
      </w:r>
      <w:r w:rsidR="00B109D6">
        <w:rPr>
          <w:rFonts w:ascii="Tahoma" w:hAnsi="Tahoma" w:cs="Tahoma"/>
          <w:color w:val="FF0000"/>
          <w:sz w:val="18"/>
          <w:szCs w:val="18"/>
          <w:highlight w:val="yellow"/>
        </w:rPr>
        <w:t xml:space="preserve"> NÃO</w:t>
      </w:r>
      <w:r>
        <w:rPr>
          <w:rFonts w:ascii="Tahoma" w:hAnsi="Tahoma" w:cs="Tahoma"/>
          <w:color w:val="FF0000"/>
          <w:sz w:val="18"/>
          <w:szCs w:val="18"/>
          <w:highlight w:val="yellow"/>
        </w:rPr>
        <w:t xml:space="preserve"> FOR O CASO)</w:t>
      </w:r>
      <w:r>
        <w:rPr>
          <w:rFonts w:ascii="Tahoma" w:hAnsi="Tahoma" w:cs="Tahoma"/>
          <w:b/>
          <w:sz w:val="18"/>
          <w:szCs w:val="18"/>
        </w:rPr>
        <w:t xml:space="preserve">: </w:t>
      </w:r>
      <w:r>
        <w:rPr>
          <w:rFonts w:ascii="Tahoma" w:hAnsi="Tahoma" w:cs="Tahoma"/>
          <w:sz w:val="18"/>
          <w:szCs w:val="18"/>
        </w:rPr>
        <w:t>Departamento de ... (SIGLA DO DEPTO) ou Área de ... (SIGLA DA ÁREA)</w:t>
      </w:r>
    </w:p>
    <w:p w14:paraId="6E5596B6" w14:textId="77777777" w:rsidR="00B31CF9" w:rsidRPr="006D2140" w:rsidRDefault="00B31CF9" w:rsidP="006D2140">
      <w:pPr>
        <w:pStyle w:val="TextoPargrafo"/>
        <w:tabs>
          <w:tab w:val="left" w:pos="0"/>
        </w:tabs>
        <w:spacing w:before="0" w:line="360" w:lineRule="auto"/>
        <w:ind w:firstLine="0"/>
        <w:rPr>
          <w:rFonts w:ascii="Tahoma" w:hAnsi="Tahoma" w:cs="Tahoma"/>
          <w:b/>
          <w:sz w:val="18"/>
          <w:szCs w:val="18"/>
        </w:rPr>
      </w:pPr>
    </w:p>
    <w:p w14:paraId="6483C4B1" w14:textId="77777777" w:rsidR="001600BB" w:rsidRPr="00D81E8C" w:rsidRDefault="00C4750F" w:rsidP="0024432C">
      <w:pPr>
        <w:pStyle w:val="TextoPargrafo"/>
        <w:numPr>
          <w:ilvl w:val="0"/>
          <w:numId w:val="18"/>
        </w:numPr>
        <w:tabs>
          <w:tab w:val="left" w:pos="709"/>
        </w:tabs>
        <w:spacing w:before="0" w:line="360" w:lineRule="auto"/>
        <w:ind w:left="709" w:right="-1" w:hanging="709"/>
        <w:rPr>
          <w:rFonts w:ascii="Tahoma" w:hAnsi="Tahoma" w:cs="Tahoma"/>
          <w:b/>
          <w:sz w:val="18"/>
          <w:szCs w:val="18"/>
        </w:rPr>
      </w:pPr>
      <w:r w:rsidRPr="00D81E8C">
        <w:rPr>
          <w:rFonts w:ascii="Tahoma" w:hAnsi="Tahoma" w:cs="Tahoma"/>
          <w:b/>
          <w:sz w:val="18"/>
          <w:szCs w:val="18"/>
        </w:rPr>
        <w:t>DO OBJETO</w:t>
      </w:r>
    </w:p>
    <w:p w14:paraId="3848C87D" w14:textId="28E022B0" w:rsidR="00EA2309" w:rsidRDefault="00AF59AC" w:rsidP="0024432C">
      <w:pPr>
        <w:pStyle w:val="TextoPargrafo"/>
        <w:numPr>
          <w:ilvl w:val="1"/>
          <w:numId w:val="18"/>
        </w:numPr>
        <w:tabs>
          <w:tab w:val="left" w:pos="709"/>
        </w:tabs>
        <w:spacing w:before="0" w:line="360" w:lineRule="auto"/>
        <w:ind w:left="709" w:right="-1" w:hanging="709"/>
        <w:rPr>
          <w:rFonts w:ascii="Tahoma" w:hAnsi="Tahoma" w:cs="Tahoma"/>
          <w:sz w:val="18"/>
          <w:szCs w:val="18"/>
        </w:rPr>
      </w:pPr>
      <w:del w:id="65" w:author="Guido Tande Crespo Zeba" w:date="2026-02-10T14:29:00Z">
        <w:r w:rsidRPr="009C2EC0" w:rsidDel="00FC1123">
          <w:rPr>
            <w:rFonts w:ascii="Tahoma" w:hAnsi="Tahoma" w:cs="Tahoma"/>
            <w:sz w:val="18"/>
            <w:szCs w:val="18"/>
          </w:rPr>
          <w:delText>S</w:delText>
        </w:r>
      </w:del>
      <w:proofErr w:type="gramStart"/>
      <w:ins w:id="66" w:author="Guido Tande Crespo Zeba" w:date="2026-02-10T14:28:00Z">
        <w:r w:rsidR="00FC1123" w:rsidRPr="00FC1123">
          <w:rPr>
            <w:rFonts w:ascii="Tahoma" w:hAnsi="Tahoma" w:cs="Tahoma"/>
            <w:sz w:val="18"/>
            <w:szCs w:val="18"/>
          </w:rPr>
          <w:t xml:space="preserve">{{ </w:t>
        </w:r>
        <w:proofErr w:type="spellStart"/>
        <w:r w:rsidR="00FC1123" w:rsidRPr="00FC1123">
          <w:rPr>
            <w:rFonts w:ascii="Tahoma" w:hAnsi="Tahoma" w:cs="Tahoma"/>
            <w:sz w:val="18"/>
            <w:szCs w:val="18"/>
          </w:rPr>
          <w:t>objeto</w:t>
        </w:r>
        <w:proofErr w:type="gramEnd"/>
        <w:r w:rsidR="00FC1123" w:rsidRPr="00FC1123">
          <w:rPr>
            <w:rFonts w:ascii="Tahoma" w:hAnsi="Tahoma" w:cs="Tahoma"/>
            <w:sz w:val="18"/>
            <w:szCs w:val="18"/>
          </w:rPr>
          <w:t>_completo</w:t>
        </w:r>
        <w:proofErr w:type="spellEnd"/>
        <w:r w:rsidR="00FC1123" w:rsidRPr="00FC1123">
          <w:rPr>
            <w:rFonts w:ascii="Tahoma" w:hAnsi="Tahoma" w:cs="Tahoma"/>
            <w:sz w:val="18"/>
            <w:szCs w:val="18"/>
          </w:rPr>
          <w:t xml:space="preserve"> }}</w:t>
        </w:r>
        <w:r w:rsidR="00FC1123" w:rsidRPr="00FC1123" w:rsidDel="00FC1123">
          <w:rPr>
            <w:rFonts w:ascii="Tahoma" w:hAnsi="Tahoma" w:cs="Tahoma"/>
            <w:sz w:val="18"/>
            <w:szCs w:val="18"/>
          </w:rPr>
          <w:t xml:space="preserve"> </w:t>
        </w:r>
      </w:ins>
      <w:del w:id="67" w:author="Guido Tande Crespo Zeba" w:date="2026-02-10T14:28:00Z">
        <w:r w:rsidRPr="009C2EC0" w:rsidDel="00FC1123">
          <w:rPr>
            <w:rFonts w:ascii="Tahoma" w:hAnsi="Tahoma" w:cs="Tahoma"/>
            <w:sz w:val="18"/>
            <w:szCs w:val="18"/>
          </w:rPr>
          <w:delText xml:space="preserve">erviços de ...; </w:delText>
        </w:r>
        <w:r w:rsidRPr="00454098" w:rsidDel="00FC1123">
          <w:rPr>
            <w:rFonts w:ascii="Tahoma" w:hAnsi="Tahoma" w:cs="Tahoma"/>
            <w:color w:val="FF0000"/>
            <w:sz w:val="18"/>
            <w:szCs w:val="18"/>
          </w:rPr>
          <w:delText>OU</w:delText>
        </w:r>
        <w:r w:rsidRPr="009C2EC0" w:rsidDel="00FC1123">
          <w:rPr>
            <w:rFonts w:ascii="Tahoma" w:hAnsi="Tahoma" w:cs="Tahoma"/>
            <w:sz w:val="18"/>
            <w:szCs w:val="18"/>
          </w:rPr>
          <w:delText xml:space="preserve"> Aquisição de ... ; </w:delText>
        </w:r>
        <w:r w:rsidRPr="00454098" w:rsidDel="00FC1123">
          <w:rPr>
            <w:rFonts w:ascii="Tahoma" w:hAnsi="Tahoma" w:cs="Tahoma"/>
            <w:color w:val="FF0000"/>
            <w:sz w:val="18"/>
            <w:szCs w:val="18"/>
          </w:rPr>
          <w:delText>OU</w:delText>
        </w:r>
        <w:r w:rsidRPr="009C2EC0" w:rsidDel="00FC1123">
          <w:rPr>
            <w:rFonts w:ascii="Tahoma" w:hAnsi="Tahoma" w:cs="Tahoma"/>
            <w:sz w:val="18"/>
            <w:szCs w:val="18"/>
          </w:rPr>
          <w:delText xml:space="preserve"> Fornecimento de ...; </w:delText>
        </w:r>
        <w:r w:rsidRPr="00454098" w:rsidDel="00FC1123">
          <w:rPr>
            <w:rFonts w:ascii="Tahoma" w:hAnsi="Tahoma" w:cs="Tahoma"/>
            <w:color w:val="FF0000"/>
            <w:sz w:val="18"/>
            <w:szCs w:val="18"/>
          </w:rPr>
          <w:delText>OU</w:delText>
        </w:r>
        <w:r w:rsidRPr="009C2EC0" w:rsidDel="00FC1123">
          <w:rPr>
            <w:rFonts w:ascii="Tahoma" w:hAnsi="Tahoma" w:cs="Tahoma"/>
            <w:sz w:val="18"/>
            <w:szCs w:val="18"/>
          </w:rPr>
          <w:delText xml:space="preserve"> “Registro de preço para ...”</w:delText>
        </w:r>
      </w:del>
    </w:p>
    <w:p w14:paraId="2F1830F7" w14:textId="77777777" w:rsidR="0024432C" w:rsidRPr="00D81E8C" w:rsidRDefault="0024432C" w:rsidP="0024432C">
      <w:pPr>
        <w:pStyle w:val="TextoPargrafo"/>
        <w:tabs>
          <w:tab w:val="left" w:pos="567"/>
        </w:tabs>
        <w:spacing w:before="0" w:line="360" w:lineRule="auto"/>
        <w:ind w:left="1080" w:right="-1" w:firstLine="0"/>
        <w:rPr>
          <w:rFonts w:ascii="Tahoma" w:hAnsi="Tahoma" w:cs="Tahoma"/>
          <w:sz w:val="18"/>
          <w:szCs w:val="18"/>
        </w:rPr>
      </w:pPr>
    </w:p>
    <w:p w14:paraId="5B403B73" w14:textId="77777777" w:rsidR="001600BB" w:rsidRPr="00D81E8C" w:rsidRDefault="00C4750F" w:rsidP="0024432C">
      <w:pPr>
        <w:pStyle w:val="TextoPargrafo"/>
        <w:numPr>
          <w:ilvl w:val="0"/>
          <w:numId w:val="18"/>
        </w:numPr>
        <w:tabs>
          <w:tab w:val="left" w:pos="709"/>
        </w:tabs>
        <w:spacing w:before="0" w:line="360" w:lineRule="auto"/>
        <w:ind w:left="709" w:right="-1" w:hanging="709"/>
        <w:rPr>
          <w:rFonts w:ascii="Tahoma" w:hAnsi="Tahoma" w:cs="Tahoma"/>
          <w:b/>
          <w:sz w:val="18"/>
          <w:szCs w:val="18"/>
        </w:rPr>
      </w:pPr>
      <w:r w:rsidRPr="00D81E8C">
        <w:rPr>
          <w:rFonts w:ascii="Tahoma" w:hAnsi="Tahoma" w:cs="Tahoma"/>
          <w:b/>
          <w:sz w:val="18"/>
          <w:szCs w:val="18"/>
        </w:rPr>
        <w:t>DO OBJETIVO DA CONTRATAÇÃO</w:t>
      </w:r>
    </w:p>
    <w:p w14:paraId="58915436" w14:textId="4B03C397" w:rsidR="005C52E7" w:rsidRPr="00D81E8C" w:rsidRDefault="0024432C" w:rsidP="0024432C">
      <w:pPr>
        <w:pStyle w:val="TextoPargrafo"/>
        <w:numPr>
          <w:ilvl w:val="1"/>
          <w:numId w:val="18"/>
        </w:numPr>
        <w:tabs>
          <w:tab w:val="left" w:pos="709"/>
        </w:tabs>
        <w:spacing w:before="0" w:line="360" w:lineRule="auto"/>
        <w:ind w:left="709" w:right="-1" w:hanging="709"/>
        <w:rPr>
          <w:rFonts w:ascii="Tahoma" w:hAnsi="Tahoma" w:cs="Tahoma"/>
          <w:sz w:val="18"/>
          <w:szCs w:val="18"/>
        </w:rPr>
      </w:pPr>
      <w:r>
        <w:rPr>
          <w:rFonts w:ascii="Tahoma" w:hAnsi="Tahoma" w:cs="Tahoma"/>
          <w:sz w:val="18"/>
          <w:szCs w:val="18"/>
        </w:rPr>
        <w:t xml:space="preserve">A contratação demandada visa suprir a necessidade de </w:t>
      </w:r>
      <w:proofErr w:type="gramStart"/>
      <w:ins w:id="68" w:author="Guido Tande Crespo Zeba" w:date="2026-02-10T14:29:00Z">
        <w:r w:rsidR="00FC1123" w:rsidRPr="00FC1123">
          <w:rPr>
            <w:rFonts w:ascii="Tahoma" w:hAnsi="Tahoma" w:cs="Tahoma"/>
            <w:sz w:val="18"/>
            <w:szCs w:val="18"/>
          </w:rPr>
          <w:t>{{ justificativa</w:t>
        </w:r>
        <w:proofErr w:type="gramEnd"/>
        <w:r w:rsidR="00FC1123" w:rsidRPr="00FC1123">
          <w:rPr>
            <w:rFonts w:ascii="Tahoma" w:hAnsi="Tahoma" w:cs="Tahoma"/>
            <w:sz w:val="18"/>
            <w:szCs w:val="18"/>
          </w:rPr>
          <w:t xml:space="preserve"> }}</w:t>
        </w:r>
        <w:r w:rsidR="00FC1123" w:rsidRPr="00FC1123" w:rsidDel="00FC1123">
          <w:rPr>
            <w:rFonts w:ascii="Tahoma" w:hAnsi="Tahoma" w:cs="Tahoma"/>
            <w:sz w:val="18"/>
            <w:szCs w:val="18"/>
            <w:highlight w:val="lightGray"/>
          </w:rPr>
          <w:t xml:space="preserve"> </w:t>
        </w:r>
      </w:ins>
      <w:del w:id="69" w:author="Guido Tande Crespo Zeba" w:date="2026-02-10T14:29:00Z">
        <w:r w:rsidRPr="0024432C" w:rsidDel="00FC1123">
          <w:rPr>
            <w:rFonts w:ascii="Tahoma" w:hAnsi="Tahoma" w:cs="Tahoma"/>
            <w:color w:val="FF0000"/>
            <w:sz w:val="18"/>
            <w:szCs w:val="18"/>
            <w:highlight w:val="lightGray"/>
          </w:rPr>
          <w:delText>XXXX</w:delText>
        </w:r>
      </w:del>
      <w:r>
        <w:rPr>
          <w:rFonts w:ascii="Tahoma" w:hAnsi="Tahoma" w:cs="Tahoma"/>
          <w:sz w:val="18"/>
          <w:szCs w:val="18"/>
        </w:rPr>
        <w:t>.</w:t>
      </w:r>
    </w:p>
    <w:p w14:paraId="04A2F6C0" w14:textId="77777777" w:rsidR="00692D70" w:rsidRPr="00D81E8C" w:rsidRDefault="00692D70" w:rsidP="00D81E8C">
      <w:pPr>
        <w:pStyle w:val="TextoPargrafo"/>
        <w:tabs>
          <w:tab w:val="left" w:pos="567"/>
        </w:tabs>
        <w:spacing w:before="0" w:line="360" w:lineRule="auto"/>
        <w:ind w:left="567" w:right="-1" w:hanging="567"/>
        <w:rPr>
          <w:rFonts w:ascii="Tahoma" w:hAnsi="Tahoma" w:cs="Tahoma"/>
          <w:sz w:val="18"/>
          <w:szCs w:val="18"/>
        </w:rPr>
      </w:pPr>
    </w:p>
    <w:p w14:paraId="7AE0E8FB" w14:textId="77777777" w:rsidR="001600BB" w:rsidRPr="00D81E8C" w:rsidRDefault="001600BB" w:rsidP="0024432C">
      <w:pPr>
        <w:pStyle w:val="TextoPargrafo"/>
        <w:numPr>
          <w:ilvl w:val="0"/>
          <w:numId w:val="18"/>
        </w:numPr>
        <w:tabs>
          <w:tab w:val="left" w:pos="709"/>
        </w:tabs>
        <w:spacing w:before="0" w:line="360" w:lineRule="auto"/>
        <w:ind w:left="709" w:right="-1" w:hanging="709"/>
        <w:rPr>
          <w:rFonts w:ascii="Tahoma" w:hAnsi="Tahoma" w:cs="Tahoma"/>
          <w:b/>
          <w:sz w:val="18"/>
          <w:szCs w:val="18"/>
        </w:rPr>
      </w:pPr>
      <w:r w:rsidRPr="00D81E8C">
        <w:rPr>
          <w:rFonts w:ascii="Tahoma" w:hAnsi="Tahoma" w:cs="Tahoma"/>
          <w:b/>
          <w:sz w:val="18"/>
          <w:szCs w:val="18"/>
        </w:rPr>
        <w:t xml:space="preserve">DA </w:t>
      </w:r>
      <w:r w:rsidR="00C4750F" w:rsidRPr="00D81E8C">
        <w:rPr>
          <w:rFonts w:ascii="Tahoma" w:hAnsi="Tahoma" w:cs="Tahoma"/>
          <w:b/>
          <w:sz w:val="18"/>
          <w:szCs w:val="18"/>
        </w:rPr>
        <w:t>ESPECIFICAÇÃO DOS SERVIÇOS</w:t>
      </w:r>
    </w:p>
    <w:p w14:paraId="3C1B425A" w14:textId="14641DAA" w:rsidR="0089680C" w:rsidRPr="00F0472C" w:rsidRDefault="002349BF" w:rsidP="0089680C">
      <w:pPr>
        <w:pStyle w:val="TextoPargrafo"/>
        <w:numPr>
          <w:ilvl w:val="1"/>
          <w:numId w:val="18"/>
        </w:numPr>
        <w:tabs>
          <w:tab w:val="left" w:pos="709"/>
          <w:tab w:val="left" w:pos="2268"/>
        </w:tabs>
        <w:spacing w:before="0" w:line="360" w:lineRule="auto"/>
        <w:ind w:left="709" w:right="-1" w:hanging="709"/>
        <w:rPr>
          <w:rFonts w:ascii="Tahoma" w:hAnsi="Tahoma" w:cs="Tahoma"/>
          <w:bCs/>
          <w:color w:val="FF0000"/>
          <w:sz w:val="18"/>
          <w:szCs w:val="18"/>
        </w:rPr>
      </w:pPr>
      <w:del w:id="70" w:author="Guido Tande Crespo Zeba" w:date="2026-02-10T14:30:00Z">
        <w:r w:rsidRPr="002349BF" w:rsidDel="00FC1123">
          <w:rPr>
            <w:rFonts w:ascii="Tahoma" w:hAnsi="Tahoma" w:cs="Tahoma"/>
            <w:color w:val="FF0000"/>
            <w:sz w:val="18"/>
            <w:szCs w:val="18"/>
            <w:highlight w:val="lightGray"/>
          </w:rPr>
          <w:delText>X</w:delText>
        </w:r>
      </w:del>
      <w:ins w:id="71" w:author="Guido Tande Crespo Zeba" w:date="2026-02-10T14:29:00Z">
        <w:r w:rsidR="00FC1123" w:rsidRPr="00FC1123">
          <w:t xml:space="preserve"> </w:t>
        </w:r>
        <w:proofErr w:type="gramStart"/>
        <w:r w:rsidR="00FC1123" w:rsidRPr="00FC1123">
          <w:rPr>
            <w:rFonts w:ascii="Tahoma" w:hAnsi="Tahoma" w:cs="Tahoma"/>
            <w:sz w:val="18"/>
            <w:szCs w:val="18"/>
            <w:rPrChange w:id="72" w:author="Guido Tande Crespo Zeba" w:date="2026-02-10T14:30:00Z">
              <w:rPr>
                <w:rFonts w:ascii="Tahoma" w:hAnsi="Tahoma" w:cs="Tahoma"/>
                <w:color w:val="FF0000"/>
                <w:sz w:val="18"/>
                <w:szCs w:val="18"/>
              </w:rPr>
            </w:rPrChange>
          </w:rPr>
          <w:t xml:space="preserve">{{ </w:t>
        </w:r>
        <w:proofErr w:type="spellStart"/>
        <w:r w:rsidR="00FC1123" w:rsidRPr="00FC1123">
          <w:rPr>
            <w:rFonts w:ascii="Tahoma" w:hAnsi="Tahoma" w:cs="Tahoma"/>
            <w:sz w:val="18"/>
            <w:szCs w:val="18"/>
            <w:rPrChange w:id="73" w:author="Guido Tande Crespo Zeba" w:date="2026-02-10T14:30:00Z">
              <w:rPr>
                <w:rFonts w:ascii="Tahoma" w:hAnsi="Tahoma" w:cs="Tahoma"/>
                <w:color w:val="FF0000"/>
                <w:sz w:val="18"/>
                <w:szCs w:val="18"/>
              </w:rPr>
            </w:rPrChange>
          </w:rPr>
          <w:t>especificacao</w:t>
        </w:r>
        <w:proofErr w:type="gramEnd"/>
        <w:r w:rsidR="00FC1123" w:rsidRPr="00FC1123">
          <w:rPr>
            <w:rFonts w:ascii="Tahoma" w:hAnsi="Tahoma" w:cs="Tahoma"/>
            <w:sz w:val="18"/>
            <w:szCs w:val="18"/>
            <w:rPrChange w:id="74" w:author="Guido Tande Crespo Zeba" w:date="2026-02-10T14:30:00Z">
              <w:rPr>
                <w:rFonts w:ascii="Tahoma" w:hAnsi="Tahoma" w:cs="Tahoma"/>
                <w:color w:val="FF0000"/>
                <w:sz w:val="18"/>
                <w:szCs w:val="18"/>
              </w:rPr>
            </w:rPrChange>
          </w:rPr>
          <w:t>_tecnica</w:t>
        </w:r>
        <w:proofErr w:type="spellEnd"/>
        <w:r w:rsidR="00FC1123" w:rsidRPr="00FC1123">
          <w:rPr>
            <w:rFonts w:ascii="Tahoma" w:hAnsi="Tahoma" w:cs="Tahoma"/>
            <w:sz w:val="18"/>
            <w:szCs w:val="18"/>
            <w:rPrChange w:id="75" w:author="Guido Tande Crespo Zeba" w:date="2026-02-10T14:30:00Z">
              <w:rPr>
                <w:rFonts w:ascii="Tahoma" w:hAnsi="Tahoma" w:cs="Tahoma"/>
                <w:color w:val="FF0000"/>
                <w:sz w:val="18"/>
                <w:szCs w:val="18"/>
              </w:rPr>
            </w:rPrChange>
          </w:rPr>
          <w:t xml:space="preserve"> }}</w:t>
        </w:r>
        <w:r w:rsidR="00FC1123" w:rsidRPr="00FC1123" w:rsidDel="00FC1123">
          <w:rPr>
            <w:rFonts w:ascii="Tahoma" w:hAnsi="Tahoma" w:cs="Tahoma"/>
            <w:sz w:val="18"/>
            <w:szCs w:val="18"/>
            <w:highlight w:val="lightGray"/>
            <w:rPrChange w:id="76" w:author="Guido Tande Crespo Zeba" w:date="2026-02-10T14:30:00Z">
              <w:rPr>
                <w:rFonts w:ascii="Tahoma" w:hAnsi="Tahoma" w:cs="Tahoma"/>
                <w:color w:val="FF0000"/>
                <w:sz w:val="18"/>
                <w:szCs w:val="18"/>
                <w:highlight w:val="lightGray"/>
              </w:rPr>
            </w:rPrChange>
          </w:rPr>
          <w:t xml:space="preserve"> </w:t>
        </w:r>
      </w:ins>
      <w:del w:id="77" w:author="Guido Tande Crespo Zeba" w:date="2026-02-10T14:29:00Z">
        <w:r w:rsidRPr="002349BF" w:rsidDel="00FC1123">
          <w:rPr>
            <w:rFonts w:ascii="Tahoma" w:hAnsi="Tahoma" w:cs="Tahoma"/>
            <w:color w:val="FF0000"/>
            <w:sz w:val="18"/>
            <w:szCs w:val="18"/>
            <w:highlight w:val="lightGray"/>
          </w:rPr>
          <w:delText>XX</w:delText>
        </w:r>
      </w:del>
      <w:del w:id="78" w:author="Guido Tande Crespo Zeba" w:date="2026-02-10T14:30:00Z">
        <w:r w:rsidRPr="002349BF" w:rsidDel="00FC1123">
          <w:rPr>
            <w:rFonts w:ascii="Tahoma" w:hAnsi="Tahoma" w:cs="Tahoma"/>
            <w:color w:val="FF0000"/>
            <w:sz w:val="18"/>
            <w:szCs w:val="18"/>
            <w:highlight w:val="lightGray"/>
          </w:rPr>
          <w:delText>X</w:delText>
        </w:r>
      </w:del>
    </w:p>
    <w:p w14:paraId="47C6D6C9" w14:textId="6812F18A" w:rsidR="00F0472C" w:rsidRDefault="00C0591F" w:rsidP="00E34271">
      <w:pPr>
        <w:pStyle w:val="TextoPargrafo"/>
        <w:numPr>
          <w:ilvl w:val="1"/>
          <w:numId w:val="18"/>
        </w:numPr>
        <w:tabs>
          <w:tab w:val="left" w:pos="709"/>
        </w:tabs>
        <w:spacing w:before="0" w:line="360" w:lineRule="auto"/>
        <w:ind w:left="709" w:right="-1" w:hanging="709"/>
        <w:rPr>
          <w:rFonts w:ascii="Tahoma" w:hAnsi="Tahoma" w:cs="Tahoma"/>
          <w:sz w:val="18"/>
          <w:szCs w:val="18"/>
        </w:rPr>
      </w:pPr>
      <w:r w:rsidRPr="00C0591F">
        <w:rPr>
          <w:rFonts w:ascii="Tahoma" w:hAnsi="Tahoma" w:cs="Tahoma"/>
          <w:b/>
          <w:color w:val="FF0000"/>
          <w:sz w:val="18"/>
          <w:szCs w:val="18"/>
          <w:highlight w:val="yellow"/>
        </w:rPr>
        <w:t>(SE OBRA E CONTRATAÇÃO INTEGRADA)</w:t>
      </w:r>
      <w:r>
        <w:rPr>
          <w:rFonts w:ascii="Tahoma" w:hAnsi="Tahoma" w:cs="Tahoma"/>
          <w:b/>
          <w:color w:val="FF0000"/>
          <w:sz w:val="18"/>
          <w:szCs w:val="18"/>
        </w:rPr>
        <w:t xml:space="preserve"> </w:t>
      </w:r>
      <w:r w:rsidRPr="00C0591F">
        <w:rPr>
          <w:rFonts w:ascii="Tahoma" w:hAnsi="Tahoma" w:cs="Tahoma"/>
          <w:sz w:val="18"/>
          <w:szCs w:val="18"/>
        </w:rPr>
        <w:t xml:space="preserve">Para fins de elaboração do Projeto Básico, segue em anexo a este Termo de Referência o </w:t>
      </w:r>
      <w:r>
        <w:rPr>
          <w:rFonts w:ascii="Tahoma" w:hAnsi="Tahoma" w:cs="Tahoma"/>
          <w:sz w:val="18"/>
          <w:szCs w:val="18"/>
        </w:rPr>
        <w:t>A</w:t>
      </w:r>
      <w:r w:rsidRPr="00C0591F">
        <w:rPr>
          <w:rFonts w:ascii="Tahoma" w:hAnsi="Tahoma" w:cs="Tahoma"/>
          <w:sz w:val="18"/>
          <w:szCs w:val="18"/>
        </w:rPr>
        <w:t xml:space="preserve">nteprojeto de </w:t>
      </w:r>
      <w:r>
        <w:rPr>
          <w:rFonts w:ascii="Tahoma" w:hAnsi="Tahoma" w:cs="Tahoma"/>
          <w:sz w:val="18"/>
          <w:szCs w:val="18"/>
        </w:rPr>
        <w:t>E</w:t>
      </w:r>
      <w:r w:rsidRPr="00C0591F">
        <w:rPr>
          <w:rFonts w:ascii="Tahoma" w:hAnsi="Tahoma" w:cs="Tahoma"/>
          <w:sz w:val="18"/>
          <w:szCs w:val="18"/>
        </w:rPr>
        <w:t>ngenharia</w:t>
      </w:r>
      <w:r>
        <w:rPr>
          <w:rFonts w:ascii="Tahoma" w:hAnsi="Tahoma" w:cs="Tahoma"/>
          <w:sz w:val="18"/>
          <w:szCs w:val="18"/>
        </w:rPr>
        <w:t xml:space="preserve"> (Anexo I-C).</w:t>
      </w:r>
    </w:p>
    <w:p w14:paraId="7888825D" w14:textId="74CEB461" w:rsidR="00E34271" w:rsidRDefault="00E34271" w:rsidP="00E34271">
      <w:pPr>
        <w:pStyle w:val="TextoPargrafo"/>
        <w:numPr>
          <w:ilvl w:val="1"/>
          <w:numId w:val="18"/>
        </w:numPr>
        <w:tabs>
          <w:tab w:val="left" w:pos="709"/>
        </w:tabs>
        <w:spacing w:before="0" w:line="360" w:lineRule="auto"/>
        <w:ind w:left="709" w:right="-1" w:hanging="709"/>
        <w:rPr>
          <w:rFonts w:ascii="Tahoma" w:hAnsi="Tahoma" w:cs="Tahoma"/>
          <w:b/>
          <w:color w:val="FF0000"/>
          <w:sz w:val="18"/>
          <w:szCs w:val="18"/>
        </w:rPr>
      </w:pPr>
      <w:r w:rsidRPr="00E34271">
        <w:rPr>
          <w:rFonts w:ascii="Tahoma" w:hAnsi="Tahoma" w:cs="Tahoma"/>
          <w:b/>
          <w:color w:val="FF0000"/>
          <w:sz w:val="18"/>
          <w:szCs w:val="18"/>
          <w:highlight w:val="yellow"/>
        </w:rPr>
        <w:t>(SE TERCEIRIZAÇÃO DE MÃO DE OBRA E PAGAMENTO DE VALE TRANSPORTE)</w:t>
      </w:r>
      <w:r w:rsidRPr="00E34271">
        <w:rPr>
          <w:rFonts w:ascii="Tahoma" w:hAnsi="Tahoma" w:cs="Tahoma"/>
          <w:b/>
          <w:color w:val="FF0000"/>
          <w:sz w:val="18"/>
          <w:szCs w:val="18"/>
        </w:rPr>
        <w:t xml:space="preserve"> </w:t>
      </w:r>
      <w:r w:rsidRPr="00E34271">
        <w:rPr>
          <w:rFonts w:ascii="Tahoma" w:hAnsi="Tahoma" w:cs="Tahoma"/>
          <w:sz w:val="18"/>
          <w:szCs w:val="18"/>
        </w:rPr>
        <w:t>O empregador participará dos gastos de deslocamento do trabalhador com a ajuda de custo equivalente à parcela que exceder a 6% (seis por cento) de seu salário básico, conforme Art. 4º da Lei 7.418/1985.</w:t>
      </w:r>
    </w:p>
    <w:p w14:paraId="49ECB511" w14:textId="77777777" w:rsidR="00C0591F" w:rsidRDefault="00C0591F" w:rsidP="00C0591F">
      <w:pPr>
        <w:pStyle w:val="TextoPargrafo"/>
        <w:tabs>
          <w:tab w:val="left" w:pos="709"/>
        </w:tabs>
        <w:spacing w:before="0" w:line="360" w:lineRule="auto"/>
        <w:ind w:left="709" w:right="-1" w:hanging="709"/>
        <w:rPr>
          <w:rFonts w:ascii="Tahoma" w:hAnsi="Tahoma" w:cs="Tahoma"/>
          <w:bCs/>
          <w:color w:val="FF0000"/>
          <w:sz w:val="18"/>
          <w:szCs w:val="18"/>
        </w:rPr>
      </w:pPr>
    </w:p>
    <w:p w14:paraId="1C34A90D" w14:textId="07621FC1" w:rsidR="0089680C" w:rsidRDefault="0089680C" w:rsidP="0089680C">
      <w:pPr>
        <w:pStyle w:val="TextoPargrafo"/>
        <w:tabs>
          <w:tab w:val="left" w:pos="709"/>
        </w:tabs>
        <w:spacing w:before="0" w:line="360" w:lineRule="auto"/>
        <w:ind w:left="709" w:right="-1" w:hanging="709"/>
        <w:rPr>
          <w:rFonts w:ascii="Tahoma" w:hAnsi="Tahoma" w:cs="Tahoma"/>
          <w:b/>
          <w:sz w:val="18"/>
          <w:szCs w:val="18"/>
        </w:rPr>
      </w:pPr>
      <w:r>
        <w:rPr>
          <w:rFonts w:ascii="Tahoma" w:hAnsi="Tahoma" w:cs="Tahoma"/>
          <w:b/>
          <w:sz w:val="18"/>
          <w:szCs w:val="18"/>
        </w:rPr>
        <w:t>3.</w:t>
      </w:r>
      <w:r w:rsidRPr="0011189B">
        <w:rPr>
          <w:rFonts w:ascii="Tahoma" w:hAnsi="Tahoma" w:cs="Tahoma"/>
          <w:b/>
          <w:color w:val="FF0000"/>
          <w:sz w:val="18"/>
          <w:szCs w:val="18"/>
          <w:highlight w:val="lightGray"/>
        </w:rPr>
        <w:t>X</w:t>
      </w:r>
      <w:r>
        <w:rPr>
          <w:rFonts w:ascii="Tahoma" w:hAnsi="Tahoma" w:cs="Tahoma"/>
          <w:b/>
          <w:sz w:val="18"/>
          <w:szCs w:val="18"/>
        </w:rPr>
        <w:t>.</w:t>
      </w:r>
      <w:r>
        <w:rPr>
          <w:rFonts w:ascii="Tahoma" w:hAnsi="Tahoma" w:cs="Tahoma"/>
          <w:b/>
          <w:sz w:val="18"/>
          <w:szCs w:val="18"/>
        </w:rPr>
        <w:tab/>
      </w:r>
      <w:r w:rsidR="006654BB" w:rsidRPr="004F4484">
        <w:rPr>
          <w:rFonts w:ascii="Tahoma" w:hAnsi="Tahoma" w:cs="Tahoma"/>
          <w:b/>
          <w:color w:val="FF0000"/>
          <w:sz w:val="18"/>
          <w:szCs w:val="18"/>
          <w:highlight w:val="yellow"/>
        </w:rPr>
        <w:t xml:space="preserve">(SE </w:t>
      </w:r>
      <w:r w:rsidR="006654BB">
        <w:rPr>
          <w:rFonts w:ascii="Tahoma" w:hAnsi="Tahoma" w:cs="Tahoma"/>
          <w:b/>
          <w:color w:val="FF0000"/>
          <w:sz w:val="18"/>
          <w:szCs w:val="18"/>
          <w:highlight w:val="yellow"/>
        </w:rPr>
        <w:t xml:space="preserve">CONTRATAÇÃO DE </w:t>
      </w:r>
      <w:r w:rsidR="006654BB" w:rsidRPr="006654BB">
        <w:rPr>
          <w:rFonts w:ascii="Tahoma" w:hAnsi="Tahoma" w:cs="Tahoma"/>
          <w:b/>
          <w:color w:val="FF0000"/>
          <w:sz w:val="18"/>
          <w:szCs w:val="18"/>
          <w:highlight w:val="yellow"/>
        </w:rPr>
        <w:t>TI)</w:t>
      </w:r>
      <w:r w:rsidR="006654BB">
        <w:rPr>
          <w:rFonts w:ascii="Tahoma" w:hAnsi="Tahoma" w:cs="Tahoma"/>
          <w:b/>
          <w:color w:val="FF0000"/>
          <w:sz w:val="18"/>
          <w:szCs w:val="18"/>
        </w:rPr>
        <w:t xml:space="preserve"> </w:t>
      </w:r>
      <w:r>
        <w:rPr>
          <w:rFonts w:ascii="Tahoma" w:hAnsi="Tahoma" w:cs="Tahoma"/>
          <w:b/>
          <w:sz w:val="18"/>
          <w:szCs w:val="18"/>
        </w:rPr>
        <w:t xml:space="preserve">DOS REQUISITOS PARA </w:t>
      </w:r>
      <w:r w:rsidRPr="001131B3">
        <w:rPr>
          <w:rFonts w:ascii="Tahoma" w:hAnsi="Tahoma" w:cs="Tahoma"/>
          <w:b/>
          <w:sz w:val="18"/>
          <w:szCs w:val="18"/>
        </w:rPr>
        <w:t>CONTRATAÇÃO DE BENS, SERVIÇOS E SOLUÇÕES DE TECNOLOGIA DA INFORMAÇÃO (TI)</w:t>
      </w:r>
      <w:r>
        <w:rPr>
          <w:rFonts w:ascii="Tahoma" w:hAnsi="Tahoma" w:cs="Tahoma"/>
          <w:b/>
          <w:sz w:val="18"/>
          <w:szCs w:val="18"/>
        </w:rPr>
        <w:t xml:space="preserve"> </w:t>
      </w:r>
      <w:r w:rsidRPr="004F4484">
        <w:rPr>
          <w:rFonts w:ascii="Tahoma" w:hAnsi="Tahoma" w:cs="Tahoma"/>
          <w:b/>
          <w:color w:val="FF0000"/>
          <w:sz w:val="18"/>
          <w:szCs w:val="18"/>
          <w:highlight w:val="yellow"/>
        </w:rPr>
        <w:t>(</w:t>
      </w:r>
      <w:bookmarkStart w:id="79" w:name="_Hlk186118011"/>
      <w:r w:rsidR="00F84B48">
        <w:rPr>
          <w:rFonts w:ascii="Tahoma" w:hAnsi="Tahoma" w:cs="Tahoma"/>
          <w:b/>
          <w:color w:val="FF0000"/>
          <w:sz w:val="18"/>
          <w:szCs w:val="18"/>
          <w:highlight w:val="yellow"/>
        </w:rPr>
        <w:t>EXCLUIR SE CASO CONTRÁRIO</w:t>
      </w:r>
      <w:bookmarkEnd w:id="79"/>
      <w:r w:rsidRPr="004F4484">
        <w:rPr>
          <w:rFonts w:ascii="Tahoma" w:hAnsi="Tahoma" w:cs="Tahoma"/>
          <w:b/>
          <w:color w:val="FF0000"/>
          <w:sz w:val="18"/>
          <w:szCs w:val="18"/>
          <w:highlight w:val="yellow"/>
        </w:rPr>
        <w:t>)</w:t>
      </w:r>
    </w:p>
    <w:p w14:paraId="2B4609ED" w14:textId="78812B07" w:rsidR="0089680C" w:rsidRPr="00A65633" w:rsidRDefault="0089680C" w:rsidP="0089680C">
      <w:pPr>
        <w:pStyle w:val="TextoPargrafo"/>
        <w:tabs>
          <w:tab w:val="left" w:pos="709"/>
        </w:tabs>
        <w:spacing w:before="0" w:line="360" w:lineRule="auto"/>
        <w:ind w:right="-1" w:firstLine="0"/>
        <w:rPr>
          <w:rFonts w:ascii="Tahoma" w:hAnsi="Tahoma" w:cs="Tahoma"/>
          <w:b/>
          <w:bCs/>
          <w:sz w:val="18"/>
          <w:szCs w:val="18"/>
        </w:rPr>
      </w:pPr>
      <w:r>
        <w:rPr>
          <w:rFonts w:ascii="Tahoma" w:hAnsi="Tahoma" w:cs="Tahoma"/>
          <w:b/>
          <w:bCs/>
          <w:sz w:val="18"/>
          <w:szCs w:val="18"/>
        </w:rPr>
        <w:t>3</w:t>
      </w:r>
      <w:r w:rsidRPr="00A65633">
        <w:rPr>
          <w:rFonts w:ascii="Tahoma" w:hAnsi="Tahoma" w:cs="Tahoma"/>
          <w:b/>
          <w:bCs/>
          <w:sz w:val="18"/>
          <w:szCs w:val="18"/>
        </w:rPr>
        <w:t>.</w:t>
      </w:r>
      <w:r w:rsidRPr="0011189B">
        <w:rPr>
          <w:rFonts w:ascii="Tahoma" w:hAnsi="Tahoma" w:cs="Tahoma"/>
          <w:b/>
          <w:bCs/>
          <w:color w:val="FF0000"/>
          <w:sz w:val="18"/>
          <w:szCs w:val="18"/>
          <w:highlight w:val="lightGray"/>
        </w:rPr>
        <w:t>X</w:t>
      </w:r>
      <w:r>
        <w:rPr>
          <w:rFonts w:ascii="Tahoma" w:hAnsi="Tahoma" w:cs="Tahoma"/>
          <w:b/>
          <w:bCs/>
          <w:sz w:val="18"/>
          <w:szCs w:val="18"/>
        </w:rPr>
        <w:t>.</w:t>
      </w:r>
      <w:r w:rsidRPr="00A65633">
        <w:rPr>
          <w:rFonts w:ascii="Tahoma" w:hAnsi="Tahoma" w:cs="Tahoma"/>
          <w:b/>
          <w:bCs/>
          <w:sz w:val="18"/>
          <w:szCs w:val="18"/>
        </w:rPr>
        <w:t>1.</w:t>
      </w:r>
      <w:r w:rsidRPr="00A65633">
        <w:rPr>
          <w:rFonts w:ascii="Tahoma" w:hAnsi="Tahoma" w:cs="Tahoma"/>
          <w:b/>
          <w:bCs/>
          <w:sz w:val="18"/>
          <w:szCs w:val="18"/>
        </w:rPr>
        <w:tab/>
        <w:t>DOS REQUISITOS TÉCNICOS</w:t>
      </w:r>
      <w:r w:rsidR="00E96AFB">
        <w:rPr>
          <w:rFonts w:ascii="Tahoma" w:hAnsi="Tahoma" w:cs="Tahoma"/>
          <w:b/>
          <w:bCs/>
          <w:sz w:val="18"/>
          <w:szCs w:val="18"/>
        </w:rPr>
        <w:t xml:space="preserve"> DE TI</w:t>
      </w:r>
      <w:r w:rsidRPr="00A65633">
        <w:rPr>
          <w:rFonts w:ascii="Tahoma" w:hAnsi="Tahoma" w:cs="Tahoma"/>
          <w:b/>
          <w:bCs/>
          <w:sz w:val="18"/>
          <w:szCs w:val="18"/>
        </w:rPr>
        <w:t>:</w:t>
      </w:r>
    </w:p>
    <w:p w14:paraId="38F79766" w14:textId="77777777" w:rsidR="0089680C" w:rsidRPr="00AF6328" w:rsidRDefault="0089680C" w:rsidP="0089680C">
      <w:pPr>
        <w:pStyle w:val="TextoPargrafo"/>
        <w:tabs>
          <w:tab w:val="left" w:pos="0"/>
        </w:tabs>
        <w:spacing w:before="0" w:line="360" w:lineRule="auto"/>
        <w:ind w:right="-1" w:firstLine="0"/>
        <w:rPr>
          <w:rFonts w:ascii="Tahoma" w:hAnsi="Tahoma" w:cs="Tahoma"/>
          <w:color w:val="FF0000"/>
          <w:sz w:val="18"/>
          <w:szCs w:val="18"/>
        </w:rPr>
      </w:pPr>
      <w:r w:rsidRPr="00AF6328">
        <w:rPr>
          <w:rFonts w:ascii="Tahoma" w:hAnsi="Tahoma" w:cs="Tahoma"/>
          <w:color w:val="FF0000"/>
          <w:sz w:val="18"/>
          <w:szCs w:val="18"/>
        </w:rPr>
        <w:tab/>
      </w:r>
      <w:r w:rsidRPr="00AF6328">
        <w:rPr>
          <w:rFonts w:ascii="Tahoma" w:hAnsi="Tahoma" w:cs="Tahoma"/>
          <w:color w:val="FF0000"/>
          <w:sz w:val="18"/>
          <w:szCs w:val="18"/>
          <w:highlight w:val="lightGray"/>
        </w:rPr>
        <w:t>XXXX</w:t>
      </w:r>
    </w:p>
    <w:p w14:paraId="4E42F826" w14:textId="249982C2" w:rsidR="0089680C" w:rsidRPr="00F077FD" w:rsidRDefault="0089680C" w:rsidP="0089680C">
      <w:pPr>
        <w:pStyle w:val="TextoPargrafo"/>
        <w:tabs>
          <w:tab w:val="left" w:pos="709"/>
        </w:tabs>
        <w:spacing w:before="0" w:line="360" w:lineRule="auto"/>
        <w:ind w:right="-1" w:firstLine="0"/>
        <w:rPr>
          <w:rFonts w:ascii="Tahoma" w:hAnsi="Tahoma" w:cs="Tahoma"/>
          <w:b/>
          <w:bCs/>
          <w:sz w:val="18"/>
          <w:szCs w:val="18"/>
        </w:rPr>
      </w:pPr>
      <w:r>
        <w:rPr>
          <w:rFonts w:ascii="Tahoma" w:hAnsi="Tahoma" w:cs="Tahoma"/>
          <w:b/>
          <w:bCs/>
          <w:sz w:val="18"/>
          <w:szCs w:val="18"/>
        </w:rPr>
        <w:t>3.</w:t>
      </w:r>
      <w:r w:rsidRPr="0011189B">
        <w:rPr>
          <w:rFonts w:ascii="Tahoma" w:hAnsi="Tahoma" w:cs="Tahoma"/>
          <w:b/>
          <w:bCs/>
          <w:color w:val="FF0000"/>
          <w:sz w:val="18"/>
          <w:szCs w:val="18"/>
          <w:highlight w:val="lightGray"/>
        </w:rPr>
        <w:t>X</w:t>
      </w:r>
      <w:r w:rsidRPr="00F077FD">
        <w:rPr>
          <w:rFonts w:ascii="Tahoma" w:hAnsi="Tahoma" w:cs="Tahoma"/>
          <w:b/>
          <w:bCs/>
          <w:sz w:val="18"/>
          <w:szCs w:val="18"/>
        </w:rPr>
        <w:t>.</w:t>
      </w:r>
      <w:r>
        <w:rPr>
          <w:rFonts w:ascii="Tahoma" w:hAnsi="Tahoma" w:cs="Tahoma"/>
          <w:b/>
          <w:bCs/>
          <w:sz w:val="18"/>
          <w:szCs w:val="18"/>
        </w:rPr>
        <w:t>2</w:t>
      </w:r>
      <w:r w:rsidRPr="00F077FD">
        <w:rPr>
          <w:rFonts w:ascii="Tahoma" w:hAnsi="Tahoma" w:cs="Tahoma"/>
          <w:b/>
          <w:bCs/>
          <w:sz w:val="18"/>
          <w:szCs w:val="18"/>
        </w:rPr>
        <w:t>.</w:t>
      </w:r>
      <w:r w:rsidRPr="00F077FD">
        <w:rPr>
          <w:rFonts w:ascii="Tahoma" w:hAnsi="Tahoma" w:cs="Tahoma"/>
          <w:b/>
          <w:bCs/>
          <w:sz w:val="18"/>
          <w:szCs w:val="18"/>
        </w:rPr>
        <w:tab/>
        <w:t xml:space="preserve">DOS REQUISITOS </w:t>
      </w:r>
      <w:r>
        <w:rPr>
          <w:rFonts w:ascii="Tahoma" w:hAnsi="Tahoma" w:cs="Tahoma"/>
          <w:b/>
          <w:bCs/>
          <w:sz w:val="18"/>
          <w:szCs w:val="18"/>
        </w:rPr>
        <w:t>NÃO-</w:t>
      </w:r>
      <w:r w:rsidRPr="00F077FD">
        <w:rPr>
          <w:rFonts w:ascii="Tahoma" w:hAnsi="Tahoma" w:cs="Tahoma"/>
          <w:b/>
          <w:bCs/>
          <w:sz w:val="18"/>
          <w:szCs w:val="18"/>
        </w:rPr>
        <w:t>TÉCNICOS</w:t>
      </w:r>
      <w:r w:rsidR="00E96AFB">
        <w:rPr>
          <w:rFonts w:ascii="Tahoma" w:hAnsi="Tahoma" w:cs="Tahoma"/>
          <w:b/>
          <w:bCs/>
          <w:sz w:val="18"/>
          <w:szCs w:val="18"/>
        </w:rPr>
        <w:t xml:space="preserve"> DE TI</w:t>
      </w:r>
      <w:r w:rsidRPr="00F077FD">
        <w:rPr>
          <w:rFonts w:ascii="Tahoma" w:hAnsi="Tahoma" w:cs="Tahoma"/>
          <w:b/>
          <w:bCs/>
          <w:sz w:val="18"/>
          <w:szCs w:val="18"/>
        </w:rPr>
        <w:t>:</w:t>
      </w:r>
    </w:p>
    <w:p w14:paraId="7A36AB0F" w14:textId="77777777" w:rsidR="0089680C" w:rsidRPr="00AF6328" w:rsidRDefault="0089680C" w:rsidP="0089680C">
      <w:pPr>
        <w:pStyle w:val="TextoPargrafo"/>
        <w:tabs>
          <w:tab w:val="left" w:pos="0"/>
        </w:tabs>
        <w:spacing w:before="0" w:line="360" w:lineRule="auto"/>
        <w:ind w:right="-1" w:firstLine="0"/>
        <w:rPr>
          <w:rFonts w:ascii="Tahoma" w:hAnsi="Tahoma" w:cs="Tahoma"/>
          <w:color w:val="FF0000"/>
          <w:sz w:val="18"/>
          <w:szCs w:val="18"/>
        </w:rPr>
      </w:pPr>
      <w:r w:rsidRPr="00AF6328">
        <w:rPr>
          <w:rFonts w:ascii="Tahoma" w:hAnsi="Tahoma" w:cs="Tahoma"/>
          <w:color w:val="FF0000"/>
          <w:sz w:val="18"/>
          <w:szCs w:val="18"/>
        </w:rPr>
        <w:tab/>
      </w:r>
      <w:r w:rsidRPr="00AF6328">
        <w:rPr>
          <w:rFonts w:ascii="Tahoma" w:hAnsi="Tahoma" w:cs="Tahoma"/>
          <w:color w:val="FF0000"/>
          <w:sz w:val="18"/>
          <w:szCs w:val="18"/>
          <w:highlight w:val="lightGray"/>
        </w:rPr>
        <w:t>XXXX</w:t>
      </w:r>
    </w:p>
    <w:p w14:paraId="5876DC9D" w14:textId="77777777" w:rsidR="00E65AFE" w:rsidRDefault="00E65AFE" w:rsidP="00E65AFE">
      <w:pPr>
        <w:pStyle w:val="TextoPargrafo"/>
        <w:tabs>
          <w:tab w:val="left" w:pos="709"/>
        </w:tabs>
        <w:spacing w:before="0" w:line="360" w:lineRule="auto"/>
        <w:ind w:right="-1" w:firstLine="0"/>
        <w:rPr>
          <w:rFonts w:ascii="Tahoma" w:hAnsi="Tahoma" w:cs="Tahoma"/>
          <w:color w:val="FF0000"/>
          <w:sz w:val="18"/>
          <w:szCs w:val="18"/>
          <w:highlight w:val="yellow"/>
          <w:shd w:val="clear" w:color="auto" w:fill="FFFFFF"/>
        </w:rPr>
      </w:pPr>
    </w:p>
    <w:p w14:paraId="1002A3E4" w14:textId="0D87546F" w:rsidR="0050373B" w:rsidRPr="00C44BC3" w:rsidRDefault="0050373B" w:rsidP="0050373B">
      <w:pPr>
        <w:tabs>
          <w:tab w:val="left" w:pos="709"/>
        </w:tabs>
        <w:spacing w:after="120" w:line="360" w:lineRule="auto"/>
        <w:ind w:right="-1"/>
        <w:jc w:val="both"/>
        <w:rPr>
          <w:rFonts w:ascii="Tahoma" w:hAnsi="Tahoma" w:cs="Tahoma"/>
          <w:b/>
          <w:bCs/>
          <w:snapToGrid w:val="0"/>
          <w:kern w:val="20"/>
          <w:sz w:val="18"/>
          <w:szCs w:val="18"/>
        </w:rPr>
      </w:pPr>
      <w:bookmarkStart w:id="80" w:name="_Hlk208328224"/>
      <w:r>
        <w:rPr>
          <w:rFonts w:ascii="Tahoma" w:hAnsi="Tahoma" w:cs="Tahoma"/>
          <w:b/>
          <w:bCs/>
          <w:snapToGrid w:val="0"/>
          <w:kern w:val="20"/>
          <w:sz w:val="18"/>
          <w:szCs w:val="18"/>
        </w:rPr>
        <w:t>3</w:t>
      </w:r>
      <w:r w:rsidRPr="00C44BC3">
        <w:rPr>
          <w:rFonts w:ascii="Tahoma" w:hAnsi="Tahoma" w:cs="Tahoma"/>
          <w:b/>
          <w:bCs/>
          <w:snapToGrid w:val="0"/>
          <w:kern w:val="20"/>
          <w:sz w:val="18"/>
          <w:szCs w:val="18"/>
        </w:rPr>
        <w:t>.</w:t>
      </w:r>
      <w:r w:rsidRPr="0050373B">
        <w:rPr>
          <w:rFonts w:ascii="Tahoma" w:hAnsi="Tahoma" w:cs="Tahoma"/>
          <w:b/>
          <w:bCs/>
          <w:snapToGrid w:val="0"/>
          <w:color w:val="FF0000"/>
          <w:kern w:val="20"/>
          <w:sz w:val="18"/>
          <w:szCs w:val="18"/>
          <w:highlight w:val="lightGray"/>
        </w:rPr>
        <w:t>Y</w:t>
      </w:r>
      <w:r w:rsidRPr="0050373B">
        <w:rPr>
          <w:rFonts w:ascii="Tahoma" w:hAnsi="Tahoma" w:cs="Tahoma"/>
          <w:b/>
          <w:bCs/>
          <w:snapToGrid w:val="0"/>
          <w:kern w:val="20"/>
          <w:sz w:val="18"/>
          <w:szCs w:val="18"/>
        </w:rPr>
        <w:t>.</w:t>
      </w:r>
      <w:r w:rsidRPr="00C44BC3">
        <w:rPr>
          <w:rFonts w:ascii="Tahoma" w:hAnsi="Tahoma" w:cs="Tahoma"/>
          <w:b/>
          <w:bCs/>
          <w:snapToGrid w:val="0"/>
          <w:kern w:val="20"/>
          <w:sz w:val="18"/>
          <w:szCs w:val="18"/>
        </w:rPr>
        <w:tab/>
        <w:t>DAS DESPESAS NECESSÁRIAS PARA EXECUÇÃO DO OBJETO</w:t>
      </w:r>
    </w:p>
    <w:bookmarkEnd w:id="80"/>
    <w:p w14:paraId="50562078" w14:textId="77777777" w:rsidR="0050373B" w:rsidRPr="00535042" w:rsidRDefault="0050373B" w:rsidP="0050373B">
      <w:pPr>
        <w:pStyle w:val="TextoPargrafo"/>
        <w:tabs>
          <w:tab w:val="left" w:pos="709"/>
        </w:tabs>
        <w:spacing w:before="0" w:line="360" w:lineRule="auto"/>
        <w:ind w:right="-1" w:firstLine="0"/>
        <w:rPr>
          <w:rFonts w:ascii="Tahoma" w:hAnsi="Tahoma" w:cs="Tahoma"/>
          <w:color w:val="FF0000"/>
          <w:sz w:val="18"/>
          <w:szCs w:val="18"/>
          <w:highlight w:val="yellow"/>
          <w:shd w:val="clear" w:color="auto" w:fill="FFFFFF"/>
        </w:rPr>
      </w:pPr>
      <w:r>
        <w:rPr>
          <w:rFonts w:ascii="Tahoma" w:hAnsi="Tahoma" w:cs="Tahoma"/>
          <w:color w:val="FF0000"/>
          <w:sz w:val="18"/>
          <w:szCs w:val="18"/>
          <w:highlight w:val="yellow"/>
          <w:shd w:val="clear" w:color="auto" w:fill="FFFFFF"/>
        </w:rPr>
        <w:t>(</w:t>
      </w:r>
      <w:r w:rsidRPr="00535042">
        <w:rPr>
          <w:rFonts w:ascii="Tahoma" w:hAnsi="Tahoma" w:cs="Tahoma"/>
          <w:color w:val="FF0000"/>
          <w:sz w:val="18"/>
          <w:szCs w:val="18"/>
          <w:highlight w:val="yellow"/>
          <w:shd w:val="clear" w:color="auto" w:fill="FFFFFF"/>
        </w:rPr>
        <w:t xml:space="preserve">SE SERVIÇO COM PREVISÃO DE </w:t>
      </w:r>
      <w:r>
        <w:rPr>
          <w:rFonts w:ascii="Tahoma" w:hAnsi="Tahoma" w:cs="Tahoma"/>
          <w:color w:val="FF0000"/>
          <w:sz w:val="18"/>
          <w:szCs w:val="18"/>
          <w:highlight w:val="yellow"/>
          <w:shd w:val="clear" w:color="auto" w:fill="FFFFFF"/>
        </w:rPr>
        <w:t>DESPESAS PAGAS PELA CONTRATADA)</w:t>
      </w:r>
    </w:p>
    <w:p w14:paraId="13286FBE" w14:textId="3A9970E6" w:rsidR="0050373B" w:rsidRDefault="0050373B" w:rsidP="0050373B">
      <w:pPr>
        <w:pStyle w:val="TextoPargrafo"/>
        <w:tabs>
          <w:tab w:val="left" w:pos="709"/>
        </w:tabs>
        <w:spacing w:before="0" w:line="360" w:lineRule="auto"/>
        <w:ind w:left="709" w:right="-1" w:hanging="709"/>
        <w:rPr>
          <w:rFonts w:ascii="Tahoma" w:hAnsi="Tahoma" w:cs="Tahoma"/>
          <w:sz w:val="18"/>
          <w:szCs w:val="18"/>
          <w:shd w:val="clear" w:color="auto" w:fill="FFFFFF"/>
        </w:rPr>
      </w:pPr>
      <w:r>
        <w:rPr>
          <w:rFonts w:ascii="Tahoma" w:hAnsi="Tahoma" w:cs="Tahoma"/>
          <w:sz w:val="18"/>
          <w:szCs w:val="18"/>
          <w:shd w:val="clear" w:color="auto" w:fill="FFFFFF"/>
        </w:rPr>
        <w:lastRenderedPageBreak/>
        <w:t>3</w:t>
      </w:r>
      <w:r w:rsidRPr="00C44BC3">
        <w:rPr>
          <w:rFonts w:ascii="Tahoma" w:hAnsi="Tahoma" w:cs="Tahoma"/>
          <w:sz w:val="18"/>
          <w:szCs w:val="18"/>
          <w:shd w:val="clear" w:color="auto" w:fill="FFFFFF"/>
        </w:rPr>
        <w:t>.</w:t>
      </w:r>
      <w:r w:rsidRPr="0050373B">
        <w:rPr>
          <w:rFonts w:ascii="Tahoma" w:hAnsi="Tahoma" w:cs="Tahoma"/>
          <w:color w:val="FF0000"/>
          <w:sz w:val="18"/>
          <w:szCs w:val="18"/>
          <w:highlight w:val="lightGray"/>
          <w:shd w:val="clear" w:color="auto" w:fill="FFFFFF"/>
        </w:rPr>
        <w:t>Y</w:t>
      </w:r>
      <w:r w:rsidRPr="00C44BC3">
        <w:rPr>
          <w:rFonts w:ascii="Tahoma" w:hAnsi="Tahoma" w:cs="Tahoma"/>
          <w:sz w:val="18"/>
          <w:szCs w:val="18"/>
          <w:shd w:val="clear" w:color="auto" w:fill="FFFFFF"/>
        </w:rPr>
        <w:t>.1.</w:t>
      </w:r>
      <w:r w:rsidRPr="00C44BC3">
        <w:rPr>
          <w:rFonts w:ascii="Tahoma" w:hAnsi="Tahoma" w:cs="Tahoma"/>
          <w:sz w:val="18"/>
          <w:szCs w:val="18"/>
          <w:shd w:val="clear" w:color="auto" w:fill="FFFFFF"/>
        </w:rPr>
        <w:tab/>
      </w:r>
      <w:r w:rsidR="006C2B64">
        <w:rPr>
          <w:rFonts w:ascii="Tahoma" w:hAnsi="Tahoma" w:cs="Tahoma"/>
          <w:color w:val="000000"/>
          <w:sz w:val="18"/>
          <w:szCs w:val="18"/>
          <w:shd w:val="clear" w:color="auto" w:fill="FFFFFF"/>
        </w:rPr>
        <w:t xml:space="preserve">As despesas relativas aos serviços abaixo, que devem ser pagas pela Contratada, serão </w:t>
      </w:r>
      <w:r w:rsidR="006C2B64" w:rsidRPr="004D1AEE">
        <w:rPr>
          <w:rFonts w:ascii="Tahoma" w:hAnsi="Tahoma" w:cs="Tahoma"/>
          <w:sz w:val="18"/>
          <w:szCs w:val="18"/>
        </w:rPr>
        <w:t>pag</w:t>
      </w:r>
      <w:r w:rsidR="006C2B64">
        <w:rPr>
          <w:rFonts w:ascii="Tahoma" w:hAnsi="Tahoma" w:cs="Tahoma"/>
          <w:sz w:val="18"/>
          <w:szCs w:val="18"/>
        </w:rPr>
        <w:t>a</w:t>
      </w:r>
      <w:r w:rsidR="006C2B64" w:rsidRPr="004D1AEE">
        <w:rPr>
          <w:rFonts w:ascii="Tahoma" w:hAnsi="Tahoma" w:cs="Tahoma"/>
          <w:sz w:val="18"/>
          <w:szCs w:val="18"/>
        </w:rPr>
        <w:t xml:space="preserve">s </w:t>
      </w:r>
      <w:r w:rsidR="006C2B64">
        <w:rPr>
          <w:rFonts w:ascii="Tahoma" w:hAnsi="Tahoma" w:cs="Tahoma"/>
          <w:sz w:val="18"/>
          <w:szCs w:val="18"/>
        </w:rPr>
        <w:t xml:space="preserve">pela Finep </w:t>
      </w:r>
      <w:r w:rsidR="006C2B64" w:rsidRPr="004D1AEE">
        <w:rPr>
          <w:rFonts w:ascii="Tahoma" w:hAnsi="Tahoma" w:cs="Tahoma"/>
          <w:sz w:val="18"/>
          <w:szCs w:val="18"/>
        </w:rPr>
        <w:t xml:space="preserve">mediante prestação de contas e emissão de nota fiscal, emitida pela </w:t>
      </w:r>
      <w:r w:rsidR="006C2B64">
        <w:rPr>
          <w:rFonts w:ascii="Tahoma" w:hAnsi="Tahoma" w:cs="Tahoma"/>
          <w:sz w:val="18"/>
          <w:szCs w:val="18"/>
        </w:rPr>
        <w:t>C</w:t>
      </w:r>
      <w:r w:rsidR="006C2B64" w:rsidRPr="004D1AEE">
        <w:rPr>
          <w:rFonts w:ascii="Tahoma" w:hAnsi="Tahoma" w:cs="Tahoma"/>
          <w:sz w:val="18"/>
          <w:szCs w:val="18"/>
        </w:rPr>
        <w:t>ontratada, incidindo retenções tributárias conforme legislação</w:t>
      </w:r>
      <w:r w:rsidR="006C2B64">
        <w:rPr>
          <w:rFonts w:ascii="Tahoma" w:hAnsi="Tahoma" w:cs="Tahoma"/>
          <w:sz w:val="18"/>
          <w:szCs w:val="18"/>
        </w:rPr>
        <w:t xml:space="preserve"> aplicável</w:t>
      </w:r>
      <w:r>
        <w:rPr>
          <w:rFonts w:ascii="Tahoma" w:hAnsi="Tahoma" w:cs="Tahoma"/>
          <w:sz w:val="18"/>
          <w:szCs w:val="18"/>
          <w:shd w:val="clear" w:color="auto" w:fill="FFFFFF"/>
        </w:rPr>
        <w:t xml:space="preserve">. </w:t>
      </w:r>
      <w:r w:rsidRPr="00474438">
        <w:rPr>
          <w:rFonts w:ascii="Tahoma" w:hAnsi="Tahoma" w:cs="Tahoma"/>
          <w:color w:val="FF0000"/>
          <w:sz w:val="18"/>
          <w:szCs w:val="18"/>
          <w:shd w:val="clear" w:color="auto" w:fill="FFFFFF"/>
        </w:rPr>
        <w:t>OU</w:t>
      </w:r>
      <w:r>
        <w:rPr>
          <w:rFonts w:ascii="Tahoma" w:hAnsi="Tahoma" w:cs="Tahoma"/>
          <w:sz w:val="18"/>
          <w:szCs w:val="18"/>
          <w:shd w:val="clear" w:color="auto" w:fill="FFFFFF"/>
        </w:rPr>
        <w:t xml:space="preserve"> A</w:t>
      </w:r>
      <w:r w:rsidR="006C2B64" w:rsidRPr="006C2B64">
        <w:rPr>
          <w:rFonts w:ascii="Tahoma" w:hAnsi="Tahoma" w:cs="Tahoma"/>
          <w:color w:val="000000"/>
          <w:sz w:val="18"/>
          <w:szCs w:val="18"/>
          <w:shd w:val="clear" w:color="auto" w:fill="FFFFFF"/>
        </w:rPr>
        <w:t xml:space="preserve"> </w:t>
      </w:r>
      <w:r w:rsidR="006C2B64">
        <w:rPr>
          <w:rFonts w:ascii="Tahoma" w:hAnsi="Tahoma" w:cs="Tahoma"/>
          <w:color w:val="000000"/>
          <w:sz w:val="18"/>
          <w:szCs w:val="18"/>
          <w:shd w:val="clear" w:color="auto" w:fill="FFFFFF"/>
        </w:rPr>
        <w:t xml:space="preserve">despesas relativas aos serviços abaixo, que devem ser pagas pela Contratada, </w:t>
      </w:r>
      <w:r>
        <w:rPr>
          <w:rFonts w:ascii="Tahoma" w:hAnsi="Tahoma" w:cs="Tahoma"/>
          <w:sz w:val="18"/>
          <w:szCs w:val="18"/>
          <w:shd w:val="clear" w:color="auto" w:fill="FFFFFF"/>
        </w:rPr>
        <w:t>serão reembolsadas pela Finep a partir de comprovação da Contratada.</w:t>
      </w:r>
    </w:p>
    <w:p w14:paraId="11537ED4" w14:textId="77777777" w:rsidR="0050373B" w:rsidRDefault="0050373B" w:rsidP="0050373B">
      <w:pPr>
        <w:pStyle w:val="TextoPargrafo"/>
        <w:spacing w:before="0" w:line="360" w:lineRule="auto"/>
        <w:ind w:left="709" w:right="-1" w:hanging="709"/>
        <w:rPr>
          <w:rFonts w:ascii="Tahoma" w:hAnsi="Tahoma" w:cs="Tahoma"/>
          <w:sz w:val="18"/>
          <w:szCs w:val="18"/>
        </w:rPr>
      </w:pPr>
      <w:r>
        <w:rPr>
          <w:rFonts w:ascii="Tahoma" w:hAnsi="Tahoma" w:cs="Tahoma"/>
          <w:sz w:val="18"/>
          <w:szCs w:val="18"/>
        </w:rPr>
        <w:t>a.</w:t>
      </w:r>
      <w:r>
        <w:rPr>
          <w:rFonts w:ascii="Tahoma" w:hAnsi="Tahoma" w:cs="Tahoma"/>
          <w:sz w:val="18"/>
          <w:szCs w:val="18"/>
        </w:rPr>
        <w:tab/>
      </w:r>
      <w:r w:rsidRPr="005E25C8">
        <w:rPr>
          <w:rFonts w:ascii="Tahoma" w:hAnsi="Tahoma" w:cs="Tahoma"/>
          <w:color w:val="FF0000"/>
          <w:sz w:val="18"/>
          <w:szCs w:val="18"/>
          <w:highlight w:val="lightGray"/>
        </w:rPr>
        <w:t>A</w:t>
      </w:r>
    </w:p>
    <w:p w14:paraId="4B354456" w14:textId="77777777" w:rsidR="0050373B" w:rsidRDefault="0050373B" w:rsidP="0050373B">
      <w:pPr>
        <w:pStyle w:val="TextoPargrafo"/>
        <w:spacing w:before="0" w:line="360" w:lineRule="auto"/>
        <w:ind w:left="709" w:right="-1" w:hanging="709"/>
        <w:rPr>
          <w:rFonts w:ascii="Tahoma" w:hAnsi="Tahoma" w:cs="Tahoma"/>
          <w:color w:val="FF0000"/>
          <w:sz w:val="18"/>
          <w:szCs w:val="18"/>
        </w:rPr>
      </w:pPr>
      <w:r>
        <w:rPr>
          <w:rFonts w:ascii="Tahoma" w:hAnsi="Tahoma" w:cs="Tahoma"/>
          <w:sz w:val="18"/>
          <w:szCs w:val="18"/>
        </w:rPr>
        <w:t>b.</w:t>
      </w:r>
      <w:r>
        <w:rPr>
          <w:rFonts w:ascii="Tahoma" w:hAnsi="Tahoma" w:cs="Tahoma"/>
          <w:sz w:val="18"/>
          <w:szCs w:val="18"/>
        </w:rPr>
        <w:tab/>
      </w:r>
      <w:r w:rsidRPr="005E25C8">
        <w:rPr>
          <w:rFonts w:ascii="Tahoma" w:hAnsi="Tahoma" w:cs="Tahoma"/>
          <w:color w:val="FF0000"/>
          <w:sz w:val="18"/>
          <w:szCs w:val="18"/>
          <w:highlight w:val="lightGray"/>
        </w:rPr>
        <w:t>B</w:t>
      </w:r>
    </w:p>
    <w:p w14:paraId="350487C5" w14:textId="77777777" w:rsidR="00A11083" w:rsidRPr="00D81E8C" w:rsidRDefault="00A11083" w:rsidP="0024432C">
      <w:pPr>
        <w:pStyle w:val="TextoPargrafo"/>
        <w:tabs>
          <w:tab w:val="left" w:pos="709"/>
        </w:tabs>
        <w:spacing w:before="0" w:line="360" w:lineRule="auto"/>
        <w:ind w:left="709" w:right="-1" w:hanging="709"/>
        <w:rPr>
          <w:rFonts w:ascii="Tahoma" w:hAnsi="Tahoma" w:cs="Tahoma"/>
          <w:b/>
          <w:sz w:val="18"/>
          <w:szCs w:val="18"/>
        </w:rPr>
      </w:pPr>
    </w:p>
    <w:p w14:paraId="09D9731A" w14:textId="1272EDB7" w:rsidR="00A11083" w:rsidRPr="00D81E8C" w:rsidRDefault="001600BB" w:rsidP="0024432C">
      <w:pPr>
        <w:pStyle w:val="TextoPargrafo"/>
        <w:numPr>
          <w:ilvl w:val="0"/>
          <w:numId w:val="18"/>
        </w:numPr>
        <w:tabs>
          <w:tab w:val="left" w:pos="709"/>
        </w:tabs>
        <w:spacing w:before="0" w:line="360" w:lineRule="auto"/>
        <w:ind w:left="709" w:right="-1" w:hanging="709"/>
        <w:rPr>
          <w:rFonts w:ascii="Tahoma" w:hAnsi="Tahoma" w:cs="Tahoma"/>
          <w:sz w:val="18"/>
          <w:szCs w:val="18"/>
        </w:rPr>
      </w:pPr>
      <w:r w:rsidRPr="00D81E8C">
        <w:rPr>
          <w:rFonts w:ascii="Tahoma" w:hAnsi="Tahoma" w:cs="Tahoma"/>
          <w:b/>
          <w:sz w:val="18"/>
          <w:szCs w:val="18"/>
        </w:rPr>
        <w:t>D</w:t>
      </w:r>
      <w:r w:rsidR="00A11083" w:rsidRPr="00D81E8C">
        <w:rPr>
          <w:rFonts w:ascii="Tahoma" w:hAnsi="Tahoma" w:cs="Tahoma"/>
          <w:b/>
          <w:sz w:val="18"/>
          <w:szCs w:val="18"/>
        </w:rPr>
        <w:t>OS PRODUTOS</w:t>
      </w:r>
      <w:r w:rsidR="00F215DC">
        <w:rPr>
          <w:rFonts w:ascii="Tahoma" w:hAnsi="Tahoma" w:cs="Tahoma"/>
          <w:b/>
          <w:sz w:val="18"/>
          <w:szCs w:val="18"/>
        </w:rPr>
        <w:t xml:space="preserve"> CONTRATADOS</w:t>
      </w:r>
      <w:r w:rsidR="00A11083" w:rsidRPr="00D81E8C">
        <w:rPr>
          <w:rFonts w:ascii="Tahoma" w:hAnsi="Tahoma" w:cs="Tahoma"/>
          <w:b/>
          <w:sz w:val="18"/>
          <w:szCs w:val="18"/>
        </w:rPr>
        <w:t xml:space="preserve"> E PRAZOS DE ENTREGA </w:t>
      </w:r>
      <w:r w:rsidR="00921A5F" w:rsidRPr="002349BF">
        <w:rPr>
          <w:rFonts w:ascii="Tahoma" w:hAnsi="Tahoma" w:cs="Tahoma"/>
          <w:b/>
          <w:color w:val="FF0000"/>
          <w:sz w:val="18"/>
          <w:szCs w:val="18"/>
          <w:highlight w:val="yellow"/>
        </w:rPr>
        <w:t>(</w:t>
      </w:r>
      <w:r w:rsidR="00F84B48">
        <w:rPr>
          <w:rFonts w:ascii="Tahoma" w:hAnsi="Tahoma" w:cs="Tahoma"/>
          <w:b/>
          <w:color w:val="FF0000"/>
          <w:sz w:val="18"/>
          <w:szCs w:val="18"/>
          <w:highlight w:val="yellow"/>
        </w:rPr>
        <w:t xml:space="preserve">EXCLUIR </w:t>
      </w:r>
      <w:r w:rsidR="00921A5F" w:rsidRPr="002349BF">
        <w:rPr>
          <w:rFonts w:ascii="Tahoma" w:hAnsi="Tahoma" w:cs="Tahoma"/>
          <w:b/>
          <w:color w:val="FF0000"/>
          <w:sz w:val="18"/>
          <w:szCs w:val="18"/>
          <w:highlight w:val="yellow"/>
        </w:rPr>
        <w:t>SE</w:t>
      </w:r>
      <w:r w:rsidR="00F84B48">
        <w:rPr>
          <w:rFonts w:ascii="Tahoma" w:hAnsi="Tahoma" w:cs="Tahoma"/>
          <w:b/>
          <w:color w:val="FF0000"/>
          <w:sz w:val="18"/>
          <w:szCs w:val="18"/>
          <w:highlight w:val="yellow"/>
        </w:rPr>
        <w:t xml:space="preserve"> NÃO</w:t>
      </w:r>
      <w:r w:rsidR="00921A5F" w:rsidRPr="002349BF">
        <w:rPr>
          <w:rFonts w:ascii="Tahoma" w:hAnsi="Tahoma" w:cs="Tahoma"/>
          <w:b/>
          <w:color w:val="FF0000"/>
          <w:sz w:val="18"/>
          <w:szCs w:val="18"/>
          <w:highlight w:val="yellow"/>
        </w:rPr>
        <w:t xml:space="preserve"> FOR O CASO)</w:t>
      </w:r>
    </w:p>
    <w:p w14:paraId="1B1D13B0" w14:textId="48924AF6" w:rsidR="002349BF" w:rsidRPr="002349BF" w:rsidRDefault="002349BF" w:rsidP="002349BF">
      <w:pPr>
        <w:pStyle w:val="TextoPargrafo"/>
        <w:numPr>
          <w:ilvl w:val="1"/>
          <w:numId w:val="18"/>
        </w:numPr>
        <w:tabs>
          <w:tab w:val="left" w:pos="709"/>
          <w:tab w:val="left" w:pos="2268"/>
        </w:tabs>
        <w:spacing w:before="0" w:line="360" w:lineRule="auto"/>
        <w:ind w:left="709" w:right="-1" w:hanging="709"/>
        <w:rPr>
          <w:rFonts w:ascii="Tahoma" w:hAnsi="Tahoma" w:cs="Tahoma"/>
          <w:bCs/>
          <w:color w:val="FF0000"/>
          <w:sz w:val="18"/>
          <w:szCs w:val="18"/>
        </w:rPr>
      </w:pPr>
      <w:del w:id="81" w:author="Guido Tande Crespo Zeba" w:date="2026-02-10T14:30:00Z">
        <w:r w:rsidRPr="002349BF" w:rsidDel="00FC1123">
          <w:rPr>
            <w:rFonts w:ascii="Tahoma" w:hAnsi="Tahoma" w:cs="Tahoma"/>
            <w:color w:val="FF0000"/>
            <w:sz w:val="18"/>
            <w:szCs w:val="18"/>
            <w:highlight w:val="lightGray"/>
          </w:rPr>
          <w:delText>X</w:delText>
        </w:r>
      </w:del>
      <w:proofErr w:type="gramStart"/>
      <w:ins w:id="82" w:author="Guido Tande Crespo Zeba" w:date="2026-02-10T14:30:00Z">
        <w:r w:rsidR="00FC1123" w:rsidRPr="00FC1123">
          <w:rPr>
            <w:rFonts w:ascii="Tahoma" w:hAnsi="Tahoma" w:cs="Tahoma"/>
            <w:color w:val="FF0000"/>
            <w:sz w:val="18"/>
            <w:szCs w:val="18"/>
          </w:rPr>
          <w:t xml:space="preserve">{{ </w:t>
        </w:r>
        <w:proofErr w:type="spellStart"/>
        <w:r w:rsidR="00FC1123" w:rsidRPr="00FC1123">
          <w:rPr>
            <w:rFonts w:ascii="Tahoma" w:hAnsi="Tahoma" w:cs="Tahoma"/>
            <w:color w:val="FF0000"/>
            <w:sz w:val="18"/>
            <w:szCs w:val="18"/>
          </w:rPr>
          <w:t>local</w:t>
        </w:r>
        <w:proofErr w:type="gramEnd"/>
        <w:r w:rsidR="00FC1123" w:rsidRPr="00FC1123">
          <w:rPr>
            <w:rFonts w:ascii="Tahoma" w:hAnsi="Tahoma" w:cs="Tahoma"/>
            <w:color w:val="FF0000"/>
            <w:sz w:val="18"/>
            <w:szCs w:val="18"/>
          </w:rPr>
          <w:t>_prazo_entrega</w:t>
        </w:r>
        <w:proofErr w:type="spellEnd"/>
        <w:r w:rsidR="00FC1123" w:rsidRPr="00FC1123">
          <w:rPr>
            <w:rFonts w:ascii="Tahoma" w:hAnsi="Tahoma" w:cs="Tahoma"/>
            <w:color w:val="FF0000"/>
            <w:sz w:val="18"/>
            <w:szCs w:val="18"/>
          </w:rPr>
          <w:t xml:space="preserve"> }}</w:t>
        </w:r>
        <w:r w:rsidR="00FC1123" w:rsidRPr="00FC1123" w:rsidDel="00FC1123">
          <w:rPr>
            <w:rFonts w:ascii="Tahoma" w:hAnsi="Tahoma" w:cs="Tahoma"/>
            <w:color w:val="FF0000"/>
            <w:sz w:val="18"/>
            <w:szCs w:val="18"/>
            <w:highlight w:val="lightGray"/>
          </w:rPr>
          <w:t xml:space="preserve"> </w:t>
        </w:r>
      </w:ins>
      <w:del w:id="83" w:author="Guido Tande Crespo Zeba" w:date="2026-02-10T14:30:00Z">
        <w:r w:rsidRPr="002349BF" w:rsidDel="00FC1123">
          <w:rPr>
            <w:rFonts w:ascii="Tahoma" w:hAnsi="Tahoma" w:cs="Tahoma"/>
            <w:color w:val="FF0000"/>
            <w:sz w:val="18"/>
            <w:szCs w:val="18"/>
            <w:highlight w:val="lightGray"/>
          </w:rPr>
          <w:delText>XXX</w:delText>
        </w:r>
      </w:del>
    </w:p>
    <w:p w14:paraId="11927E02" w14:textId="77777777" w:rsidR="00B264EF" w:rsidRPr="00D81E8C" w:rsidRDefault="00B264EF" w:rsidP="0024432C">
      <w:pPr>
        <w:pStyle w:val="TextoPargrafo"/>
        <w:tabs>
          <w:tab w:val="left" w:pos="709"/>
        </w:tabs>
        <w:spacing w:before="0" w:line="360" w:lineRule="auto"/>
        <w:ind w:left="709" w:right="-1" w:hanging="709"/>
        <w:rPr>
          <w:rFonts w:ascii="Tahoma" w:hAnsi="Tahoma" w:cs="Tahoma"/>
          <w:sz w:val="18"/>
          <w:szCs w:val="18"/>
        </w:rPr>
      </w:pPr>
    </w:p>
    <w:p w14:paraId="3BF8D2CA" w14:textId="01ECA516" w:rsidR="001600BB" w:rsidRPr="00D81E8C" w:rsidRDefault="00170F0C" w:rsidP="0024432C">
      <w:pPr>
        <w:pStyle w:val="TextoPargrafo"/>
        <w:numPr>
          <w:ilvl w:val="0"/>
          <w:numId w:val="18"/>
        </w:numPr>
        <w:tabs>
          <w:tab w:val="left" w:pos="709"/>
        </w:tabs>
        <w:spacing w:before="0" w:line="360" w:lineRule="auto"/>
        <w:ind w:left="709" w:right="-1" w:hanging="709"/>
        <w:rPr>
          <w:rFonts w:ascii="Tahoma" w:hAnsi="Tahoma" w:cs="Tahoma"/>
          <w:b/>
          <w:sz w:val="18"/>
          <w:szCs w:val="18"/>
        </w:rPr>
      </w:pPr>
      <w:r w:rsidRPr="00D81E8C">
        <w:rPr>
          <w:rFonts w:ascii="Tahoma" w:hAnsi="Tahoma" w:cs="Tahoma"/>
          <w:b/>
          <w:sz w:val="18"/>
          <w:szCs w:val="18"/>
        </w:rPr>
        <w:t xml:space="preserve">DOS MATERIAIS </w:t>
      </w:r>
      <w:r w:rsidR="00F54723" w:rsidRPr="00F54723">
        <w:rPr>
          <w:rFonts w:ascii="Tahoma" w:hAnsi="Tahoma" w:cs="Tahoma"/>
          <w:b/>
          <w:color w:val="FF0000"/>
          <w:sz w:val="18"/>
          <w:szCs w:val="18"/>
        </w:rPr>
        <w:t xml:space="preserve">E/OU </w:t>
      </w:r>
      <w:r w:rsidR="00F54723">
        <w:rPr>
          <w:rFonts w:ascii="Tahoma" w:hAnsi="Tahoma" w:cs="Tahoma"/>
          <w:b/>
          <w:sz w:val="18"/>
          <w:szCs w:val="18"/>
        </w:rPr>
        <w:t xml:space="preserve">EQUIPAMENTOS </w:t>
      </w:r>
      <w:r w:rsidRPr="00D81E8C">
        <w:rPr>
          <w:rFonts w:ascii="Tahoma" w:hAnsi="Tahoma" w:cs="Tahoma"/>
          <w:b/>
          <w:sz w:val="18"/>
          <w:szCs w:val="18"/>
        </w:rPr>
        <w:t>A SEREM DISPONIBILIZADOS</w:t>
      </w:r>
      <w:r w:rsidR="00C461BB">
        <w:rPr>
          <w:rFonts w:ascii="Tahoma" w:hAnsi="Tahoma" w:cs="Tahoma"/>
          <w:b/>
          <w:sz w:val="18"/>
          <w:szCs w:val="18"/>
        </w:rPr>
        <w:t xml:space="preserve"> </w:t>
      </w:r>
      <w:r w:rsidR="00C461BB" w:rsidRPr="002349BF">
        <w:rPr>
          <w:rFonts w:ascii="Tahoma" w:hAnsi="Tahoma" w:cs="Tahoma"/>
          <w:b/>
          <w:color w:val="FF0000"/>
          <w:sz w:val="18"/>
          <w:szCs w:val="18"/>
          <w:highlight w:val="yellow"/>
        </w:rPr>
        <w:t>(</w:t>
      </w:r>
      <w:r w:rsidR="00F84B48">
        <w:rPr>
          <w:rFonts w:ascii="Tahoma" w:hAnsi="Tahoma" w:cs="Tahoma"/>
          <w:b/>
          <w:color w:val="FF0000"/>
          <w:sz w:val="18"/>
          <w:szCs w:val="18"/>
          <w:highlight w:val="yellow"/>
        </w:rPr>
        <w:t xml:space="preserve">EXCLUIR </w:t>
      </w:r>
      <w:r w:rsidR="00C461BB" w:rsidRPr="002349BF">
        <w:rPr>
          <w:rFonts w:ascii="Tahoma" w:hAnsi="Tahoma" w:cs="Tahoma"/>
          <w:b/>
          <w:color w:val="FF0000"/>
          <w:sz w:val="18"/>
          <w:szCs w:val="18"/>
          <w:highlight w:val="yellow"/>
        </w:rPr>
        <w:t>SE</w:t>
      </w:r>
      <w:r w:rsidR="00F84B48">
        <w:rPr>
          <w:rFonts w:ascii="Tahoma" w:hAnsi="Tahoma" w:cs="Tahoma"/>
          <w:b/>
          <w:color w:val="FF0000"/>
          <w:sz w:val="18"/>
          <w:szCs w:val="18"/>
          <w:highlight w:val="yellow"/>
        </w:rPr>
        <w:t xml:space="preserve"> NÃO</w:t>
      </w:r>
      <w:r w:rsidR="00C461BB" w:rsidRPr="002349BF">
        <w:rPr>
          <w:rFonts w:ascii="Tahoma" w:hAnsi="Tahoma" w:cs="Tahoma"/>
          <w:b/>
          <w:color w:val="FF0000"/>
          <w:sz w:val="18"/>
          <w:szCs w:val="18"/>
          <w:highlight w:val="yellow"/>
        </w:rPr>
        <w:t xml:space="preserve"> FOR O CASO)</w:t>
      </w:r>
    </w:p>
    <w:p w14:paraId="2FEB50EF" w14:textId="020E29B5" w:rsidR="00BE355E" w:rsidRDefault="00BE355E" w:rsidP="0024432C">
      <w:pPr>
        <w:pStyle w:val="TextoPargrafo"/>
        <w:numPr>
          <w:ilvl w:val="1"/>
          <w:numId w:val="18"/>
        </w:numPr>
        <w:tabs>
          <w:tab w:val="left" w:pos="709"/>
        </w:tabs>
        <w:spacing w:before="0" w:line="360" w:lineRule="auto"/>
        <w:ind w:left="709" w:right="-1" w:hanging="709"/>
        <w:rPr>
          <w:rFonts w:ascii="Tahoma" w:hAnsi="Tahoma" w:cs="Tahoma"/>
          <w:sz w:val="18"/>
          <w:szCs w:val="18"/>
        </w:rPr>
      </w:pPr>
      <w:r>
        <w:rPr>
          <w:rFonts w:ascii="Tahoma" w:hAnsi="Tahoma" w:cs="Tahoma"/>
          <w:sz w:val="18"/>
          <w:szCs w:val="18"/>
        </w:rPr>
        <w:t>Para a execução dos serviços deverão ser disponibilizados os itens nos quantitativos estimados abaixo:</w:t>
      </w:r>
    </w:p>
    <w:p w14:paraId="3D88D499" w14:textId="4B031F09" w:rsidR="00BE355E" w:rsidRPr="00BE355E" w:rsidRDefault="00FC32F3" w:rsidP="0024432C">
      <w:pPr>
        <w:pStyle w:val="TextoPargrafo"/>
        <w:tabs>
          <w:tab w:val="left" w:pos="709"/>
        </w:tabs>
        <w:spacing w:before="0" w:line="360" w:lineRule="auto"/>
        <w:ind w:left="709" w:right="-1" w:hanging="709"/>
        <w:rPr>
          <w:rFonts w:ascii="Tahoma" w:hAnsi="Tahoma" w:cs="Tahoma"/>
          <w:color w:val="FF0000"/>
          <w:sz w:val="18"/>
          <w:szCs w:val="18"/>
        </w:rPr>
      </w:pPr>
      <w:r w:rsidRPr="00FC32F3">
        <w:rPr>
          <w:rFonts w:ascii="Tahoma" w:hAnsi="Tahoma" w:cs="Tahoma"/>
          <w:color w:val="FF0000"/>
          <w:sz w:val="18"/>
          <w:szCs w:val="18"/>
        </w:rPr>
        <w:tab/>
      </w:r>
      <w:r w:rsidR="00BE355E" w:rsidRPr="00BE355E">
        <w:rPr>
          <w:rFonts w:ascii="Tahoma" w:hAnsi="Tahoma" w:cs="Tahoma"/>
          <w:color w:val="FF0000"/>
          <w:sz w:val="18"/>
          <w:szCs w:val="18"/>
          <w:highlight w:val="lightGray"/>
        </w:rPr>
        <w:t>XXXX</w:t>
      </w:r>
    </w:p>
    <w:p w14:paraId="10C9D445" w14:textId="77777777" w:rsidR="00BE355E" w:rsidRDefault="00BE355E" w:rsidP="0024432C">
      <w:pPr>
        <w:pStyle w:val="TextoPargrafo"/>
        <w:numPr>
          <w:ilvl w:val="1"/>
          <w:numId w:val="18"/>
        </w:numPr>
        <w:tabs>
          <w:tab w:val="left" w:pos="709"/>
        </w:tabs>
        <w:spacing w:before="0" w:line="360" w:lineRule="auto"/>
        <w:ind w:left="709" w:right="-1" w:hanging="709"/>
        <w:rPr>
          <w:rFonts w:ascii="Tahoma" w:hAnsi="Tahoma" w:cs="Tahoma"/>
          <w:sz w:val="18"/>
          <w:szCs w:val="18"/>
        </w:rPr>
      </w:pPr>
      <w:r w:rsidRPr="00BE355E">
        <w:rPr>
          <w:rFonts w:ascii="Tahoma" w:hAnsi="Tahoma" w:cs="Tahoma"/>
          <w:sz w:val="18"/>
          <w:szCs w:val="18"/>
        </w:rPr>
        <w:t>O</w:t>
      </w:r>
      <w:r w:rsidR="00170F0C" w:rsidRPr="00BE355E">
        <w:rPr>
          <w:rFonts w:ascii="Tahoma" w:hAnsi="Tahoma" w:cs="Tahoma"/>
          <w:sz w:val="18"/>
          <w:szCs w:val="18"/>
        </w:rPr>
        <w:t xml:space="preserve"> fornecimento de todos os materiais, equipamentos, ferramentas e utensílios necessários e de suporte à perfeita execução dos serviços será de responsabilidade da Contratada, não cabendo à Finep nenhum ônus referente a manutenções, substituições ou necessidades de aumento na quantidade ou capacidade dos equipamentos, ferramentas e utensílios, que se fizerem necessários após a implantação dos serviços.</w:t>
      </w:r>
    </w:p>
    <w:p w14:paraId="23902B19" w14:textId="77777777" w:rsidR="00BE355E" w:rsidRDefault="00BE355E" w:rsidP="0024432C">
      <w:pPr>
        <w:pStyle w:val="TextoPargrafo"/>
        <w:numPr>
          <w:ilvl w:val="1"/>
          <w:numId w:val="18"/>
        </w:numPr>
        <w:tabs>
          <w:tab w:val="left" w:pos="709"/>
        </w:tabs>
        <w:spacing w:before="0" w:line="360" w:lineRule="auto"/>
        <w:ind w:left="709" w:right="-1" w:hanging="709"/>
        <w:rPr>
          <w:rFonts w:ascii="Tahoma" w:hAnsi="Tahoma" w:cs="Tahoma"/>
          <w:sz w:val="18"/>
          <w:szCs w:val="18"/>
        </w:rPr>
      </w:pPr>
      <w:r w:rsidRPr="00BE355E">
        <w:rPr>
          <w:rFonts w:ascii="Tahoma" w:hAnsi="Tahoma" w:cs="Tahoma"/>
          <w:sz w:val="18"/>
          <w:szCs w:val="18"/>
        </w:rPr>
        <w:t>A</w:t>
      </w:r>
      <w:r w:rsidR="00170F0C" w:rsidRPr="00BE355E">
        <w:rPr>
          <w:rFonts w:ascii="Tahoma" w:hAnsi="Tahoma" w:cs="Tahoma"/>
          <w:sz w:val="18"/>
          <w:szCs w:val="18"/>
        </w:rPr>
        <w:t xml:space="preserve"> Finep poderá exigir a substituição de equipamentos, ferramentas ou utensílios sempre que forem considerados inadequados.</w:t>
      </w:r>
    </w:p>
    <w:p w14:paraId="24C63C00" w14:textId="77777777" w:rsidR="00BE355E" w:rsidRDefault="00BE355E" w:rsidP="0024432C">
      <w:pPr>
        <w:pStyle w:val="TextoPargrafo"/>
        <w:numPr>
          <w:ilvl w:val="1"/>
          <w:numId w:val="18"/>
        </w:numPr>
        <w:tabs>
          <w:tab w:val="left" w:pos="709"/>
        </w:tabs>
        <w:spacing w:before="0" w:line="360" w:lineRule="auto"/>
        <w:ind w:left="709" w:right="-1" w:hanging="709"/>
        <w:rPr>
          <w:rFonts w:ascii="Tahoma" w:hAnsi="Tahoma" w:cs="Tahoma"/>
          <w:sz w:val="18"/>
          <w:szCs w:val="18"/>
        </w:rPr>
      </w:pPr>
      <w:r w:rsidRPr="00BE355E">
        <w:rPr>
          <w:rFonts w:ascii="Tahoma" w:hAnsi="Tahoma" w:cs="Tahoma"/>
          <w:sz w:val="18"/>
          <w:szCs w:val="18"/>
        </w:rPr>
        <w:t>Deve ser observada conduta adequada na utilização dos materiais, equipamentos, ferramentas e utensílios, objetivando correta higienização nos respectivos manuseios.</w:t>
      </w:r>
    </w:p>
    <w:p w14:paraId="75C36773" w14:textId="4EB61659" w:rsidR="00BE355E" w:rsidRPr="00BE355E" w:rsidRDefault="00BE355E" w:rsidP="0024432C">
      <w:pPr>
        <w:pStyle w:val="TextoPargrafo"/>
        <w:numPr>
          <w:ilvl w:val="1"/>
          <w:numId w:val="18"/>
        </w:numPr>
        <w:tabs>
          <w:tab w:val="left" w:pos="709"/>
        </w:tabs>
        <w:spacing w:before="0" w:line="360" w:lineRule="auto"/>
        <w:ind w:left="709" w:right="-1" w:hanging="709"/>
        <w:rPr>
          <w:rFonts w:ascii="Tahoma" w:hAnsi="Tahoma" w:cs="Tahoma"/>
          <w:sz w:val="18"/>
          <w:szCs w:val="18"/>
        </w:rPr>
      </w:pPr>
      <w:r>
        <w:rPr>
          <w:rFonts w:ascii="Tahoma" w:hAnsi="Tahoma" w:cs="Tahoma"/>
          <w:sz w:val="18"/>
          <w:szCs w:val="18"/>
        </w:rPr>
        <w:t>O</w:t>
      </w:r>
      <w:r w:rsidRPr="00BE355E">
        <w:rPr>
          <w:rFonts w:ascii="Tahoma" w:hAnsi="Tahoma" w:cs="Tahoma"/>
          <w:sz w:val="18"/>
          <w:szCs w:val="18"/>
        </w:rPr>
        <w:t>s materiais fornecidos para consumo e execução dos serviços deverão ser de linha institucional, isto é, de primeira qualidade e específicos para as características dos serviços a serem executados na Finep, podendo esta exigir sua substituição, sempre que os considerar inadequados</w:t>
      </w:r>
      <w:r>
        <w:rPr>
          <w:rFonts w:ascii="Tahoma" w:hAnsi="Tahoma" w:cs="Tahoma"/>
          <w:sz w:val="18"/>
          <w:szCs w:val="18"/>
        </w:rPr>
        <w:t>, não gerando qualquer despesa para a Finep</w:t>
      </w:r>
      <w:r w:rsidRPr="00BE355E">
        <w:rPr>
          <w:rFonts w:ascii="Tahoma" w:hAnsi="Tahoma" w:cs="Tahoma"/>
          <w:sz w:val="18"/>
          <w:szCs w:val="18"/>
        </w:rPr>
        <w:t>.</w:t>
      </w:r>
    </w:p>
    <w:p w14:paraId="2F608DA9" w14:textId="1D89692A" w:rsidR="00FC32F3" w:rsidRDefault="00BE355E" w:rsidP="0024432C">
      <w:pPr>
        <w:pStyle w:val="TextoPargrafo"/>
        <w:numPr>
          <w:ilvl w:val="1"/>
          <w:numId w:val="18"/>
        </w:numPr>
        <w:tabs>
          <w:tab w:val="left" w:pos="709"/>
        </w:tabs>
        <w:spacing w:before="0" w:line="360" w:lineRule="auto"/>
        <w:ind w:left="709" w:right="-1" w:hanging="709"/>
        <w:rPr>
          <w:rFonts w:ascii="Tahoma" w:hAnsi="Tahoma" w:cs="Tahoma"/>
          <w:sz w:val="18"/>
          <w:szCs w:val="18"/>
        </w:rPr>
      </w:pPr>
      <w:r>
        <w:rPr>
          <w:rFonts w:ascii="Tahoma" w:hAnsi="Tahoma" w:cs="Tahoma"/>
          <w:sz w:val="18"/>
          <w:szCs w:val="18"/>
        </w:rPr>
        <w:t xml:space="preserve">Os materiais serão fornecidos </w:t>
      </w:r>
      <w:r w:rsidRPr="00BE355E">
        <w:rPr>
          <w:rFonts w:ascii="Tahoma" w:hAnsi="Tahoma" w:cs="Tahoma"/>
          <w:color w:val="FF0000"/>
          <w:sz w:val="18"/>
          <w:szCs w:val="18"/>
          <w:highlight w:val="lightGray"/>
        </w:rPr>
        <w:t>XXXX</w:t>
      </w:r>
      <w:r w:rsidRPr="00BE355E">
        <w:rPr>
          <w:rFonts w:ascii="Tahoma" w:hAnsi="Tahoma" w:cs="Tahoma"/>
          <w:color w:val="FF0000"/>
          <w:sz w:val="18"/>
          <w:szCs w:val="18"/>
        </w:rPr>
        <w:t xml:space="preserve"> </w:t>
      </w:r>
      <w:r>
        <w:rPr>
          <w:rFonts w:ascii="Tahoma" w:hAnsi="Tahoma" w:cs="Tahoma"/>
          <w:sz w:val="18"/>
          <w:szCs w:val="18"/>
        </w:rPr>
        <w:t xml:space="preserve">(mensalmente </w:t>
      </w:r>
      <w:r w:rsidRPr="00BE355E">
        <w:rPr>
          <w:rFonts w:ascii="Tahoma" w:hAnsi="Tahoma" w:cs="Tahoma"/>
          <w:color w:val="FF0000"/>
          <w:sz w:val="18"/>
          <w:szCs w:val="18"/>
        </w:rPr>
        <w:t>OU</w:t>
      </w:r>
      <w:r>
        <w:rPr>
          <w:rFonts w:ascii="Tahoma" w:hAnsi="Tahoma" w:cs="Tahoma"/>
          <w:sz w:val="18"/>
          <w:szCs w:val="18"/>
        </w:rPr>
        <w:t xml:space="preserve"> bimestralmente </w:t>
      </w:r>
      <w:r w:rsidRPr="00BE355E">
        <w:rPr>
          <w:rFonts w:ascii="Tahoma" w:hAnsi="Tahoma" w:cs="Tahoma"/>
          <w:color w:val="FF0000"/>
          <w:sz w:val="18"/>
          <w:szCs w:val="18"/>
        </w:rPr>
        <w:t xml:space="preserve">OU </w:t>
      </w:r>
      <w:r>
        <w:rPr>
          <w:rFonts w:ascii="Tahoma" w:hAnsi="Tahoma" w:cs="Tahoma"/>
          <w:sz w:val="18"/>
          <w:szCs w:val="18"/>
        </w:rPr>
        <w:t>o período definido pela área demandante)</w:t>
      </w:r>
      <w:r w:rsidRPr="00D81E8C">
        <w:rPr>
          <w:rFonts w:ascii="Tahoma" w:hAnsi="Tahoma" w:cs="Tahoma"/>
          <w:sz w:val="18"/>
          <w:szCs w:val="18"/>
        </w:rPr>
        <w:t>, sem ônus para a Finep</w:t>
      </w:r>
      <w:r>
        <w:rPr>
          <w:rFonts w:ascii="Tahoma" w:hAnsi="Tahoma" w:cs="Tahoma"/>
          <w:sz w:val="18"/>
          <w:szCs w:val="18"/>
        </w:rPr>
        <w:t xml:space="preserve">, até o </w:t>
      </w:r>
      <w:r w:rsidRPr="00BE355E">
        <w:rPr>
          <w:rFonts w:ascii="Tahoma" w:hAnsi="Tahoma" w:cs="Tahoma"/>
          <w:color w:val="FF0000"/>
          <w:sz w:val="18"/>
          <w:szCs w:val="18"/>
          <w:highlight w:val="lightGray"/>
        </w:rPr>
        <w:t>XX</w:t>
      </w:r>
      <w:r w:rsidR="001A36F0" w:rsidRPr="001A36F0">
        <w:rPr>
          <w:rFonts w:ascii="Tahoma" w:hAnsi="Tahoma" w:cs="Tahoma"/>
          <w:sz w:val="18"/>
          <w:szCs w:val="18"/>
        </w:rPr>
        <w:t>º</w:t>
      </w:r>
      <w:r w:rsidRPr="001A36F0">
        <w:rPr>
          <w:rFonts w:ascii="Tahoma" w:hAnsi="Tahoma" w:cs="Tahoma"/>
          <w:sz w:val="18"/>
          <w:szCs w:val="18"/>
        </w:rPr>
        <w:t xml:space="preserve"> </w:t>
      </w:r>
      <w:r>
        <w:rPr>
          <w:rFonts w:ascii="Tahoma" w:hAnsi="Tahoma" w:cs="Tahoma"/>
          <w:sz w:val="18"/>
          <w:szCs w:val="18"/>
        </w:rPr>
        <w:t>dia útil do mês.</w:t>
      </w:r>
    </w:p>
    <w:p w14:paraId="6FC3B7D2" w14:textId="77777777" w:rsidR="00FC32F3" w:rsidRDefault="00FC32F3" w:rsidP="0024432C">
      <w:pPr>
        <w:pStyle w:val="TextoPargrafo"/>
        <w:numPr>
          <w:ilvl w:val="1"/>
          <w:numId w:val="18"/>
        </w:numPr>
        <w:tabs>
          <w:tab w:val="left" w:pos="709"/>
        </w:tabs>
        <w:spacing w:before="0" w:line="360" w:lineRule="auto"/>
        <w:ind w:left="709" w:right="-1" w:hanging="709"/>
        <w:rPr>
          <w:rFonts w:ascii="Tahoma" w:hAnsi="Tahoma" w:cs="Tahoma"/>
          <w:sz w:val="18"/>
          <w:szCs w:val="18"/>
        </w:rPr>
      </w:pPr>
      <w:r w:rsidRPr="00FC32F3">
        <w:rPr>
          <w:rFonts w:ascii="Tahoma" w:hAnsi="Tahoma" w:cs="Tahoma"/>
          <w:sz w:val="18"/>
          <w:szCs w:val="18"/>
        </w:rPr>
        <w:t>A qualidade do material fornecido pela Contratada para execução dos serviços será conferida, no ato da entrega, pelo seu responsável, juntamente com o representante da Finep.</w:t>
      </w:r>
    </w:p>
    <w:p w14:paraId="4E417509" w14:textId="77777777" w:rsidR="00FC32F3" w:rsidRDefault="00FC32F3" w:rsidP="0024432C">
      <w:pPr>
        <w:pStyle w:val="TextoPargrafo"/>
        <w:numPr>
          <w:ilvl w:val="1"/>
          <w:numId w:val="18"/>
        </w:numPr>
        <w:tabs>
          <w:tab w:val="left" w:pos="709"/>
        </w:tabs>
        <w:spacing w:before="0" w:line="360" w:lineRule="auto"/>
        <w:ind w:left="709" w:right="-1" w:hanging="709"/>
        <w:rPr>
          <w:rFonts w:ascii="Tahoma" w:hAnsi="Tahoma" w:cs="Tahoma"/>
          <w:sz w:val="18"/>
          <w:szCs w:val="18"/>
        </w:rPr>
      </w:pPr>
      <w:r>
        <w:rPr>
          <w:rFonts w:ascii="Tahoma" w:hAnsi="Tahoma" w:cs="Tahoma"/>
          <w:sz w:val="18"/>
          <w:szCs w:val="18"/>
        </w:rPr>
        <w:t xml:space="preserve">A </w:t>
      </w:r>
      <w:r w:rsidR="00170F0C" w:rsidRPr="00FC32F3">
        <w:rPr>
          <w:rFonts w:ascii="Tahoma" w:hAnsi="Tahoma" w:cs="Tahoma"/>
          <w:sz w:val="18"/>
          <w:szCs w:val="18"/>
        </w:rPr>
        <w:t>Contratada deverá arcar com os custos decorrentes de reparo e/ou substituição de equipamentos e utensílios à Finep, caso sejam utilizados de forma inadequada por seus funcionários.</w:t>
      </w:r>
      <w:r w:rsidRPr="00FC32F3">
        <w:rPr>
          <w:rFonts w:ascii="Tahoma" w:hAnsi="Tahoma" w:cs="Tahoma"/>
          <w:sz w:val="18"/>
          <w:szCs w:val="18"/>
        </w:rPr>
        <w:t xml:space="preserve"> </w:t>
      </w:r>
    </w:p>
    <w:p w14:paraId="009C4B41" w14:textId="77777777" w:rsidR="00FC32F3" w:rsidRDefault="00FC32F3" w:rsidP="0024432C">
      <w:pPr>
        <w:pStyle w:val="TextoPargrafo"/>
        <w:numPr>
          <w:ilvl w:val="1"/>
          <w:numId w:val="18"/>
        </w:numPr>
        <w:tabs>
          <w:tab w:val="left" w:pos="709"/>
        </w:tabs>
        <w:spacing w:before="0" w:line="360" w:lineRule="auto"/>
        <w:ind w:left="709" w:right="-1" w:hanging="709"/>
        <w:rPr>
          <w:rFonts w:ascii="Tahoma" w:hAnsi="Tahoma" w:cs="Tahoma"/>
          <w:sz w:val="18"/>
          <w:szCs w:val="18"/>
        </w:rPr>
      </w:pPr>
      <w:r w:rsidRPr="00FC32F3">
        <w:rPr>
          <w:rFonts w:ascii="Tahoma" w:hAnsi="Tahoma" w:cs="Tahoma"/>
          <w:sz w:val="18"/>
          <w:szCs w:val="18"/>
        </w:rPr>
        <w:lastRenderedPageBreak/>
        <w:t>Não será necessária a permanência, nos locais de execução dos serviços, de equipamentos a serem utilizados na execução de serviços periódicos e esporádicos, devendo ser disponibilizados somente quando da execução das atividades.</w:t>
      </w:r>
    </w:p>
    <w:p w14:paraId="0D29E786" w14:textId="7A9CD243" w:rsidR="00170F0C" w:rsidRPr="00FC32F3" w:rsidRDefault="00FC32F3" w:rsidP="0024432C">
      <w:pPr>
        <w:pStyle w:val="TextoPargrafo"/>
        <w:numPr>
          <w:ilvl w:val="1"/>
          <w:numId w:val="18"/>
        </w:numPr>
        <w:tabs>
          <w:tab w:val="left" w:pos="709"/>
        </w:tabs>
        <w:spacing w:before="0" w:line="360" w:lineRule="auto"/>
        <w:ind w:left="709" w:right="-1" w:hanging="709"/>
        <w:rPr>
          <w:rFonts w:ascii="Tahoma" w:hAnsi="Tahoma" w:cs="Tahoma"/>
          <w:sz w:val="18"/>
          <w:szCs w:val="18"/>
        </w:rPr>
      </w:pPr>
      <w:r>
        <w:rPr>
          <w:rFonts w:ascii="Tahoma" w:hAnsi="Tahoma" w:cs="Tahoma"/>
          <w:sz w:val="18"/>
          <w:szCs w:val="18"/>
        </w:rPr>
        <w:t>A</w:t>
      </w:r>
      <w:r w:rsidR="00170F0C" w:rsidRPr="00FC32F3">
        <w:rPr>
          <w:rFonts w:ascii="Tahoma" w:hAnsi="Tahoma" w:cs="Tahoma"/>
          <w:sz w:val="18"/>
          <w:szCs w:val="18"/>
        </w:rPr>
        <w:t>s relações de materiais e equipamentos constantes n</w:t>
      </w:r>
      <w:r>
        <w:rPr>
          <w:rFonts w:ascii="Tahoma" w:hAnsi="Tahoma" w:cs="Tahoma"/>
          <w:sz w:val="18"/>
          <w:szCs w:val="18"/>
        </w:rPr>
        <w:t>este</w:t>
      </w:r>
      <w:r w:rsidR="00170F0C" w:rsidRPr="00FC32F3">
        <w:rPr>
          <w:rFonts w:ascii="Tahoma" w:hAnsi="Tahoma" w:cs="Tahoma"/>
          <w:sz w:val="18"/>
          <w:szCs w:val="18"/>
        </w:rPr>
        <w:t xml:space="preserve"> Termo de Referênc</w:t>
      </w:r>
      <w:r w:rsidR="0006533F" w:rsidRPr="00FC32F3">
        <w:rPr>
          <w:rFonts w:ascii="Tahoma" w:hAnsi="Tahoma" w:cs="Tahoma"/>
          <w:sz w:val="18"/>
          <w:szCs w:val="18"/>
        </w:rPr>
        <w:t>ia não são exaustivas, devendo a Contratada</w:t>
      </w:r>
      <w:r w:rsidR="00170F0C" w:rsidRPr="00FC32F3">
        <w:rPr>
          <w:rFonts w:ascii="Tahoma" w:hAnsi="Tahoma" w:cs="Tahoma"/>
          <w:sz w:val="18"/>
          <w:szCs w:val="18"/>
        </w:rPr>
        <w:t xml:space="preserve"> responsabilizar-se pelo fornecimento de todos os materiais, incluindo o emprego de outros não previstos, a critério da Contratada e sem ônus para a Finep, nas quantidades necessárias à perfeita execução dos serviços, salvo se ficar devidamente comprovado o desequilíbrio econômico-financeiro do contrato.</w:t>
      </w:r>
    </w:p>
    <w:p w14:paraId="100A0889" w14:textId="77777777" w:rsidR="00BE355E" w:rsidRPr="00BE355E" w:rsidRDefault="00BE355E" w:rsidP="0024432C">
      <w:pPr>
        <w:pStyle w:val="TextoPargrafo"/>
        <w:numPr>
          <w:ilvl w:val="1"/>
          <w:numId w:val="18"/>
        </w:numPr>
        <w:tabs>
          <w:tab w:val="left" w:pos="709"/>
        </w:tabs>
        <w:spacing w:before="0" w:line="360" w:lineRule="auto"/>
        <w:ind w:left="709" w:right="-1" w:hanging="709"/>
        <w:rPr>
          <w:rFonts w:ascii="Tahoma" w:hAnsi="Tahoma" w:cs="Tahoma"/>
          <w:sz w:val="18"/>
          <w:szCs w:val="18"/>
        </w:rPr>
      </w:pPr>
      <w:r>
        <w:rPr>
          <w:rFonts w:ascii="Tahoma" w:hAnsi="Tahoma" w:cs="Tahoma"/>
          <w:sz w:val="18"/>
          <w:szCs w:val="18"/>
        </w:rPr>
        <w:t>P</w:t>
      </w:r>
      <w:r w:rsidRPr="00BE355E">
        <w:rPr>
          <w:rFonts w:ascii="Tahoma" w:hAnsi="Tahoma" w:cs="Tahoma"/>
          <w:sz w:val="18"/>
          <w:szCs w:val="18"/>
        </w:rPr>
        <w:t>odem ser necessários equipamentos especiais para serviços mais complexos, tais como: enceradeira, máquina a vapor para limpeza de carpetes, aspirador de pó e demais que se façam necessários ao pleno cumprimento do objeto do contrato.</w:t>
      </w:r>
    </w:p>
    <w:p w14:paraId="1BA3A525" w14:textId="77777777" w:rsidR="00170F0C" w:rsidRPr="00D81E8C" w:rsidRDefault="00170F0C" w:rsidP="0024432C">
      <w:pPr>
        <w:pStyle w:val="TextoPargrafo"/>
        <w:tabs>
          <w:tab w:val="left" w:pos="709"/>
        </w:tabs>
        <w:spacing w:before="0" w:line="360" w:lineRule="auto"/>
        <w:ind w:left="709" w:right="-1" w:hanging="709"/>
        <w:rPr>
          <w:rFonts w:ascii="Tahoma" w:hAnsi="Tahoma" w:cs="Tahoma"/>
          <w:b/>
          <w:sz w:val="18"/>
          <w:szCs w:val="18"/>
        </w:rPr>
      </w:pPr>
    </w:p>
    <w:p w14:paraId="70034F62" w14:textId="55E49D4D" w:rsidR="002D4478" w:rsidRPr="00D81E8C" w:rsidRDefault="006E3A87" w:rsidP="0024432C">
      <w:pPr>
        <w:pStyle w:val="TextoPargrafo"/>
        <w:numPr>
          <w:ilvl w:val="0"/>
          <w:numId w:val="18"/>
        </w:numPr>
        <w:tabs>
          <w:tab w:val="left" w:pos="709"/>
        </w:tabs>
        <w:spacing w:before="0" w:line="360" w:lineRule="auto"/>
        <w:ind w:left="709" w:right="-1" w:hanging="709"/>
        <w:rPr>
          <w:rFonts w:ascii="Tahoma" w:hAnsi="Tahoma" w:cs="Tahoma"/>
          <w:b/>
          <w:sz w:val="18"/>
          <w:szCs w:val="18"/>
        </w:rPr>
      </w:pPr>
      <w:r w:rsidRPr="00D81E8C">
        <w:rPr>
          <w:rFonts w:ascii="Tahoma" w:hAnsi="Tahoma" w:cs="Tahoma"/>
          <w:b/>
          <w:sz w:val="18"/>
          <w:szCs w:val="18"/>
        </w:rPr>
        <w:t>DA EQUIPE</w:t>
      </w:r>
      <w:r w:rsidR="004F4484">
        <w:rPr>
          <w:rFonts w:ascii="Tahoma" w:hAnsi="Tahoma" w:cs="Tahoma"/>
          <w:b/>
          <w:sz w:val="18"/>
          <w:szCs w:val="18"/>
        </w:rPr>
        <w:t xml:space="preserve"> EXECUTORA DO OBJETO</w:t>
      </w:r>
      <w:r w:rsidRPr="00D81E8C">
        <w:rPr>
          <w:rFonts w:ascii="Tahoma" w:hAnsi="Tahoma" w:cs="Tahoma"/>
          <w:b/>
          <w:sz w:val="18"/>
          <w:szCs w:val="18"/>
        </w:rPr>
        <w:t xml:space="preserve"> </w:t>
      </w:r>
      <w:r w:rsidR="00C461BB" w:rsidRPr="008234E3">
        <w:rPr>
          <w:rFonts w:ascii="Tahoma" w:hAnsi="Tahoma" w:cs="Tahoma"/>
          <w:b/>
          <w:color w:val="FF0000"/>
          <w:sz w:val="18"/>
          <w:szCs w:val="18"/>
          <w:highlight w:val="yellow"/>
        </w:rPr>
        <w:t>(</w:t>
      </w:r>
      <w:r w:rsidR="00F84B48">
        <w:rPr>
          <w:rFonts w:ascii="Tahoma" w:hAnsi="Tahoma" w:cs="Tahoma"/>
          <w:b/>
          <w:color w:val="FF0000"/>
          <w:sz w:val="18"/>
          <w:szCs w:val="18"/>
          <w:highlight w:val="yellow"/>
        </w:rPr>
        <w:t xml:space="preserve">EXCLUIR </w:t>
      </w:r>
      <w:r w:rsidR="00C461BB" w:rsidRPr="008234E3">
        <w:rPr>
          <w:rFonts w:ascii="Tahoma" w:hAnsi="Tahoma" w:cs="Tahoma"/>
          <w:b/>
          <w:color w:val="FF0000"/>
          <w:sz w:val="18"/>
          <w:szCs w:val="18"/>
          <w:highlight w:val="yellow"/>
        </w:rPr>
        <w:t xml:space="preserve">SE </w:t>
      </w:r>
      <w:r w:rsidR="00F84B48">
        <w:rPr>
          <w:rFonts w:ascii="Tahoma" w:hAnsi="Tahoma" w:cs="Tahoma"/>
          <w:b/>
          <w:color w:val="FF0000"/>
          <w:sz w:val="18"/>
          <w:szCs w:val="18"/>
          <w:highlight w:val="yellow"/>
        </w:rPr>
        <w:t xml:space="preserve">NÃO </w:t>
      </w:r>
      <w:r w:rsidR="00C461BB" w:rsidRPr="008234E3">
        <w:rPr>
          <w:rFonts w:ascii="Tahoma" w:hAnsi="Tahoma" w:cs="Tahoma"/>
          <w:b/>
          <w:color w:val="FF0000"/>
          <w:sz w:val="18"/>
          <w:szCs w:val="18"/>
          <w:highlight w:val="yellow"/>
        </w:rPr>
        <w:t>FOR O CASO)</w:t>
      </w:r>
    </w:p>
    <w:p w14:paraId="6590659D" w14:textId="43FC4BE9" w:rsidR="006E3A87" w:rsidRDefault="00FC32F3" w:rsidP="0024432C">
      <w:pPr>
        <w:pStyle w:val="TextoPargrafo"/>
        <w:numPr>
          <w:ilvl w:val="1"/>
          <w:numId w:val="18"/>
        </w:numPr>
        <w:tabs>
          <w:tab w:val="left" w:pos="709"/>
        </w:tabs>
        <w:spacing w:before="0" w:line="360" w:lineRule="auto"/>
        <w:ind w:left="709" w:right="-1" w:hanging="709"/>
        <w:rPr>
          <w:rFonts w:ascii="Tahoma" w:hAnsi="Tahoma" w:cs="Tahoma"/>
          <w:snapToGrid/>
          <w:kern w:val="0"/>
          <w:sz w:val="18"/>
          <w:szCs w:val="18"/>
        </w:rPr>
      </w:pPr>
      <w:r>
        <w:rPr>
          <w:rFonts w:ascii="Tahoma" w:hAnsi="Tahoma" w:cs="Tahoma"/>
          <w:sz w:val="18"/>
          <w:szCs w:val="18"/>
        </w:rPr>
        <w:t xml:space="preserve">Seguem abaixo as </w:t>
      </w:r>
      <w:r w:rsidR="006E3A87" w:rsidRPr="00D81E8C">
        <w:rPr>
          <w:rFonts w:ascii="Tahoma" w:hAnsi="Tahoma" w:cs="Tahoma"/>
          <w:snapToGrid/>
          <w:kern w:val="0"/>
          <w:sz w:val="18"/>
          <w:szCs w:val="18"/>
        </w:rPr>
        <w:t>exigências mínimas necessárias para composição da equipe técnica</w:t>
      </w:r>
      <w:r>
        <w:rPr>
          <w:rFonts w:ascii="Tahoma" w:hAnsi="Tahoma" w:cs="Tahoma"/>
          <w:snapToGrid/>
          <w:kern w:val="0"/>
          <w:sz w:val="18"/>
          <w:szCs w:val="18"/>
        </w:rPr>
        <w:t>:</w:t>
      </w:r>
    </w:p>
    <w:p w14:paraId="00D4FC49" w14:textId="2F10B5EE" w:rsidR="00FC32F3" w:rsidRDefault="00FC2118" w:rsidP="00BD44C2">
      <w:pPr>
        <w:pStyle w:val="TextoPargrafo"/>
        <w:tabs>
          <w:tab w:val="left" w:pos="709"/>
        </w:tabs>
        <w:spacing w:before="0" w:line="360" w:lineRule="auto"/>
        <w:ind w:left="709" w:right="-1" w:hanging="709"/>
        <w:rPr>
          <w:rFonts w:ascii="Tahoma" w:hAnsi="Tahoma" w:cs="Tahoma"/>
          <w:color w:val="FF0000"/>
          <w:sz w:val="18"/>
          <w:szCs w:val="18"/>
        </w:rPr>
      </w:pPr>
      <w:r w:rsidRPr="00FC2118">
        <w:rPr>
          <w:rFonts w:ascii="Tahoma" w:hAnsi="Tahoma" w:cs="Tahoma"/>
          <w:color w:val="FF0000"/>
          <w:sz w:val="18"/>
          <w:szCs w:val="18"/>
        </w:rPr>
        <w:tab/>
      </w:r>
      <w:r w:rsidR="00FC32F3" w:rsidRPr="00BE355E">
        <w:rPr>
          <w:rFonts w:ascii="Tahoma" w:hAnsi="Tahoma" w:cs="Tahoma"/>
          <w:color w:val="FF0000"/>
          <w:sz w:val="18"/>
          <w:szCs w:val="18"/>
          <w:highlight w:val="lightGray"/>
        </w:rPr>
        <w:t>XXXX</w:t>
      </w:r>
    </w:p>
    <w:p w14:paraId="63191ABD" w14:textId="77777777" w:rsidR="00FC2118" w:rsidRDefault="00FC32F3" w:rsidP="00BD44C2">
      <w:pPr>
        <w:pStyle w:val="TextoPargrafo"/>
        <w:numPr>
          <w:ilvl w:val="1"/>
          <w:numId w:val="18"/>
        </w:numPr>
        <w:tabs>
          <w:tab w:val="left" w:pos="709"/>
        </w:tabs>
        <w:spacing w:before="0" w:line="360" w:lineRule="auto"/>
        <w:ind w:left="709" w:right="-1" w:hanging="709"/>
        <w:rPr>
          <w:rFonts w:ascii="Tahoma" w:hAnsi="Tahoma" w:cs="Tahoma"/>
          <w:snapToGrid/>
          <w:kern w:val="0"/>
          <w:sz w:val="18"/>
          <w:szCs w:val="18"/>
        </w:rPr>
      </w:pPr>
      <w:r w:rsidRPr="00FC32F3">
        <w:rPr>
          <w:rFonts w:ascii="Tahoma" w:hAnsi="Tahoma" w:cs="Tahoma"/>
          <w:snapToGrid/>
          <w:kern w:val="0"/>
          <w:sz w:val="18"/>
          <w:szCs w:val="18"/>
        </w:rPr>
        <w:t>A forma de comprovação</w:t>
      </w:r>
      <w:r w:rsidR="006E3A87" w:rsidRPr="00FC32F3">
        <w:rPr>
          <w:rFonts w:ascii="Tahoma" w:hAnsi="Tahoma" w:cs="Tahoma"/>
          <w:snapToGrid/>
          <w:kern w:val="0"/>
          <w:sz w:val="18"/>
          <w:szCs w:val="18"/>
        </w:rPr>
        <w:t xml:space="preserve"> das exigências requeridas</w:t>
      </w:r>
      <w:r w:rsidRPr="00FC32F3">
        <w:rPr>
          <w:rFonts w:ascii="Tahoma" w:hAnsi="Tahoma" w:cs="Tahoma"/>
          <w:snapToGrid/>
          <w:kern w:val="0"/>
          <w:sz w:val="18"/>
          <w:szCs w:val="18"/>
        </w:rPr>
        <w:t xml:space="preserve"> será feita com a apresentação de </w:t>
      </w:r>
      <w:r w:rsidRPr="00FC32F3">
        <w:rPr>
          <w:rFonts w:ascii="Tahoma" w:hAnsi="Tahoma" w:cs="Tahoma"/>
          <w:color w:val="FF0000"/>
          <w:sz w:val="18"/>
          <w:szCs w:val="18"/>
          <w:highlight w:val="lightGray"/>
        </w:rPr>
        <w:t>XXXX</w:t>
      </w:r>
      <w:r w:rsidR="00FC2118">
        <w:rPr>
          <w:rFonts w:ascii="Tahoma" w:hAnsi="Tahoma" w:cs="Tahoma"/>
          <w:sz w:val="18"/>
          <w:szCs w:val="18"/>
        </w:rPr>
        <w:t>.</w:t>
      </w:r>
      <w:r w:rsidRPr="00FC32F3">
        <w:rPr>
          <w:rFonts w:ascii="Tahoma" w:hAnsi="Tahoma" w:cs="Tahoma"/>
          <w:color w:val="FF0000"/>
          <w:sz w:val="18"/>
          <w:szCs w:val="18"/>
        </w:rPr>
        <w:t xml:space="preserve"> </w:t>
      </w:r>
      <w:r w:rsidRPr="00FC2118">
        <w:rPr>
          <w:rFonts w:ascii="Tahoma" w:hAnsi="Tahoma" w:cs="Tahoma"/>
          <w:snapToGrid/>
          <w:color w:val="FF0000"/>
          <w:kern w:val="0"/>
          <w:sz w:val="18"/>
          <w:szCs w:val="18"/>
        </w:rPr>
        <w:t xml:space="preserve">(exemplos: </w:t>
      </w:r>
      <w:r w:rsidR="006E3A87" w:rsidRPr="00FC2118">
        <w:rPr>
          <w:rFonts w:ascii="Tahoma" w:hAnsi="Tahoma" w:cs="Tahoma"/>
          <w:snapToGrid/>
          <w:color w:val="FF0000"/>
          <w:kern w:val="0"/>
          <w:sz w:val="18"/>
          <w:szCs w:val="18"/>
        </w:rPr>
        <w:t>registro na Carteira de Trabalho e Previdência Socia</w:t>
      </w:r>
      <w:r w:rsidR="00C558ED" w:rsidRPr="00FC2118">
        <w:rPr>
          <w:rFonts w:ascii="Tahoma" w:hAnsi="Tahoma" w:cs="Tahoma"/>
          <w:snapToGrid/>
          <w:color w:val="FF0000"/>
          <w:kern w:val="0"/>
          <w:sz w:val="18"/>
          <w:szCs w:val="18"/>
        </w:rPr>
        <w:t>l (CTPS), diplomas, publicações</w:t>
      </w:r>
      <w:r w:rsidR="006E3A87" w:rsidRPr="00FC2118">
        <w:rPr>
          <w:rFonts w:ascii="Tahoma" w:hAnsi="Tahoma" w:cs="Tahoma"/>
          <w:snapToGrid/>
          <w:color w:val="FF0000"/>
          <w:kern w:val="0"/>
          <w:sz w:val="18"/>
          <w:szCs w:val="18"/>
        </w:rPr>
        <w:t xml:space="preserve"> etc.</w:t>
      </w:r>
      <w:r w:rsidRPr="00FC2118">
        <w:rPr>
          <w:rFonts w:ascii="Tahoma" w:hAnsi="Tahoma" w:cs="Tahoma"/>
          <w:snapToGrid/>
          <w:color w:val="FF0000"/>
          <w:kern w:val="0"/>
          <w:sz w:val="18"/>
          <w:szCs w:val="18"/>
        </w:rPr>
        <w:t>)</w:t>
      </w:r>
    </w:p>
    <w:p w14:paraId="760CAFA3" w14:textId="77777777" w:rsidR="00FC2118" w:rsidRPr="00FD1F10" w:rsidRDefault="00FC2118" w:rsidP="00BD44C2">
      <w:pPr>
        <w:pStyle w:val="TextoPargrafo"/>
        <w:numPr>
          <w:ilvl w:val="1"/>
          <w:numId w:val="18"/>
        </w:numPr>
        <w:tabs>
          <w:tab w:val="left" w:pos="709"/>
        </w:tabs>
        <w:spacing w:before="0" w:line="360" w:lineRule="auto"/>
        <w:ind w:left="709" w:right="-1" w:hanging="709"/>
        <w:rPr>
          <w:rFonts w:ascii="Tahoma" w:hAnsi="Tahoma" w:cs="Tahoma"/>
          <w:snapToGrid/>
          <w:kern w:val="0"/>
          <w:sz w:val="18"/>
          <w:szCs w:val="18"/>
        </w:rPr>
      </w:pPr>
      <w:r>
        <w:rPr>
          <w:rFonts w:ascii="Tahoma" w:hAnsi="Tahoma" w:cs="Tahoma"/>
          <w:snapToGrid/>
          <w:kern w:val="0"/>
          <w:sz w:val="18"/>
          <w:szCs w:val="18"/>
        </w:rPr>
        <w:t xml:space="preserve">A </w:t>
      </w:r>
      <w:r w:rsidR="006E3A87" w:rsidRPr="00FC2118">
        <w:rPr>
          <w:rFonts w:ascii="Tahoma" w:hAnsi="Tahoma" w:cs="Tahoma"/>
          <w:snapToGrid/>
          <w:kern w:val="0"/>
          <w:sz w:val="18"/>
          <w:szCs w:val="18"/>
        </w:rPr>
        <w:t xml:space="preserve">comprovação da </w:t>
      </w:r>
      <w:r>
        <w:rPr>
          <w:rFonts w:ascii="Tahoma" w:hAnsi="Tahoma" w:cs="Tahoma"/>
          <w:snapToGrid/>
          <w:kern w:val="0"/>
          <w:sz w:val="18"/>
          <w:szCs w:val="18"/>
        </w:rPr>
        <w:t>relação de vínculo</w:t>
      </w:r>
      <w:r w:rsidR="006E3A87" w:rsidRPr="00FC2118">
        <w:rPr>
          <w:rFonts w:ascii="Tahoma" w:hAnsi="Tahoma" w:cs="Tahoma"/>
          <w:snapToGrid/>
          <w:kern w:val="0"/>
          <w:sz w:val="18"/>
          <w:szCs w:val="18"/>
        </w:rPr>
        <w:t xml:space="preserve"> do profissional</w:t>
      </w:r>
      <w:r>
        <w:rPr>
          <w:rFonts w:ascii="Tahoma" w:hAnsi="Tahoma" w:cs="Tahoma"/>
          <w:snapToGrid/>
          <w:kern w:val="0"/>
          <w:sz w:val="18"/>
          <w:szCs w:val="18"/>
        </w:rPr>
        <w:t xml:space="preserve"> integrante da equipe deve ser feita por meio de </w:t>
      </w:r>
      <w:r w:rsidRPr="00FC32F3">
        <w:rPr>
          <w:rFonts w:ascii="Tahoma" w:hAnsi="Tahoma" w:cs="Tahoma"/>
          <w:color w:val="FF0000"/>
          <w:sz w:val="18"/>
          <w:szCs w:val="18"/>
          <w:highlight w:val="lightGray"/>
        </w:rPr>
        <w:t>XXXX</w:t>
      </w:r>
      <w:r>
        <w:rPr>
          <w:rFonts w:ascii="Tahoma" w:hAnsi="Tahoma" w:cs="Tahoma"/>
          <w:sz w:val="18"/>
          <w:szCs w:val="18"/>
        </w:rPr>
        <w:t>.</w:t>
      </w:r>
      <w:r w:rsidRPr="00FC32F3">
        <w:rPr>
          <w:rFonts w:ascii="Tahoma" w:hAnsi="Tahoma" w:cs="Tahoma"/>
          <w:color w:val="FF0000"/>
          <w:sz w:val="18"/>
          <w:szCs w:val="18"/>
        </w:rPr>
        <w:t xml:space="preserve"> </w:t>
      </w:r>
      <w:r w:rsidRPr="00FC2118">
        <w:rPr>
          <w:rFonts w:ascii="Tahoma" w:hAnsi="Tahoma" w:cs="Tahoma"/>
          <w:snapToGrid/>
          <w:color w:val="FF0000"/>
          <w:kern w:val="0"/>
          <w:sz w:val="18"/>
          <w:szCs w:val="18"/>
        </w:rPr>
        <w:t>(exemplos:</w:t>
      </w:r>
      <w:r w:rsidR="006E3A87" w:rsidRPr="00FC2118">
        <w:rPr>
          <w:rFonts w:ascii="Tahoma" w:hAnsi="Tahoma" w:cs="Tahoma"/>
          <w:snapToGrid/>
          <w:color w:val="FF0000"/>
          <w:kern w:val="0"/>
          <w:sz w:val="18"/>
          <w:szCs w:val="18"/>
        </w:rPr>
        <w:t xml:space="preserve"> registro na CTPS ou contrato de prestação de serviços</w:t>
      </w:r>
      <w:r w:rsidRPr="00FC2118">
        <w:rPr>
          <w:rFonts w:ascii="Tahoma" w:hAnsi="Tahoma" w:cs="Tahoma"/>
          <w:snapToGrid/>
          <w:color w:val="FF0000"/>
          <w:kern w:val="0"/>
          <w:sz w:val="18"/>
          <w:szCs w:val="18"/>
        </w:rPr>
        <w:t>)</w:t>
      </w:r>
    </w:p>
    <w:p w14:paraId="0523D33D" w14:textId="222A7827" w:rsidR="00FD1F10" w:rsidRDefault="00FD1F10" w:rsidP="00BD44C2">
      <w:pPr>
        <w:pStyle w:val="TextoPargrafo"/>
        <w:numPr>
          <w:ilvl w:val="1"/>
          <w:numId w:val="18"/>
        </w:numPr>
        <w:tabs>
          <w:tab w:val="left" w:pos="709"/>
        </w:tabs>
        <w:spacing w:before="0" w:line="360" w:lineRule="auto"/>
        <w:ind w:left="709" w:right="-1" w:hanging="709"/>
        <w:rPr>
          <w:rFonts w:ascii="Tahoma" w:hAnsi="Tahoma" w:cs="Tahoma"/>
          <w:snapToGrid/>
          <w:kern w:val="0"/>
          <w:sz w:val="18"/>
          <w:szCs w:val="18"/>
        </w:rPr>
      </w:pPr>
      <w:r>
        <w:rPr>
          <w:rFonts w:ascii="Tahoma" w:hAnsi="Tahoma" w:cs="Tahoma"/>
          <w:snapToGrid/>
          <w:kern w:val="0"/>
          <w:sz w:val="18"/>
          <w:szCs w:val="18"/>
        </w:rPr>
        <w:t xml:space="preserve">O prazo para a comprovação acima é de </w:t>
      </w:r>
      <w:r w:rsidRPr="00FD1F10">
        <w:rPr>
          <w:rFonts w:ascii="Tahoma" w:hAnsi="Tahoma" w:cs="Tahoma"/>
          <w:snapToGrid/>
          <w:color w:val="FF0000"/>
          <w:kern w:val="0"/>
          <w:sz w:val="18"/>
          <w:szCs w:val="18"/>
          <w:highlight w:val="lightGray"/>
        </w:rPr>
        <w:t>XXXX</w:t>
      </w:r>
      <w:r>
        <w:rPr>
          <w:rFonts w:ascii="Tahoma" w:hAnsi="Tahoma" w:cs="Tahoma"/>
          <w:snapToGrid/>
          <w:kern w:val="0"/>
          <w:sz w:val="18"/>
          <w:szCs w:val="18"/>
        </w:rPr>
        <w:t xml:space="preserve">. </w:t>
      </w:r>
      <w:r w:rsidRPr="00FD1F10">
        <w:rPr>
          <w:rFonts w:ascii="Tahoma" w:hAnsi="Tahoma" w:cs="Tahoma"/>
          <w:snapToGrid/>
          <w:color w:val="FF0000"/>
          <w:kern w:val="0"/>
          <w:sz w:val="18"/>
          <w:szCs w:val="18"/>
        </w:rPr>
        <w:t xml:space="preserve">(considerar quando deve ser apresentada a relação, vide </w:t>
      </w:r>
      <w:r w:rsidRPr="00FD1F10">
        <w:rPr>
          <w:rFonts w:ascii="Tahoma" w:hAnsi="Tahoma" w:cs="Tahoma"/>
          <w:color w:val="FF0000"/>
          <w:sz w:val="18"/>
          <w:szCs w:val="18"/>
        </w:rPr>
        <w:t>Orientações Gerais para Elaboração do Termo de Referência)</w:t>
      </w:r>
    </w:p>
    <w:p w14:paraId="2458C76C" w14:textId="77777777" w:rsidR="00FC2118" w:rsidRDefault="00FC2118" w:rsidP="00BD44C2">
      <w:pPr>
        <w:pStyle w:val="TextoPargrafo"/>
        <w:numPr>
          <w:ilvl w:val="1"/>
          <w:numId w:val="18"/>
        </w:numPr>
        <w:tabs>
          <w:tab w:val="left" w:pos="709"/>
        </w:tabs>
        <w:spacing w:before="0" w:line="360" w:lineRule="auto"/>
        <w:ind w:left="709" w:right="-1" w:hanging="709"/>
        <w:rPr>
          <w:rFonts w:ascii="Tahoma" w:hAnsi="Tahoma" w:cs="Tahoma"/>
          <w:snapToGrid/>
          <w:kern w:val="0"/>
          <w:sz w:val="18"/>
          <w:szCs w:val="18"/>
        </w:rPr>
      </w:pPr>
      <w:r>
        <w:rPr>
          <w:rFonts w:ascii="Tahoma" w:hAnsi="Tahoma" w:cs="Tahoma"/>
          <w:snapToGrid/>
          <w:kern w:val="0"/>
          <w:sz w:val="18"/>
          <w:szCs w:val="18"/>
        </w:rPr>
        <w:t>E</w:t>
      </w:r>
      <w:r w:rsidRPr="00FC2118">
        <w:rPr>
          <w:rFonts w:ascii="Tahoma" w:hAnsi="Tahoma" w:cs="Tahoma"/>
          <w:snapToGrid/>
          <w:kern w:val="0"/>
          <w:sz w:val="18"/>
          <w:szCs w:val="18"/>
        </w:rPr>
        <w:t xml:space="preserve">m </w:t>
      </w:r>
      <w:r w:rsidR="006E3A87" w:rsidRPr="00FC2118">
        <w:rPr>
          <w:rFonts w:ascii="Tahoma" w:hAnsi="Tahoma" w:cs="Tahoma"/>
          <w:snapToGrid/>
          <w:kern w:val="0"/>
          <w:sz w:val="18"/>
          <w:szCs w:val="18"/>
        </w:rPr>
        <w:t>caso de eventual necessidade de substituição de profissional integrante da equipe técnica a substituição se dará após anuência da Finep, por outro profissional com qualificação e experiência equivalente ou superior.</w:t>
      </w:r>
    </w:p>
    <w:p w14:paraId="4123206D" w14:textId="681FF645" w:rsidR="00A215FB" w:rsidRDefault="00A215FB" w:rsidP="00BD44C2">
      <w:pPr>
        <w:pStyle w:val="TextoPargrafo"/>
        <w:numPr>
          <w:ilvl w:val="1"/>
          <w:numId w:val="18"/>
        </w:numPr>
        <w:tabs>
          <w:tab w:val="left" w:pos="709"/>
        </w:tabs>
        <w:spacing w:before="0" w:line="360" w:lineRule="auto"/>
        <w:ind w:left="709" w:right="-1" w:hanging="709"/>
        <w:rPr>
          <w:rFonts w:ascii="Tahoma" w:hAnsi="Tahoma" w:cs="Tahoma"/>
          <w:snapToGrid/>
          <w:kern w:val="0"/>
          <w:sz w:val="18"/>
          <w:szCs w:val="18"/>
        </w:rPr>
      </w:pPr>
      <w:r>
        <w:rPr>
          <w:rFonts w:ascii="Tahoma" w:hAnsi="Tahoma" w:cs="Tahoma"/>
          <w:snapToGrid/>
          <w:kern w:val="0"/>
          <w:sz w:val="18"/>
          <w:szCs w:val="18"/>
        </w:rPr>
        <w:t>Em anexo a este Termo de Referência consta o modelo de apresentação da equipe técnica (“</w:t>
      </w:r>
      <w:r>
        <w:rPr>
          <w:rFonts w:ascii="Tahoma" w:hAnsi="Tahoma" w:cs="Tahoma"/>
          <w:sz w:val="18"/>
          <w:szCs w:val="18"/>
        </w:rPr>
        <w:t>Relação da Equipe da Proponente”), em conjunto com a “</w:t>
      </w:r>
      <w:r w:rsidRPr="00C333D8">
        <w:rPr>
          <w:rFonts w:ascii="Tahoma" w:hAnsi="Tahoma" w:cs="Tahoma"/>
          <w:sz w:val="18"/>
          <w:szCs w:val="18"/>
        </w:rPr>
        <w:t xml:space="preserve">Declaração </w:t>
      </w:r>
      <w:r>
        <w:rPr>
          <w:rFonts w:ascii="Tahoma" w:hAnsi="Tahoma" w:cs="Tahoma"/>
          <w:sz w:val="18"/>
          <w:szCs w:val="18"/>
        </w:rPr>
        <w:t>d</w:t>
      </w:r>
      <w:r w:rsidRPr="00C333D8">
        <w:rPr>
          <w:rFonts w:ascii="Tahoma" w:hAnsi="Tahoma" w:cs="Tahoma"/>
          <w:sz w:val="18"/>
          <w:szCs w:val="18"/>
        </w:rPr>
        <w:t>e Compromisso Futuro</w:t>
      </w:r>
      <w:r>
        <w:rPr>
          <w:rFonts w:ascii="Tahoma" w:hAnsi="Tahoma" w:cs="Tahoma"/>
          <w:sz w:val="18"/>
          <w:szCs w:val="18"/>
        </w:rPr>
        <w:t>”.</w:t>
      </w:r>
    </w:p>
    <w:p w14:paraId="66D744F3" w14:textId="486D17BF" w:rsidR="003F43EF" w:rsidRPr="00FC2118" w:rsidRDefault="00FD1F10" w:rsidP="00BD44C2">
      <w:pPr>
        <w:pStyle w:val="TextoPargrafo"/>
        <w:numPr>
          <w:ilvl w:val="1"/>
          <w:numId w:val="18"/>
        </w:numPr>
        <w:tabs>
          <w:tab w:val="left" w:pos="709"/>
        </w:tabs>
        <w:spacing w:before="0" w:line="360" w:lineRule="auto"/>
        <w:ind w:left="709" w:right="-1" w:hanging="709"/>
        <w:rPr>
          <w:rFonts w:ascii="Tahoma" w:hAnsi="Tahoma" w:cs="Tahoma"/>
          <w:snapToGrid/>
          <w:kern w:val="0"/>
          <w:sz w:val="18"/>
          <w:szCs w:val="18"/>
        </w:rPr>
      </w:pPr>
      <w:r w:rsidRPr="00FD1F10">
        <w:rPr>
          <w:rFonts w:ascii="Tahoma" w:hAnsi="Tahoma" w:cs="Tahoma"/>
          <w:color w:val="FF0000"/>
          <w:sz w:val="18"/>
          <w:szCs w:val="18"/>
          <w:highlight w:val="yellow"/>
          <w:shd w:val="clear" w:color="auto" w:fill="FFFFFF"/>
        </w:rPr>
        <w:t>(SE CONTRATAÇÃO POR INEXIGIBILIDADE DE LICITAÇÃO - NOTÓRIA ESPECIALIZAÇÃO</w:t>
      </w:r>
      <w:r w:rsidR="00FD4D4E">
        <w:rPr>
          <w:rFonts w:ascii="Tahoma" w:hAnsi="Tahoma" w:cs="Tahoma"/>
          <w:color w:val="FF0000"/>
          <w:sz w:val="18"/>
          <w:szCs w:val="18"/>
          <w:highlight w:val="yellow"/>
          <w:shd w:val="clear" w:color="auto" w:fill="FFFFFF"/>
        </w:rPr>
        <w:t xml:space="preserve"> DE PROFISSIONAIS</w:t>
      </w:r>
      <w:r w:rsidRPr="00FD1F10">
        <w:rPr>
          <w:rFonts w:ascii="Tahoma" w:hAnsi="Tahoma" w:cs="Tahoma"/>
          <w:color w:val="FF0000"/>
          <w:sz w:val="18"/>
          <w:szCs w:val="18"/>
          <w:highlight w:val="yellow"/>
          <w:shd w:val="clear" w:color="auto" w:fill="FFFFFF"/>
        </w:rPr>
        <w:t>)</w:t>
      </w:r>
      <w:r>
        <w:rPr>
          <w:rFonts w:ascii="Tahoma" w:hAnsi="Tahoma" w:cs="Tahoma"/>
          <w:color w:val="FF0000"/>
          <w:sz w:val="18"/>
          <w:szCs w:val="18"/>
          <w:shd w:val="clear" w:color="auto" w:fill="FFFFFF"/>
        </w:rPr>
        <w:t xml:space="preserve"> </w:t>
      </w:r>
      <w:r w:rsidR="003F43EF" w:rsidRPr="00FC2118">
        <w:rPr>
          <w:rFonts w:ascii="Tahoma" w:hAnsi="Tahoma" w:cs="Tahoma"/>
          <w:color w:val="000000"/>
          <w:sz w:val="18"/>
          <w:szCs w:val="18"/>
          <w:shd w:val="clear" w:color="auto" w:fill="FFFFFF"/>
        </w:rPr>
        <w:t xml:space="preserve">O serviço a ser contratado deve ser executado pelo </w:t>
      </w:r>
      <w:r w:rsidR="003F43EF" w:rsidRPr="00FC2118">
        <w:rPr>
          <w:rFonts w:ascii="Tahoma" w:hAnsi="Tahoma" w:cs="Tahoma"/>
          <w:color w:val="FF0000"/>
          <w:sz w:val="18"/>
          <w:szCs w:val="18"/>
        </w:rPr>
        <w:t xml:space="preserve">profissional </w:t>
      </w:r>
      <w:r w:rsidR="003F43EF" w:rsidRPr="00FC2118">
        <w:rPr>
          <w:rFonts w:ascii="Tahoma" w:hAnsi="Tahoma" w:cs="Tahoma"/>
          <w:b/>
          <w:color w:val="FF0000"/>
          <w:sz w:val="18"/>
          <w:szCs w:val="18"/>
          <w:highlight w:val="lightGray"/>
        </w:rPr>
        <w:t>OU</w:t>
      </w:r>
      <w:r w:rsidR="003F43EF" w:rsidRPr="00FC2118">
        <w:rPr>
          <w:rFonts w:ascii="Tahoma" w:hAnsi="Tahoma" w:cs="Tahoma"/>
          <w:color w:val="FF0000"/>
          <w:sz w:val="18"/>
          <w:szCs w:val="18"/>
        </w:rPr>
        <w:t xml:space="preserve"> grupo de profissionais </w:t>
      </w:r>
      <w:r w:rsidR="003F43EF" w:rsidRPr="00FC2118">
        <w:rPr>
          <w:rFonts w:ascii="Tahoma" w:hAnsi="Tahoma" w:cs="Tahoma"/>
          <w:sz w:val="18"/>
          <w:szCs w:val="18"/>
        </w:rPr>
        <w:t>que fundament</w:t>
      </w:r>
      <w:r w:rsidR="00FC2118">
        <w:rPr>
          <w:rFonts w:ascii="Tahoma" w:hAnsi="Tahoma" w:cs="Tahoma"/>
          <w:sz w:val="18"/>
          <w:szCs w:val="18"/>
        </w:rPr>
        <w:t>a</w:t>
      </w:r>
      <w:r w:rsidR="003F43EF" w:rsidRPr="00FC2118">
        <w:rPr>
          <w:rFonts w:ascii="Tahoma" w:hAnsi="Tahoma" w:cs="Tahoma"/>
          <w:sz w:val="18"/>
          <w:szCs w:val="18"/>
        </w:rPr>
        <w:t xml:space="preserve">m a contratação pela notória especialização. São eles: </w:t>
      </w:r>
      <w:r w:rsidR="003F43EF" w:rsidRPr="00FC2118">
        <w:rPr>
          <w:rFonts w:ascii="Tahoma" w:hAnsi="Tahoma" w:cs="Tahoma"/>
          <w:color w:val="FF0000"/>
          <w:sz w:val="18"/>
          <w:szCs w:val="18"/>
          <w:highlight w:val="lightGray"/>
        </w:rPr>
        <w:t>XXX</w:t>
      </w:r>
      <w:r w:rsidR="003F43EF" w:rsidRPr="00FC2118">
        <w:rPr>
          <w:rFonts w:ascii="Tahoma" w:hAnsi="Tahoma" w:cs="Tahoma"/>
          <w:sz w:val="18"/>
          <w:szCs w:val="18"/>
        </w:rPr>
        <w:t xml:space="preserve">, </w:t>
      </w:r>
      <w:r w:rsidR="003F43EF" w:rsidRPr="00FC2118">
        <w:rPr>
          <w:rFonts w:ascii="Tahoma" w:hAnsi="Tahoma" w:cs="Tahoma"/>
          <w:color w:val="FF0000"/>
          <w:sz w:val="18"/>
          <w:szCs w:val="18"/>
          <w:highlight w:val="lightGray"/>
        </w:rPr>
        <w:t>YYY</w:t>
      </w:r>
      <w:r w:rsidR="003F43EF" w:rsidRPr="00FC2118">
        <w:rPr>
          <w:rFonts w:ascii="Tahoma" w:hAnsi="Tahoma" w:cs="Tahoma"/>
          <w:sz w:val="18"/>
          <w:szCs w:val="18"/>
        </w:rPr>
        <w:t>.</w:t>
      </w:r>
    </w:p>
    <w:p w14:paraId="766CBAE2" w14:textId="77777777" w:rsidR="003F43EF" w:rsidRDefault="003F43EF" w:rsidP="00BD44C2">
      <w:pPr>
        <w:pStyle w:val="TextoPargrafo"/>
        <w:tabs>
          <w:tab w:val="left" w:pos="709"/>
        </w:tabs>
        <w:spacing w:before="0" w:line="360" w:lineRule="auto"/>
        <w:ind w:left="709" w:right="-1" w:hanging="709"/>
        <w:rPr>
          <w:rFonts w:ascii="Tahoma" w:hAnsi="Tahoma" w:cs="Tahoma"/>
          <w:sz w:val="18"/>
          <w:szCs w:val="18"/>
        </w:rPr>
      </w:pPr>
    </w:p>
    <w:p w14:paraId="12940106" w14:textId="5962F260" w:rsidR="006E3A87" w:rsidRPr="00D81E8C" w:rsidRDefault="006E3A87" w:rsidP="00BD44C2">
      <w:pPr>
        <w:pStyle w:val="TextoPargrafo"/>
        <w:numPr>
          <w:ilvl w:val="0"/>
          <w:numId w:val="18"/>
        </w:numPr>
        <w:tabs>
          <w:tab w:val="left" w:pos="709"/>
        </w:tabs>
        <w:spacing w:before="0" w:line="360" w:lineRule="auto"/>
        <w:ind w:left="709" w:right="-1" w:hanging="709"/>
        <w:rPr>
          <w:rFonts w:ascii="Tahoma" w:hAnsi="Tahoma" w:cs="Tahoma"/>
          <w:snapToGrid/>
          <w:color w:val="FF0000"/>
          <w:kern w:val="0"/>
          <w:sz w:val="18"/>
          <w:szCs w:val="18"/>
        </w:rPr>
      </w:pPr>
      <w:r w:rsidRPr="00D81E8C">
        <w:rPr>
          <w:rFonts w:ascii="Tahoma" w:hAnsi="Tahoma" w:cs="Tahoma"/>
          <w:b/>
          <w:sz w:val="18"/>
          <w:szCs w:val="18"/>
        </w:rPr>
        <w:t xml:space="preserve">DOS UNIFORMES </w:t>
      </w:r>
      <w:r w:rsidRPr="004F4484">
        <w:rPr>
          <w:rFonts w:ascii="Tahoma" w:hAnsi="Tahoma" w:cs="Tahoma"/>
          <w:b/>
          <w:color w:val="FF0000"/>
          <w:sz w:val="18"/>
          <w:szCs w:val="18"/>
          <w:highlight w:val="yellow"/>
        </w:rPr>
        <w:t>(SE SERVIÇO COM MÃO DE OBRA EXCLUSIVA</w:t>
      </w:r>
      <w:r w:rsidR="001A36F0" w:rsidRPr="001A36F0">
        <w:rPr>
          <w:rFonts w:ascii="Tahoma" w:hAnsi="Tahoma" w:cs="Tahoma"/>
          <w:b/>
          <w:color w:val="FF0000"/>
          <w:sz w:val="18"/>
          <w:szCs w:val="18"/>
          <w:highlight w:val="yellow"/>
        </w:rPr>
        <w:t xml:space="preserve"> </w:t>
      </w:r>
      <w:r w:rsidR="00B109D6">
        <w:rPr>
          <w:rFonts w:ascii="Tahoma" w:hAnsi="Tahoma" w:cs="Tahoma"/>
          <w:b/>
          <w:color w:val="FF0000"/>
          <w:sz w:val="18"/>
          <w:szCs w:val="18"/>
          <w:highlight w:val="yellow"/>
        </w:rPr>
        <w:t xml:space="preserve">- </w:t>
      </w:r>
      <w:bookmarkStart w:id="84" w:name="_Hlk208331925"/>
      <w:r w:rsidR="00F84B48">
        <w:rPr>
          <w:rFonts w:ascii="Tahoma" w:hAnsi="Tahoma" w:cs="Tahoma"/>
          <w:b/>
          <w:color w:val="FF0000"/>
          <w:sz w:val="18"/>
          <w:szCs w:val="18"/>
          <w:highlight w:val="yellow"/>
        </w:rPr>
        <w:t xml:space="preserve">EXCLUIR </w:t>
      </w:r>
      <w:r w:rsidR="001A36F0" w:rsidRPr="004F4484">
        <w:rPr>
          <w:rFonts w:ascii="Tahoma" w:hAnsi="Tahoma" w:cs="Tahoma"/>
          <w:b/>
          <w:color w:val="FF0000"/>
          <w:sz w:val="18"/>
          <w:szCs w:val="18"/>
          <w:highlight w:val="yellow"/>
        </w:rPr>
        <w:t>SE</w:t>
      </w:r>
      <w:r w:rsidR="00F84B48">
        <w:rPr>
          <w:rFonts w:ascii="Tahoma" w:hAnsi="Tahoma" w:cs="Tahoma"/>
          <w:b/>
          <w:color w:val="FF0000"/>
          <w:sz w:val="18"/>
          <w:szCs w:val="18"/>
          <w:highlight w:val="yellow"/>
        </w:rPr>
        <w:t xml:space="preserve"> NÃO</w:t>
      </w:r>
      <w:r w:rsidR="001A36F0">
        <w:rPr>
          <w:rFonts w:ascii="Tahoma" w:hAnsi="Tahoma" w:cs="Tahoma"/>
          <w:b/>
          <w:color w:val="FF0000"/>
          <w:sz w:val="18"/>
          <w:szCs w:val="18"/>
          <w:highlight w:val="yellow"/>
        </w:rPr>
        <w:t xml:space="preserve"> FOR O CASO</w:t>
      </w:r>
      <w:r w:rsidRPr="004F4484">
        <w:rPr>
          <w:rFonts w:ascii="Tahoma" w:hAnsi="Tahoma" w:cs="Tahoma"/>
          <w:b/>
          <w:color w:val="FF0000"/>
          <w:sz w:val="18"/>
          <w:szCs w:val="18"/>
          <w:highlight w:val="yellow"/>
        </w:rPr>
        <w:t>)</w:t>
      </w:r>
      <w:bookmarkEnd w:id="84"/>
    </w:p>
    <w:p w14:paraId="6F470F5A" w14:textId="26EFC539" w:rsidR="00F24019" w:rsidRDefault="00F24019" w:rsidP="00681F4D">
      <w:pPr>
        <w:keepLines/>
        <w:numPr>
          <w:ilvl w:val="1"/>
          <w:numId w:val="18"/>
        </w:numPr>
        <w:tabs>
          <w:tab w:val="left" w:pos="709"/>
        </w:tabs>
        <w:suppressAutoHyphens/>
        <w:spacing w:before="120" w:after="120" w:line="360" w:lineRule="auto"/>
        <w:ind w:left="709" w:right="-1" w:hanging="709"/>
        <w:jc w:val="both"/>
        <w:outlineLvl w:val="0"/>
        <w:rPr>
          <w:rFonts w:ascii="Tahoma" w:hAnsi="Tahoma" w:cs="Tahoma"/>
          <w:snapToGrid w:val="0"/>
          <w:kern w:val="20"/>
          <w:sz w:val="18"/>
          <w:szCs w:val="18"/>
        </w:rPr>
      </w:pPr>
      <w:r w:rsidRPr="00CB4336">
        <w:rPr>
          <w:rFonts w:ascii="Tahoma" w:hAnsi="Tahoma" w:cs="Tahoma"/>
          <w:snapToGrid w:val="0"/>
          <w:kern w:val="20"/>
          <w:sz w:val="18"/>
          <w:szCs w:val="18"/>
        </w:rPr>
        <w:lastRenderedPageBreak/>
        <w:t xml:space="preserve">Será de responsabilidade da </w:t>
      </w:r>
      <w:r>
        <w:rPr>
          <w:rFonts w:ascii="Tahoma" w:hAnsi="Tahoma" w:cs="Tahoma"/>
          <w:snapToGrid w:val="0"/>
          <w:kern w:val="20"/>
          <w:sz w:val="18"/>
          <w:szCs w:val="18"/>
        </w:rPr>
        <w:t>Contratada</w:t>
      </w:r>
      <w:r w:rsidRPr="00CB4336">
        <w:rPr>
          <w:rFonts w:ascii="Tahoma" w:hAnsi="Tahoma" w:cs="Tahoma"/>
          <w:snapToGrid w:val="0"/>
          <w:kern w:val="20"/>
          <w:sz w:val="18"/>
          <w:szCs w:val="18"/>
        </w:rPr>
        <w:t xml:space="preserve"> o fornecimento de, no mínimo, </w:t>
      </w:r>
      <w:r w:rsidRPr="00F24019">
        <w:rPr>
          <w:rFonts w:ascii="Tahoma" w:hAnsi="Tahoma" w:cs="Tahoma"/>
          <w:snapToGrid w:val="0"/>
          <w:color w:val="FF0000"/>
          <w:kern w:val="20"/>
          <w:sz w:val="18"/>
          <w:szCs w:val="18"/>
          <w:highlight w:val="lightGray"/>
        </w:rPr>
        <w:t>XX</w:t>
      </w:r>
      <w:r w:rsidRPr="00CB4336">
        <w:rPr>
          <w:rFonts w:ascii="Tahoma" w:hAnsi="Tahoma" w:cs="Tahoma"/>
          <w:snapToGrid w:val="0"/>
          <w:kern w:val="20"/>
          <w:sz w:val="18"/>
          <w:szCs w:val="18"/>
        </w:rPr>
        <w:t xml:space="preserve"> (</w:t>
      </w:r>
      <w:r w:rsidRPr="00F24019">
        <w:rPr>
          <w:rFonts w:ascii="Tahoma" w:hAnsi="Tahoma" w:cs="Tahoma"/>
          <w:snapToGrid w:val="0"/>
          <w:color w:val="FF0000"/>
          <w:kern w:val="20"/>
          <w:sz w:val="18"/>
          <w:szCs w:val="18"/>
          <w:highlight w:val="lightGray"/>
        </w:rPr>
        <w:t>XXXX</w:t>
      </w:r>
      <w:r w:rsidRPr="00CB4336">
        <w:rPr>
          <w:rFonts w:ascii="Tahoma" w:hAnsi="Tahoma" w:cs="Tahoma"/>
          <w:snapToGrid w:val="0"/>
          <w:kern w:val="20"/>
          <w:sz w:val="18"/>
          <w:szCs w:val="18"/>
        </w:rPr>
        <w:t>) conjuntos de uniformes novos por ano, a todos os prestadores de serviços que estiverem nos horários e locais de trabalho especificados neste Termo de Referência, sem qualquer custo aos prestadores de serviços alocados na Finep.</w:t>
      </w:r>
    </w:p>
    <w:p w14:paraId="09FA202E" w14:textId="30E12BA3" w:rsidR="00681F4D" w:rsidRPr="00CB4336" w:rsidRDefault="00681F4D" w:rsidP="00681F4D">
      <w:pPr>
        <w:keepLines/>
        <w:numPr>
          <w:ilvl w:val="1"/>
          <w:numId w:val="18"/>
        </w:numPr>
        <w:tabs>
          <w:tab w:val="left" w:pos="709"/>
        </w:tabs>
        <w:suppressAutoHyphens/>
        <w:spacing w:before="120" w:after="120" w:line="360" w:lineRule="auto"/>
        <w:ind w:left="709" w:right="-1" w:hanging="709"/>
        <w:jc w:val="both"/>
        <w:outlineLvl w:val="0"/>
        <w:rPr>
          <w:rFonts w:ascii="Tahoma" w:hAnsi="Tahoma" w:cs="Tahoma"/>
          <w:snapToGrid w:val="0"/>
          <w:kern w:val="20"/>
          <w:sz w:val="18"/>
          <w:szCs w:val="18"/>
        </w:rPr>
      </w:pPr>
      <w:r w:rsidRPr="00CB4336">
        <w:rPr>
          <w:rFonts w:ascii="Tahoma" w:hAnsi="Tahoma" w:cs="Tahoma"/>
          <w:snapToGrid w:val="0"/>
          <w:kern w:val="20"/>
          <w:sz w:val="18"/>
          <w:szCs w:val="18"/>
        </w:rPr>
        <w:t>A Contratada deverá submeter</w:t>
      </w:r>
      <w:r>
        <w:rPr>
          <w:rFonts w:ascii="Tahoma" w:hAnsi="Tahoma" w:cs="Tahoma"/>
          <w:snapToGrid w:val="0"/>
          <w:kern w:val="20"/>
          <w:sz w:val="18"/>
          <w:szCs w:val="18"/>
        </w:rPr>
        <w:t>,</w:t>
      </w:r>
      <w:r w:rsidRPr="00CB4336">
        <w:rPr>
          <w:rFonts w:ascii="Tahoma" w:hAnsi="Tahoma" w:cs="Tahoma"/>
          <w:snapToGrid w:val="0"/>
          <w:kern w:val="20"/>
          <w:sz w:val="18"/>
          <w:szCs w:val="18"/>
        </w:rPr>
        <w:t xml:space="preserve"> previamente</w:t>
      </w:r>
      <w:r>
        <w:rPr>
          <w:rFonts w:ascii="Tahoma" w:hAnsi="Tahoma" w:cs="Tahoma"/>
          <w:snapToGrid w:val="0"/>
          <w:kern w:val="20"/>
          <w:sz w:val="18"/>
          <w:szCs w:val="18"/>
        </w:rPr>
        <w:t>,</w:t>
      </w:r>
      <w:r w:rsidRPr="00CB4336">
        <w:rPr>
          <w:rFonts w:ascii="Tahoma" w:hAnsi="Tahoma" w:cs="Tahoma"/>
          <w:snapToGrid w:val="0"/>
          <w:kern w:val="20"/>
          <w:sz w:val="18"/>
          <w:szCs w:val="18"/>
        </w:rPr>
        <w:t xml:space="preserve"> amostra dos conjuntos de uniformes para aprovação por parte da Finep</w:t>
      </w:r>
      <w:r>
        <w:rPr>
          <w:rFonts w:ascii="Tahoma" w:hAnsi="Tahoma" w:cs="Tahoma"/>
          <w:snapToGrid w:val="0"/>
          <w:kern w:val="20"/>
          <w:sz w:val="18"/>
          <w:szCs w:val="18"/>
        </w:rPr>
        <w:t xml:space="preserve"> relativa ao</w:t>
      </w:r>
      <w:r w:rsidRPr="00CB4336">
        <w:rPr>
          <w:rFonts w:ascii="Tahoma" w:hAnsi="Tahoma" w:cs="Tahoma"/>
          <w:snapToGrid w:val="0"/>
          <w:kern w:val="20"/>
          <w:sz w:val="18"/>
          <w:szCs w:val="18"/>
        </w:rPr>
        <w:t xml:space="preserve"> modelo, cor e qualidade do tecido, em até </w:t>
      </w:r>
      <w:r w:rsidRPr="00F24019">
        <w:rPr>
          <w:rFonts w:ascii="Tahoma" w:hAnsi="Tahoma" w:cs="Tahoma"/>
          <w:snapToGrid w:val="0"/>
          <w:color w:val="FF0000"/>
          <w:kern w:val="20"/>
          <w:sz w:val="18"/>
          <w:szCs w:val="18"/>
          <w:highlight w:val="lightGray"/>
        </w:rPr>
        <w:t>XX</w:t>
      </w:r>
      <w:r w:rsidRPr="00CB4336">
        <w:rPr>
          <w:rFonts w:ascii="Tahoma" w:hAnsi="Tahoma" w:cs="Tahoma"/>
          <w:snapToGrid w:val="0"/>
          <w:kern w:val="20"/>
          <w:sz w:val="18"/>
          <w:szCs w:val="18"/>
        </w:rPr>
        <w:t xml:space="preserve"> (</w:t>
      </w:r>
      <w:r w:rsidRPr="00F24019">
        <w:rPr>
          <w:rFonts w:ascii="Tahoma" w:hAnsi="Tahoma" w:cs="Tahoma"/>
          <w:snapToGrid w:val="0"/>
          <w:color w:val="FF0000"/>
          <w:kern w:val="20"/>
          <w:sz w:val="18"/>
          <w:szCs w:val="18"/>
          <w:highlight w:val="lightGray"/>
        </w:rPr>
        <w:t>XXXX</w:t>
      </w:r>
      <w:r w:rsidRPr="00CB4336">
        <w:rPr>
          <w:rFonts w:ascii="Tahoma" w:hAnsi="Tahoma" w:cs="Tahoma"/>
          <w:snapToGrid w:val="0"/>
          <w:kern w:val="20"/>
          <w:sz w:val="18"/>
          <w:szCs w:val="18"/>
        </w:rPr>
        <w:t xml:space="preserve">) dias </w:t>
      </w:r>
      <w:r>
        <w:rPr>
          <w:rFonts w:ascii="Tahoma" w:hAnsi="Tahoma" w:cs="Tahoma"/>
          <w:snapToGrid w:val="0"/>
          <w:kern w:val="20"/>
          <w:sz w:val="18"/>
          <w:szCs w:val="18"/>
        </w:rPr>
        <w:t>úteis</w:t>
      </w:r>
      <w:r w:rsidRPr="00CB4336">
        <w:rPr>
          <w:rFonts w:ascii="Tahoma" w:hAnsi="Tahoma" w:cs="Tahoma"/>
          <w:snapToGrid w:val="0"/>
          <w:kern w:val="20"/>
          <w:sz w:val="18"/>
          <w:szCs w:val="18"/>
        </w:rPr>
        <w:t xml:space="preserve">, após a data de </w:t>
      </w:r>
      <w:r>
        <w:rPr>
          <w:rFonts w:ascii="Tahoma" w:hAnsi="Tahoma" w:cs="Tahoma"/>
          <w:snapToGrid w:val="0"/>
          <w:kern w:val="20"/>
          <w:sz w:val="18"/>
          <w:szCs w:val="18"/>
        </w:rPr>
        <w:t>assinatura</w:t>
      </w:r>
      <w:r w:rsidRPr="00CB4336">
        <w:rPr>
          <w:rFonts w:ascii="Tahoma" w:hAnsi="Tahoma" w:cs="Tahoma"/>
          <w:snapToGrid w:val="0"/>
          <w:kern w:val="20"/>
          <w:sz w:val="18"/>
          <w:szCs w:val="18"/>
        </w:rPr>
        <w:t xml:space="preserve"> do contrato</w:t>
      </w:r>
      <w:r w:rsidR="000A7CFF">
        <w:rPr>
          <w:rFonts w:ascii="Tahoma" w:hAnsi="Tahoma" w:cs="Tahoma"/>
          <w:snapToGrid w:val="0"/>
          <w:kern w:val="20"/>
          <w:sz w:val="18"/>
          <w:szCs w:val="18"/>
        </w:rPr>
        <w:t xml:space="preserve"> </w:t>
      </w:r>
      <w:r w:rsidR="000A7CFF" w:rsidRPr="000A7CFF">
        <w:rPr>
          <w:rFonts w:ascii="Tahoma" w:hAnsi="Tahoma" w:cs="Tahoma"/>
          <w:snapToGrid w:val="0"/>
          <w:color w:val="FF0000"/>
          <w:kern w:val="20"/>
          <w:sz w:val="18"/>
          <w:szCs w:val="18"/>
        </w:rPr>
        <w:t>OU</w:t>
      </w:r>
      <w:r w:rsidR="000A7CFF">
        <w:rPr>
          <w:rFonts w:ascii="Tahoma" w:hAnsi="Tahoma" w:cs="Tahoma"/>
          <w:snapToGrid w:val="0"/>
          <w:kern w:val="20"/>
          <w:sz w:val="18"/>
          <w:szCs w:val="18"/>
        </w:rPr>
        <w:t xml:space="preserve"> em pelo menos </w:t>
      </w:r>
      <w:r w:rsidR="000A7CFF" w:rsidRPr="00F24019">
        <w:rPr>
          <w:rFonts w:ascii="Tahoma" w:hAnsi="Tahoma" w:cs="Tahoma"/>
          <w:snapToGrid w:val="0"/>
          <w:color w:val="FF0000"/>
          <w:kern w:val="20"/>
          <w:sz w:val="18"/>
          <w:szCs w:val="18"/>
          <w:highlight w:val="lightGray"/>
        </w:rPr>
        <w:t>XX</w:t>
      </w:r>
      <w:r w:rsidR="000A7CFF" w:rsidRPr="00CB4336">
        <w:rPr>
          <w:rFonts w:ascii="Tahoma" w:hAnsi="Tahoma" w:cs="Tahoma"/>
          <w:snapToGrid w:val="0"/>
          <w:kern w:val="20"/>
          <w:sz w:val="18"/>
          <w:szCs w:val="18"/>
        </w:rPr>
        <w:t xml:space="preserve"> (</w:t>
      </w:r>
      <w:r w:rsidR="000A7CFF" w:rsidRPr="00F24019">
        <w:rPr>
          <w:rFonts w:ascii="Tahoma" w:hAnsi="Tahoma" w:cs="Tahoma"/>
          <w:snapToGrid w:val="0"/>
          <w:color w:val="FF0000"/>
          <w:kern w:val="20"/>
          <w:sz w:val="18"/>
          <w:szCs w:val="18"/>
          <w:highlight w:val="lightGray"/>
        </w:rPr>
        <w:t>XXXX</w:t>
      </w:r>
      <w:r w:rsidR="000A7CFF" w:rsidRPr="00CB4336">
        <w:rPr>
          <w:rFonts w:ascii="Tahoma" w:hAnsi="Tahoma" w:cs="Tahoma"/>
          <w:snapToGrid w:val="0"/>
          <w:kern w:val="20"/>
          <w:sz w:val="18"/>
          <w:szCs w:val="18"/>
        </w:rPr>
        <w:t xml:space="preserve">) dias </w:t>
      </w:r>
      <w:r w:rsidR="000A7CFF">
        <w:rPr>
          <w:rFonts w:ascii="Tahoma" w:hAnsi="Tahoma" w:cs="Tahoma"/>
          <w:snapToGrid w:val="0"/>
          <w:kern w:val="20"/>
          <w:sz w:val="18"/>
          <w:szCs w:val="18"/>
        </w:rPr>
        <w:t>úteis prévios à disponibilização dos empregados terceirizados na Finep</w:t>
      </w:r>
      <w:r w:rsidRPr="00CB4336">
        <w:rPr>
          <w:rFonts w:ascii="Tahoma" w:hAnsi="Tahoma" w:cs="Tahoma"/>
          <w:snapToGrid w:val="0"/>
          <w:kern w:val="20"/>
          <w:sz w:val="18"/>
          <w:szCs w:val="18"/>
        </w:rPr>
        <w:t xml:space="preserve">. Fica resguardada à Finep o direito de exigir a substituição daqueles julgados inadequados, tendo a Contratada a obrigatoriedade de apresentar nova amostra em até </w:t>
      </w:r>
      <w:r w:rsidRPr="00F24019">
        <w:rPr>
          <w:rFonts w:ascii="Tahoma" w:hAnsi="Tahoma" w:cs="Tahoma"/>
          <w:snapToGrid w:val="0"/>
          <w:color w:val="FF0000"/>
          <w:kern w:val="20"/>
          <w:sz w:val="18"/>
          <w:szCs w:val="18"/>
          <w:highlight w:val="lightGray"/>
        </w:rPr>
        <w:t>XX</w:t>
      </w:r>
      <w:r w:rsidRPr="00CB4336">
        <w:rPr>
          <w:rFonts w:ascii="Tahoma" w:hAnsi="Tahoma" w:cs="Tahoma"/>
          <w:snapToGrid w:val="0"/>
          <w:kern w:val="20"/>
          <w:sz w:val="18"/>
          <w:szCs w:val="18"/>
        </w:rPr>
        <w:t xml:space="preserve"> (</w:t>
      </w:r>
      <w:r w:rsidRPr="00F24019">
        <w:rPr>
          <w:rFonts w:ascii="Tahoma" w:hAnsi="Tahoma" w:cs="Tahoma"/>
          <w:snapToGrid w:val="0"/>
          <w:color w:val="FF0000"/>
          <w:kern w:val="20"/>
          <w:sz w:val="18"/>
          <w:szCs w:val="18"/>
          <w:highlight w:val="lightGray"/>
        </w:rPr>
        <w:t>XXXX</w:t>
      </w:r>
      <w:r w:rsidRPr="00CB4336">
        <w:rPr>
          <w:rFonts w:ascii="Tahoma" w:hAnsi="Tahoma" w:cs="Tahoma"/>
          <w:snapToGrid w:val="0"/>
          <w:kern w:val="20"/>
          <w:sz w:val="18"/>
          <w:szCs w:val="18"/>
        </w:rPr>
        <w:t xml:space="preserve">) dias </w:t>
      </w:r>
      <w:r>
        <w:rPr>
          <w:rFonts w:ascii="Tahoma" w:hAnsi="Tahoma" w:cs="Tahoma"/>
          <w:snapToGrid w:val="0"/>
          <w:kern w:val="20"/>
          <w:sz w:val="18"/>
          <w:szCs w:val="18"/>
        </w:rPr>
        <w:t>úteis</w:t>
      </w:r>
      <w:r w:rsidRPr="00CB4336">
        <w:rPr>
          <w:rFonts w:ascii="Tahoma" w:hAnsi="Tahoma" w:cs="Tahoma"/>
          <w:snapToGrid w:val="0"/>
          <w:kern w:val="20"/>
          <w:sz w:val="18"/>
          <w:szCs w:val="18"/>
        </w:rPr>
        <w:t xml:space="preserve"> </w:t>
      </w:r>
      <w:r>
        <w:rPr>
          <w:rFonts w:ascii="Tahoma" w:hAnsi="Tahoma" w:cs="Tahoma"/>
          <w:snapToGrid w:val="0"/>
          <w:kern w:val="20"/>
          <w:sz w:val="18"/>
          <w:szCs w:val="18"/>
        </w:rPr>
        <w:t xml:space="preserve">a partir da comunicação </w:t>
      </w:r>
      <w:r w:rsidRPr="00CB4336">
        <w:rPr>
          <w:rFonts w:ascii="Tahoma" w:hAnsi="Tahoma" w:cs="Tahoma"/>
          <w:snapToGrid w:val="0"/>
          <w:kern w:val="20"/>
          <w:sz w:val="18"/>
          <w:szCs w:val="18"/>
        </w:rPr>
        <w:t>da reprovação.</w:t>
      </w:r>
    </w:p>
    <w:p w14:paraId="1424D5D3" w14:textId="492F181A" w:rsidR="00F24019" w:rsidRPr="00CB4336" w:rsidRDefault="00681F4D" w:rsidP="00681F4D">
      <w:pPr>
        <w:keepLines/>
        <w:numPr>
          <w:ilvl w:val="1"/>
          <w:numId w:val="18"/>
        </w:numPr>
        <w:tabs>
          <w:tab w:val="left" w:pos="709"/>
        </w:tabs>
        <w:suppressAutoHyphens/>
        <w:spacing w:before="120" w:after="120" w:line="360" w:lineRule="auto"/>
        <w:ind w:left="709" w:right="-1" w:hanging="709"/>
        <w:jc w:val="both"/>
        <w:outlineLvl w:val="0"/>
        <w:rPr>
          <w:rFonts w:ascii="Tahoma" w:hAnsi="Tahoma" w:cs="Tahoma"/>
          <w:snapToGrid w:val="0"/>
          <w:kern w:val="20"/>
          <w:sz w:val="18"/>
          <w:szCs w:val="18"/>
        </w:rPr>
      </w:pPr>
      <w:r>
        <w:rPr>
          <w:rFonts w:ascii="Tahoma" w:hAnsi="Tahoma" w:cs="Tahoma"/>
          <w:snapToGrid w:val="0"/>
          <w:kern w:val="20"/>
          <w:sz w:val="18"/>
          <w:szCs w:val="18"/>
        </w:rPr>
        <w:t>Aprovada a amostra, p</w:t>
      </w:r>
      <w:r w:rsidR="00F24019" w:rsidRPr="00CB4336">
        <w:rPr>
          <w:rFonts w:ascii="Tahoma" w:hAnsi="Tahoma" w:cs="Tahoma"/>
          <w:snapToGrid w:val="0"/>
          <w:kern w:val="20"/>
          <w:sz w:val="18"/>
          <w:szCs w:val="18"/>
        </w:rPr>
        <w:t xml:space="preserve">ara a primeira entrega, deverão ser fornecidos </w:t>
      </w:r>
      <w:r w:rsidR="00F24019" w:rsidRPr="00F24019">
        <w:rPr>
          <w:rFonts w:ascii="Tahoma" w:hAnsi="Tahoma" w:cs="Tahoma"/>
          <w:snapToGrid w:val="0"/>
          <w:color w:val="FF0000"/>
          <w:kern w:val="20"/>
          <w:sz w:val="18"/>
          <w:szCs w:val="18"/>
          <w:highlight w:val="lightGray"/>
        </w:rPr>
        <w:t>XX</w:t>
      </w:r>
      <w:r w:rsidR="00F24019" w:rsidRPr="00CB4336">
        <w:rPr>
          <w:rFonts w:ascii="Tahoma" w:hAnsi="Tahoma" w:cs="Tahoma"/>
          <w:snapToGrid w:val="0"/>
          <w:kern w:val="20"/>
          <w:sz w:val="18"/>
          <w:szCs w:val="18"/>
        </w:rPr>
        <w:t xml:space="preserve"> (</w:t>
      </w:r>
      <w:r w:rsidR="00F24019" w:rsidRPr="00F24019">
        <w:rPr>
          <w:rFonts w:ascii="Tahoma" w:hAnsi="Tahoma" w:cs="Tahoma"/>
          <w:snapToGrid w:val="0"/>
          <w:color w:val="FF0000"/>
          <w:kern w:val="20"/>
          <w:sz w:val="18"/>
          <w:szCs w:val="18"/>
          <w:highlight w:val="lightGray"/>
        </w:rPr>
        <w:t>XXXX</w:t>
      </w:r>
      <w:r w:rsidR="00F24019" w:rsidRPr="00CB4336">
        <w:rPr>
          <w:rFonts w:ascii="Tahoma" w:hAnsi="Tahoma" w:cs="Tahoma"/>
          <w:snapToGrid w:val="0"/>
          <w:kern w:val="20"/>
          <w:sz w:val="18"/>
          <w:szCs w:val="18"/>
        </w:rPr>
        <w:t xml:space="preserve">) </w:t>
      </w:r>
      <w:r w:rsidR="00F24019" w:rsidRPr="00F24019">
        <w:rPr>
          <w:rFonts w:ascii="Tahoma" w:hAnsi="Tahoma" w:cs="Tahoma"/>
          <w:snapToGrid w:val="0"/>
          <w:kern w:val="20"/>
          <w:sz w:val="18"/>
          <w:szCs w:val="18"/>
        </w:rPr>
        <w:t xml:space="preserve">conjuntos </w:t>
      </w:r>
      <w:r w:rsidR="00F24019" w:rsidRPr="00CB4336">
        <w:rPr>
          <w:rFonts w:ascii="Tahoma" w:hAnsi="Tahoma" w:cs="Tahoma"/>
          <w:snapToGrid w:val="0"/>
          <w:kern w:val="20"/>
          <w:sz w:val="18"/>
          <w:szCs w:val="18"/>
        </w:rPr>
        <w:t xml:space="preserve">completos de uniforme novos aos prestadores de serviços em até </w:t>
      </w:r>
      <w:r w:rsidR="00F24019" w:rsidRPr="00F24019">
        <w:rPr>
          <w:rFonts w:ascii="Tahoma" w:hAnsi="Tahoma" w:cs="Tahoma"/>
          <w:snapToGrid w:val="0"/>
          <w:color w:val="FF0000"/>
          <w:kern w:val="20"/>
          <w:sz w:val="18"/>
          <w:szCs w:val="18"/>
          <w:highlight w:val="lightGray"/>
        </w:rPr>
        <w:t>XX</w:t>
      </w:r>
      <w:r w:rsidR="00F24019" w:rsidRPr="00CB4336">
        <w:rPr>
          <w:rFonts w:ascii="Tahoma" w:hAnsi="Tahoma" w:cs="Tahoma"/>
          <w:snapToGrid w:val="0"/>
          <w:kern w:val="20"/>
          <w:sz w:val="18"/>
          <w:szCs w:val="18"/>
        </w:rPr>
        <w:t xml:space="preserve"> (</w:t>
      </w:r>
      <w:r w:rsidR="00F24019" w:rsidRPr="00F24019">
        <w:rPr>
          <w:rFonts w:ascii="Tahoma" w:hAnsi="Tahoma" w:cs="Tahoma"/>
          <w:snapToGrid w:val="0"/>
          <w:color w:val="FF0000"/>
          <w:kern w:val="20"/>
          <w:sz w:val="18"/>
          <w:szCs w:val="18"/>
          <w:highlight w:val="lightGray"/>
        </w:rPr>
        <w:t>XXXX</w:t>
      </w:r>
      <w:r w:rsidR="00F24019" w:rsidRPr="00CB4336">
        <w:rPr>
          <w:rFonts w:ascii="Tahoma" w:hAnsi="Tahoma" w:cs="Tahoma"/>
          <w:snapToGrid w:val="0"/>
          <w:kern w:val="20"/>
          <w:sz w:val="18"/>
          <w:szCs w:val="18"/>
        </w:rPr>
        <w:t xml:space="preserve">) dias </w:t>
      </w:r>
      <w:r w:rsidR="00F24019">
        <w:rPr>
          <w:rFonts w:ascii="Tahoma" w:hAnsi="Tahoma" w:cs="Tahoma"/>
          <w:snapToGrid w:val="0"/>
          <w:kern w:val="20"/>
          <w:sz w:val="18"/>
          <w:szCs w:val="18"/>
        </w:rPr>
        <w:t>úteis</w:t>
      </w:r>
      <w:r w:rsidR="00F24019" w:rsidRPr="00CB4336">
        <w:rPr>
          <w:rFonts w:ascii="Tahoma" w:hAnsi="Tahoma" w:cs="Tahoma"/>
          <w:snapToGrid w:val="0"/>
          <w:kern w:val="20"/>
          <w:sz w:val="18"/>
          <w:szCs w:val="18"/>
        </w:rPr>
        <w:t xml:space="preserve"> após a</w:t>
      </w:r>
      <w:r>
        <w:rPr>
          <w:rFonts w:ascii="Tahoma" w:hAnsi="Tahoma" w:cs="Tahoma"/>
          <w:snapToGrid w:val="0"/>
          <w:kern w:val="20"/>
          <w:sz w:val="18"/>
          <w:szCs w:val="18"/>
        </w:rPr>
        <w:t xml:space="preserve"> aprovação da amostra ou da</w:t>
      </w:r>
      <w:r w:rsidR="00F24019" w:rsidRPr="00CB4336">
        <w:rPr>
          <w:rFonts w:ascii="Tahoma" w:hAnsi="Tahoma" w:cs="Tahoma"/>
          <w:snapToGrid w:val="0"/>
          <w:kern w:val="20"/>
          <w:sz w:val="18"/>
          <w:szCs w:val="18"/>
        </w:rPr>
        <w:t xml:space="preserve"> data de </w:t>
      </w:r>
      <w:r w:rsidR="00F24019">
        <w:rPr>
          <w:rFonts w:ascii="Tahoma" w:hAnsi="Tahoma" w:cs="Tahoma"/>
          <w:snapToGrid w:val="0"/>
          <w:kern w:val="20"/>
          <w:sz w:val="18"/>
          <w:szCs w:val="18"/>
        </w:rPr>
        <w:t xml:space="preserve">assinatura do </w:t>
      </w:r>
      <w:r w:rsidR="00F24019" w:rsidRPr="00CB4336">
        <w:rPr>
          <w:rFonts w:ascii="Tahoma" w:hAnsi="Tahoma" w:cs="Tahoma"/>
          <w:snapToGrid w:val="0"/>
          <w:kern w:val="20"/>
          <w:sz w:val="18"/>
          <w:szCs w:val="18"/>
        </w:rPr>
        <w:t>contrato</w:t>
      </w:r>
      <w:r>
        <w:rPr>
          <w:rFonts w:ascii="Tahoma" w:hAnsi="Tahoma" w:cs="Tahoma"/>
          <w:snapToGrid w:val="0"/>
          <w:kern w:val="20"/>
          <w:sz w:val="18"/>
          <w:szCs w:val="18"/>
        </w:rPr>
        <w:t>, o que ocorrer primeiro</w:t>
      </w:r>
      <w:r w:rsidR="00F24019" w:rsidRPr="00CB4336">
        <w:rPr>
          <w:rFonts w:ascii="Tahoma" w:hAnsi="Tahoma" w:cs="Tahoma"/>
          <w:snapToGrid w:val="0"/>
          <w:kern w:val="20"/>
          <w:sz w:val="18"/>
          <w:szCs w:val="18"/>
        </w:rPr>
        <w:t xml:space="preserve">. Após a primeira entrega, deverão ser fornecidos </w:t>
      </w:r>
      <w:r w:rsidR="00F24019" w:rsidRPr="00F24019">
        <w:rPr>
          <w:rFonts w:ascii="Tahoma" w:hAnsi="Tahoma" w:cs="Tahoma"/>
          <w:snapToGrid w:val="0"/>
          <w:color w:val="FF0000"/>
          <w:kern w:val="20"/>
          <w:sz w:val="18"/>
          <w:szCs w:val="18"/>
          <w:highlight w:val="lightGray"/>
        </w:rPr>
        <w:t>XX</w:t>
      </w:r>
      <w:r w:rsidR="00F24019" w:rsidRPr="00CB4336">
        <w:rPr>
          <w:rFonts w:ascii="Tahoma" w:hAnsi="Tahoma" w:cs="Tahoma"/>
          <w:snapToGrid w:val="0"/>
          <w:kern w:val="20"/>
          <w:sz w:val="18"/>
          <w:szCs w:val="18"/>
        </w:rPr>
        <w:t xml:space="preserve"> (</w:t>
      </w:r>
      <w:r w:rsidR="00F24019" w:rsidRPr="00F24019">
        <w:rPr>
          <w:rFonts w:ascii="Tahoma" w:hAnsi="Tahoma" w:cs="Tahoma"/>
          <w:snapToGrid w:val="0"/>
          <w:color w:val="FF0000"/>
          <w:kern w:val="20"/>
          <w:sz w:val="18"/>
          <w:szCs w:val="18"/>
          <w:highlight w:val="lightGray"/>
        </w:rPr>
        <w:t>XXXX</w:t>
      </w:r>
      <w:r w:rsidR="00F24019" w:rsidRPr="00CB4336">
        <w:rPr>
          <w:rFonts w:ascii="Tahoma" w:hAnsi="Tahoma" w:cs="Tahoma"/>
          <w:snapToGrid w:val="0"/>
          <w:kern w:val="20"/>
          <w:sz w:val="18"/>
          <w:szCs w:val="18"/>
        </w:rPr>
        <w:t xml:space="preserve">) conjuntos completos de uniformes novos a cada </w:t>
      </w:r>
      <w:r w:rsidR="00F24019" w:rsidRPr="00F24019">
        <w:rPr>
          <w:rFonts w:ascii="Tahoma" w:hAnsi="Tahoma" w:cs="Tahoma"/>
          <w:snapToGrid w:val="0"/>
          <w:color w:val="FF0000"/>
          <w:kern w:val="20"/>
          <w:sz w:val="18"/>
          <w:szCs w:val="18"/>
          <w:highlight w:val="lightGray"/>
        </w:rPr>
        <w:t>XX</w:t>
      </w:r>
      <w:r w:rsidR="00F24019" w:rsidRPr="00CB4336">
        <w:rPr>
          <w:rFonts w:ascii="Tahoma" w:hAnsi="Tahoma" w:cs="Tahoma"/>
          <w:snapToGrid w:val="0"/>
          <w:kern w:val="20"/>
          <w:sz w:val="18"/>
          <w:szCs w:val="18"/>
        </w:rPr>
        <w:t xml:space="preserve"> (</w:t>
      </w:r>
      <w:r w:rsidR="00F24019" w:rsidRPr="00F24019">
        <w:rPr>
          <w:rFonts w:ascii="Tahoma" w:hAnsi="Tahoma" w:cs="Tahoma"/>
          <w:snapToGrid w:val="0"/>
          <w:color w:val="FF0000"/>
          <w:kern w:val="20"/>
          <w:sz w:val="18"/>
          <w:szCs w:val="18"/>
          <w:highlight w:val="lightGray"/>
        </w:rPr>
        <w:t>XXXX</w:t>
      </w:r>
      <w:r w:rsidR="00F24019" w:rsidRPr="00CB4336">
        <w:rPr>
          <w:rFonts w:ascii="Tahoma" w:hAnsi="Tahoma" w:cs="Tahoma"/>
          <w:snapToGrid w:val="0"/>
          <w:kern w:val="20"/>
          <w:sz w:val="18"/>
          <w:szCs w:val="18"/>
        </w:rPr>
        <w:t xml:space="preserve">) meses, a partir da data </w:t>
      </w:r>
      <w:r w:rsidR="00F24019">
        <w:rPr>
          <w:rFonts w:ascii="Tahoma" w:hAnsi="Tahoma" w:cs="Tahoma"/>
          <w:snapToGrid w:val="0"/>
          <w:kern w:val="20"/>
          <w:sz w:val="18"/>
          <w:szCs w:val="18"/>
        </w:rPr>
        <w:t>de</w:t>
      </w:r>
      <w:r w:rsidR="00F24019" w:rsidRPr="00CB4336">
        <w:rPr>
          <w:rFonts w:ascii="Tahoma" w:hAnsi="Tahoma" w:cs="Tahoma"/>
          <w:snapToGrid w:val="0"/>
          <w:kern w:val="20"/>
          <w:sz w:val="18"/>
          <w:szCs w:val="18"/>
        </w:rPr>
        <w:t xml:space="preserve"> início da execução dos serviços, independentemente da data de entrega.</w:t>
      </w:r>
    </w:p>
    <w:p w14:paraId="642BC94E" w14:textId="19509E76" w:rsidR="00F24019" w:rsidRPr="00CB4336" w:rsidRDefault="00F24019" w:rsidP="00681F4D">
      <w:pPr>
        <w:keepLines/>
        <w:numPr>
          <w:ilvl w:val="1"/>
          <w:numId w:val="18"/>
        </w:numPr>
        <w:tabs>
          <w:tab w:val="left" w:pos="709"/>
        </w:tabs>
        <w:suppressAutoHyphens/>
        <w:spacing w:before="120" w:after="120" w:line="360" w:lineRule="auto"/>
        <w:ind w:left="709" w:right="-1" w:hanging="709"/>
        <w:jc w:val="both"/>
        <w:outlineLvl w:val="0"/>
        <w:rPr>
          <w:rFonts w:ascii="Tahoma" w:hAnsi="Tahoma" w:cs="Tahoma"/>
          <w:snapToGrid w:val="0"/>
          <w:kern w:val="20"/>
          <w:sz w:val="18"/>
          <w:szCs w:val="18"/>
        </w:rPr>
      </w:pPr>
      <w:r w:rsidRPr="00CB4336">
        <w:rPr>
          <w:rFonts w:ascii="Tahoma" w:hAnsi="Tahoma" w:cs="Tahoma"/>
          <w:snapToGrid w:val="0"/>
          <w:kern w:val="20"/>
          <w:sz w:val="18"/>
          <w:szCs w:val="18"/>
        </w:rPr>
        <w:t xml:space="preserve">Quando a fiscalização do contrato, justificadamente e por escrito, assim o exigir e/ou quando caracterizado o desgaste prematuro e/ou constatação de falta de condições mínimas de apresentação, a empresa deverá substituir os uniformes no prazo máximo de </w:t>
      </w:r>
      <w:r w:rsidRPr="00F24019">
        <w:rPr>
          <w:rFonts w:ascii="Tahoma" w:hAnsi="Tahoma" w:cs="Tahoma"/>
          <w:snapToGrid w:val="0"/>
          <w:color w:val="FF0000"/>
          <w:kern w:val="20"/>
          <w:sz w:val="18"/>
          <w:szCs w:val="18"/>
          <w:highlight w:val="lightGray"/>
        </w:rPr>
        <w:t>XX</w:t>
      </w:r>
      <w:r w:rsidRPr="00CB4336">
        <w:rPr>
          <w:rFonts w:ascii="Tahoma" w:hAnsi="Tahoma" w:cs="Tahoma"/>
          <w:snapToGrid w:val="0"/>
          <w:kern w:val="20"/>
          <w:sz w:val="18"/>
          <w:szCs w:val="18"/>
        </w:rPr>
        <w:t xml:space="preserve"> (</w:t>
      </w:r>
      <w:r w:rsidRPr="00F24019">
        <w:rPr>
          <w:rFonts w:ascii="Tahoma" w:hAnsi="Tahoma" w:cs="Tahoma"/>
          <w:snapToGrid w:val="0"/>
          <w:color w:val="FF0000"/>
          <w:kern w:val="20"/>
          <w:sz w:val="18"/>
          <w:szCs w:val="18"/>
          <w:highlight w:val="lightGray"/>
        </w:rPr>
        <w:t>XXXX</w:t>
      </w:r>
      <w:r w:rsidRPr="00CB4336">
        <w:rPr>
          <w:rFonts w:ascii="Tahoma" w:hAnsi="Tahoma" w:cs="Tahoma"/>
          <w:snapToGrid w:val="0"/>
          <w:kern w:val="20"/>
          <w:sz w:val="18"/>
          <w:szCs w:val="18"/>
        </w:rPr>
        <w:t xml:space="preserve">) dias </w:t>
      </w:r>
      <w:r>
        <w:rPr>
          <w:rFonts w:ascii="Tahoma" w:hAnsi="Tahoma" w:cs="Tahoma"/>
          <w:snapToGrid w:val="0"/>
          <w:kern w:val="20"/>
          <w:sz w:val="18"/>
          <w:szCs w:val="18"/>
        </w:rPr>
        <w:t>úteis</w:t>
      </w:r>
      <w:r w:rsidRPr="00CB4336">
        <w:rPr>
          <w:rFonts w:ascii="Tahoma" w:hAnsi="Tahoma" w:cs="Tahoma"/>
          <w:snapToGrid w:val="0"/>
          <w:kern w:val="20"/>
          <w:sz w:val="18"/>
          <w:szCs w:val="18"/>
        </w:rPr>
        <w:t xml:space="preserve">, a partir da expressa exigência da </w:t>
      </w:r>
      <w:r>
        <w:rPr>
          <w:rFonts w:ascii="Tahoma" w:hAnsi="Tahoma" w:cs="Tahoma"/>
          <w:snapToGrid w:val="0"/>
          <w:kern w:val="20"/>
          <w:sz w:val="18"/>
          <w:szCs w:val="18"/>
        </w:rPr>
        <w:t>Finep</w:t>
      </w:r>
      <w:r w:rsidRPr="00CB4336">
        <w:rPr>
          <w:rFonts w:ascii="Tahoma" w:hAnsi="Tahoma" w:cs="Tahoma"/>
          <w:snapToGrid w:val="0"/>
          <w:kern w:val="20"/>
          <w:sz w:val="18"/>
          <w:szCs w:val="18"/>
        </w:rPr>
        <w:t>, não repassando os custos de qua</w:t>
      </w:r>
      <w:r>
        <w:rPr>
          <w:rFonts w:ascii="Tahoma" w:hAnsi="Tahoma" w:cs="Tahoma"/>
          <w:snapToGrid w:val="0"/>
          <w:kern w:val="20"/>
          <w:sz w:val="18"/>
          <w:szCs w:val="18"/>
        </w:rPr>
        <w:t>is</w:t>
      </w:r>
      <w:r w:rsidRPr="00CB4336">
        <w:rPr>
          <w:rFonts w:ascii="Tahoma" w:hAnsi="Tahoma" w:cs="Tahoma"/>
          <w:snapToGrid w:val="0"/>
          <w:kern w:val="20"/>
          <w:sz w:val="18"/>
          <w:szCs w:val="18"/>
        </w:rPr>
        <w:t>quer dos itens de uniforme e equipamentos aos seus colaboradores.</w:t>
      </w:r>
    </w:p>
    <w:p w14:paraId="7ED6A460" w14:textId="625882BD" w:rsidR="00F24019" w:rsidRPr="00CB4336" w:rsidRDefault="00F24019" w:rsidP="00681F4D">
      <w:pPr>
        <w:keepLines/>
        <w:numPr>
          <w:ilvl w:val="1"/>
          <w:numId w:val="18"/>
        </w:numPr>
        <w:tabs>
          <w:tab w:val="left" w:pos="709"/>
        </w:tabs>
        <w:suppressAutoHyphens/>
        <w:spacing w:before="120" w:after="120" w:line="360" w:lineRule="auto"/>
        <w:ind w:left="709" w:right="-1" w:hanging="709"/>
        <w:jc w:val="both"/>
        <w:outlineLvl w:val="0"/>
        <w:rPr>
          <w:rFonts w:ascii="Tahoma" w:hAnsi="Tahoma" w:cs="Tahoma"/>
          <w:snapToGrid w:val="0"/>
          <w:kern w:val="20"/>
          <w:sz w:val="18"/>
          <w:szCs w:val="18"/>
        </w:rPr>
      </w:pPr>
      <w:r w:rsidRPr="00CB4336">
        <w:rPr>
          <w:rFonts w:ascii="Tahoma" w:hAnsi="Tahoma" w:cs="Tahoma"/>
          <w:snapToGrid w:val="0"/>
          <w:kern w:val="20"/>
          <w:sz w:val="18"/>
          <w:szCs w:val="18"/>
        </w:rPr>
        <w:t>Os uniformes a serem fornecidos pela Contratada a seus colaboradores deverão ser condizentes com as atividades a serem desempenhadas, compreendendo peças para todas as estações climáticas do ano (inclusive agasalhos).</w:t>
      </w:r>
    </w:p>
    <w:p w14:paraId="0B6CFE6C" w14:textId="48D42BAC" w:rsidR="00F24019" w:rsidRPr="00CB4336" w:rsidRDefault="00F24019" w:rsidP="00681F4D">
      <w:pPr>
        <w:keepLines/>
        <w:numPr>
          <w:ilvl w:val="1"/>
          <w:numId w:val="18"/>
        </w:numPr>
        <w:tabs>
          <w:tab w:val="left" w:pos="709"/>
        </w:tabs>
        <w:suppressAutoHyphens/>
        <w:spacing w:before="120" w:after="120" w:line="360" w:lineRule="auto"/>
        <w:ind w:left="709" w:right="-1" w:hanging="709"/>
        <w:jc w:val="both"/>
        <w:outlineLvl w:val="0"/>
        <w:rPr>
          <w:rFonts w:ascii="Tahoma" w:hAnsi="Tahoma" w:cs="Tahoma"/>
          <w:snapToGrid w:val="0"/>
          <w:kern w:val="20"/>
          <w:sz w:val="18"/>
          <w:szCs w:val="18"/>
        </w:rPr>
      </w:pPr>
      <w:r w:rsidRPr="00CB4336">
        <w:rPr>
          <w:rFonts w:ascii="Tahoma" w:hAnsi="Tahoma" w:cs="Tahoma"/>
          <w:snapToGrid w:val="0"/>
          <w:kern w:val="20"/>
          <w:sz w:val="18"/>
          <w:szCs w:val="18"/>
        </w:rPr>
        <w:t>As peças devem ser confeccionadas com material de alta durabilidade e conforto, confeccionados em tecidos laváveis, transpiráveis, resistentes, com boa solidez ao cloro e à luz, baixo percentual de encolhimento e desbote</w:t>
      </w:r>
      <w:r w:rsidR="004479B1">
        <w:rPr>
          <w:rFonts w:ascii="Tahoma" w:hAnsi="Tahoma" w:cs="Tahoma"/>
          <w:snapToGrid w:val="0"/>
          <w:kern w:val="20"/>
          <w:sz w:val="18"/>
          <w:szCs w:val="18"/>
        </w:rPr>
        <w:t xml:space="preserve">, </w:t>
      </w:r>
      <w:r w:rsidR="004479B1" w:rsidRPr="00CB4336">
        <w:rPr>
          <w:rFonts w:ascii="Tahoma" w:hAnsi="Tahoma" w:cs="Tahoma"/>
          <w:snapToGrid w:val="0"/>
          <w:kern w:val="20"/>
          <w:sz w:val="18"/>
          <w:szCs w:val="18"/>
        </w:rPr>
        <w:t>seguindo os padrões de qualidade e apresentação exigidos pela Finep</w:t>
      </w:r>
      <w:r w:rsidRPr="00CB4336">
        <w:rPr>
          <w:rFonts w:ascii="Tahoma" w:hAnsi="Tahoma" w:cs="Tahoma"/>
          <w:snapToGrid w:val="0"/>
          <w:kern w:val="20"/>
          <w:sz w:val="18"/>
          <w:szCs w:val="18"/>
        </w:rPr>
        <w:t>. Deverão conter o logotipo da empresa, o qual deverá guardar harmonia com a discrição e a boa estética, estando sujeitos à prévia aprovação do Finep. A título de referência, os uniformes</w:t>
      </w:r>
      <w:r w:rsidRPr="00F24019">
        <w:rPr>
          <w:rFonts w:ascii="Tahoma" w:hAnsi="Tahoma" w:cs="Tahoma"/>
          <w:snapToGrid w:val="0"/>
          <w:kern w:val="20"/>
          <w:sz w:val="18"/>
          <w:szCs w:val="18"/>
        </w:rPr>
        <w:t xml:space="preserve"> deverão compreender, no mínimo, as seguintes peças de vestuário, que constituirão um conjunto</w:t>
      </w:r>
      <w:r w:rsidRPr="00CB4336">
        <w:rPr>
          <w:rFonts w:ascii="Tahoma" w:hAnsi="Tahoma" w:cs="Tahoma"/>
          <w:snapToGrid w:val="0"/>
          <w:kern w:val="20"/>
          <w:sz w:val="18"/>
          <w:szCs w:val="18"/>
        </w:rPr>
        <w:t xml:space="preserve"> de uniformes:</w:t>
      </w:r>
    </w:p>
    <w:p w14:paraId="6F693F56" w14:textId="06DC2D64" w:rsidR="00F24019" w:rsidRPr="00681F4D" w:rsidRDefault="00F24019" w:rsidP="00681F4D">
      <w:pPr>
        <w:keepLines/>
        <w:numPr>
          <w:ilvl w:val="2"/>
          <w:numId w:val="18"/>
        </w:numPr>
        <w:tabs>
          <w:tab w:val="left" w:pos="709"/>
        </w:tabs>
        <w:suppressAutoHyphens/>
        <w:spacing w:after="120" w:line="360" w:lineRule="auto"/>
        <w:ind w:left="709" w:right="-1" w:hanging="709"/>
        <w:jc w:val="both"/>
        <w:outlineLvl w:val="0"/>
        <w:rPr>
          <w:rFonts w:ascii="Tahoma" w:hAnsi="Tahoma" w:cs="Tahoma"/>
          <w:snapToGrid w:val="0"/>
          <w:color w:val="FF0000"/>
          <w:kern w:val="20"/>
          <w:sz w:val="18"/>
          <w:szCs w:val="18"/>
        </w:rPr>
      </w:pPr>
      <w:r w:rsidRPr="00681F4D">
        <w:rPr>
          <w:rFonts w:ascii="Tahoma" w:hAnsi="Tahoma" w:cs="Tahoma"/>
          <w:snapToGrid w:val="0"/>
          <w:kern w:val="20"/>
          <w:sz w:val="18"/>
          <w:szCs w:val="18"/>
        </w:rPr>
        <w:t xml:space="preserve">Uniformes: </w:t>
      </w:r>
      <w:r w:rsidRPr="00681F4D">
        <w:rPr>
          <w:rFonts w:ascii="Tahoma" w:hAnsi="Tahoma" w:cs="Tahoma"/>
          <w:snapToGrid w:val="0"/>
          <w:color w:val="FF0000"/>
          <w:kern w:val="20"/>
          <w:sz w:val="18"/>
          <w:szCs w:val="18"/>
          <w:highlight w:val="lightGray"/>
        </w:rPr>
        <w:t>NOME DO POSTO DE TRABALHO (EX.: TELEFONISTA, COPEIRAGEM ETC.)</w:t>
      </w:r>
    </w:p>
    <w:tbl>
      <w:tblPr>
        <w:tblW w:w="0" w:type="auto"/>
        <w:jc w:val="center"/>
        <w:tblLayout w:type="fixed"/>
        <w:tblLook w:val="0000" w:firstRow="0" w:lastRow="0" w:firstColumn="0" w:lastColumn="0" w:noHBand="0" w:noVBand="0"/>
      </w:tblPr>
      <w:tblGrid>
        <w:gridCol w:w="1345"/>
        <w:gridCol w:w="6845"/>
      </w:tblGrid>
      <w:tr w:rsidR="00F24019" w:rsidRPr="00681F4D" w14:paraId="40132D15" w14:textId="77777777" w:rsidTr="00681F4D">
        <w:trPr>
          <w:trHeight w:val="319"/>
          <w:jc w:val="center"/>
        </w:trPr>
        <w:tc>
          <w:tcPr>
            <w:tcW w:w="1345" w:type="dxa"/>
            <w:tcBorders>
              <w:top w:val="single" w:sz="4" w:space="0" w:color="000000"/>
              <w:left w:val="single" w:sz="4" w:space="0" w:color="000000"/>
              <w:bottom w:val="single" w:sz="4" w:space="0" w:color="000000"/>
              <w:right w:val="single" w:sz="4" w:space="0" w:color="000000"/>
            </w:tcBorders>
            <w:vAlign w:val="center"/>
          </w:tcPr>
          <w:p w14:paraId="0210E221" w14:textId="56BF28EE" w:rsidR="00F24019" w:rsidRPr="00681F4D" w:rsidRDefault="00F24019" w:rsidP="009C5F70">
            <w:pPr>
              <w:suppressAutoHyphens/>
              <w:spacing w:line="100" w:lineRule="atLeast"/>
              <w:ind w:left="-93" w:right="-120"/>
              <w:jc w:val="center"/>
              <w:rPr>
                <w:rFonts w:ascii="Arial" w:eastAsia="MS PGothic" w:hAnsi="Arial" w:cs="Arial"/>
                <w:sz w:val="18"/>
                <w:szCs w:val="18"/>
                <w:lang w:eastAsia="ar-SA"/>
              </w:rPr>
            </w:pPr>
            <w:r w:rsidRPr="00681F4D">
              <w:rPr>
                <w:rFonts w:ascii="Arial" w:eastAsia="MS PGothic" w:hAnsi="Arial" w:cs="Arial"/>
                <w:sz w:val="18"/>
                <w:szCs w:val="18"/>
                <w:lang w:eastAsia="ar-SA"/>
              </w:rPr>
              <w:t>Quantidade</w:t>
            </w:r>
            <w:r w:rsidR="00DD63E6">
              <w:rPr>
                <w:rFonts w:ascii="Arial" w:eastAsia="MS PGothic" w:hAnsi="Arial" w:cs="Arial"/>
                <w:sz w:val="18"/>
                <w:szCs w:val="18"/>
                <w:lang w:eastAsia="ar-SA"/>
              </w:rPr>
              <w:t xml:space="preserve"> a cada 12 meses</w:t>
            </w:r>
          </w:p>
        </w:tc>
        <w:tc>
          <w:tcPr>
            <w:tcW w:w="6845" w:type="dxa"/>
            <w:tcBorders>
              <w:top w:val="single" w:sz="4" w:space="0" w:color="000000"/>
              <w:left w:val="single" w:sz="4" w:space="0" w:color="000000"/>
              <w:bottom w:val="single" w:sz="4" w:space="0" w:color="000000"/>
              <w:right w:val="single" w:sz="4" w:space="0" w:color="000000"/>
            </w:tcBorders>
            <w:vAlign w:val="center"/>
          </w:tcPr>
          <w:p w14:paraId="5CBFAB15" w14:textId="77777777" w:rsidR="00F24019" w:rsidRPr="00681F4D" w:rsidRDefault="00F24019" w:rsidP="009C5F70">
            <w:pPr>
              <w:suppressAutoHyphens/>
              <w:spacing w:line="100" w:lineRule="atLeast"/>
              <w:jc w:val="center"/>
              <w:rPr>
                <w:rFonts w:ascii="Arial" w:eastAsia="MS PGothic" w:hAnsi="Arial" w:cs="Arial"/>
                <w:lang w:eastAsia="ar-SA"/>
              </w:rPr>
            </w:pPr>
            <w:r w:rsidRPr="00681F4D">
              <w:rPr>
                <w:rFonts w:ascii="Arial" w:eastAsia="MS PGothic" w:hAnsi="Arial" w:cs="Arial"/>
                <w:sz w:val="18"/>
                <w:szCs w:val="18"/>
                <w:lang w:eastAsia="ar-SA"/>
              </w:rPr>
              <w:t>Especificações</w:t>
            </w:r>
          </w:p>
        </w:tc>
      </w:tr>
      <w:tr w:rsidR="00F24019" w:rsidRPr="00A57C77" w14:paraId="6D3AB1DE" w14:textId="77777777" w:rsidTr="00681F4D">
        <w:trPr>
          <w:trHeight w:val="266"/>
          <w:jc w:val="center"/>
        </w:trPr>
        <w:tc>
          <w:tcPr>
            <w:tcW w:w="1345" w:type="dxa"/>
            <w:tcBorders>
              <w:top w:val="single" w:sz="4" w:space="0" w:color="000000"/>
              <w:left w:val="single" w:sz="4" w:space="0" w:color="000000"/>
              <w:bottom w:val="single" w:sz="4" w:space="0" w:color="000000"/>
              <w:right w:val="single" w:sz="4" w:space="0" w:color="000000"/>
            </w:tcBorders>
            <w:vAlign w:val="center"/>
          </w:tcPr>
          <w:p w14:paraId="3AB5510D" w14:textId="4989C115" w:rsidR="00F24019" w:rsidRPr="00A57C77" w:rsidRDefault="00681F4D" w:rsidP="009C5F70">
            <w:pPr>
              <w:suppressAutoHyphens/>
              <w:spacing w:line="100" w:lineRule="atLeast"/>
              <w:ind w:left="-93" w:right="-120"/>
              <w:jc w:val="center"/>
              <w:rPr>
                <w:rFonts w:ascii="Tahoma" w:eastAsia="MS PGothic" w:hAnsi="Tahoma" w:cs="Tahoma"/>
                <w:sz w:val="18"/>
                <w:szCs w:val="18"/>
                <w:lang w:eastAsia="ar-SA"/>
              </w:rPr>
            </w:pPr>
            <w:r w:rsidRPr="00681F4D">
              <w:rPr>
                <w:rFonts w:ascii="Tahoma" w:eastAsia="MS PGothic" w:hAnsi="Tahoma" w:cs="Tahoma"/>
                <w:color w:val="FF0000"/>
                <w:sz w:val="18"/>
                <w:szCs w:val="18"/>
                <w:highlight w:val="lightGray"/>
                <w:lang w:val="en-US" w:eastAsia="ar-SA"/>
              </w:rPr>
              <w:t>XX</w:t>
            </w:r>
          </w:p>
        </w:tc>
        <w:tc>
          <w:tcPr>
            <w:tcW w:w="6845" w:type="dxa"/>
            <w:tcBorders>
              <w:top w:val="single" w:sz="4" w:space="0" w:color="000000"/>
              <w:left w:val="single" w:sz="4" w:space="0" w:color="000000"/>
              <w:bottom w:val="single" w:sz="4" w:space="0" w:color="000000"/>
              <w:right w:val="single" w:sz="4" w:space="0" w:color="000000"/>
            </w:tcBorders>
            <w:vAlign w:val="center"/>
          </w:tcPr>
          <w:p w14:paraId="04D4A7EC" w14:textId="13309A4C" w:rsidR="00F24019" w:rsidRPr="00A57C77" w:rsidRDefault="00681F4D" w:rsidP="009C5F70">
            <w:pPr>
              <w:suppressAutoHyphens/>
              <w:spacing w:line="100" w:lineRule="atLeast"/>
              <w:ind w:left="-52" w:right="-79"/>
              <w:jc w:val="both"/>
              <w:rPr>
                <w:rFonts w:ascii="Tahoma" w:eastAsia="MS PGothic" w:hAnsi="Tahoma" w:cs="Tahoma"/>
                <w:sz w:val="18"/>
                <w:szCs w:val="18"/>
                <w:lang w:eastAsia="ar-SA"/>
              </w:rPr>
            </w:pPr>
            <w:r w:rsidRPr="00681F4D">
              <w:rPr>
                <w:rFonts w:ascii="Tahoma" w:hAnsi="Tahoma" w:cs="Tahoma"/>
                <w:bCs/>
                <w:color w:val="FF0000"/>
                <w:sz w:val="18"/>
                <w:szCs w:val="18"/>
                <w:highlight w:val="lightGray"/>
              </w:rPr>
              <w:t>XXXX</w:t>
            </w:r>
          </w:p>
        </w:tc>
      </w:tr>
      <w:tr w:rsidR="00F24019" w:rsidRPr="00A57C77" w14:paraId="0E1077D0" w14:textId="77777777" w:rsidTr="00681F4D">
        <w:trPr>
          <w:trHeight w:val="285"/>
          <w:jc w:val="center"/>
        </w:trPr>
        <w:tc>
          <w:tcPr>
            <w:tcW w:w="1345" w:type="dxa"/>
            <w:tcBorders>
              <w:top w:val="single" w:sz="4" w:space="0" w:color="000000"/>
              <w:left w:val="single" w:sz="4" w:space="0" w:color="000000"/>
              <w:bottom w:val="single" w:sz="4" w:space="0" w:color="000000"/>
              <w:right w:val="single" w:sz="4" w:space="0" w:color="000000"/>
            </w:tcBorders>
            <w:vAlign w:val="center"/>
          </w:tcPr>
          <w:p w14:paraId="7FC68722" w14:textId="23F79D87" w:rsidR="00F24019" w:rsidRPr="00A57C77" w:rsidRDefault="00681F4D" w:rsidP="009C5F70">
            <w:pPr>
              <w:suppressAutoHyphens/>
              <w:spacing w:line="100" w:lineRule="atLeast"/>
              <w:ind w:left="-93" w:right="-120"/>
              <w:jc w:val="center"/>
              <w:rPr>
                <w:rFonts w:ascii="Tahoma" w:eastAsia="MS PGothic" w:hAnsi="Tahoma" w:cs="Tahoma"/>
                <w:sz w:val="18"/>
                <w:szCs w:val="18"/>
                <w:lang w:val="en-US" w:eastAsia="ar-SA"/>
              </w:rPr>
            </w:pPr>
            <w:r w:rsidRPr="00681F4D">
              <w:rPr>
                <w:rFonts w:ascii="Tahoma" w:eastAsia="MS PGothic" w:hAnsi="Tahoma" w:cs="Tahoma"/>
                <w:color w:val="FF0000"/>
                <w:sz w:val="18"/>
                <w:szCs w:val="18"/>
                <w:highlight w:val="lightGray"/>
                <w:lang w:val="en-US" w:eastAsia="ar-SA"/>
              </w:rPr>
              <w:t>XX</w:t>
            </w:r>
          </w:p>
        </w:tc>
        <w:tc>
          <w:tcPr>
            <w:tcW w:w="6845" w:type="dxa"/>
            <w:tcBorders>
              <w:top w:val="single" w:sz="4" w:space="0" w:color="000000"/>
              <w:left w:val="single" w:sz="4" w:space="0" w:color="000000"/>
              <w:bottom w:val="single" w:sz="4" w:space="0" w:color="000000"/>
              <w:right w:val="single" w:sz="4" w:space="0" w:color="000000"/>
            </w:tcBorders>
            <w:vAlign w:val="center"/>
          </w:tcPr>
          <w:p w14:paraId="3CBBDCC0" w14:textId="16F3082B" w:rsidR="00F24019" w:rsidRPr="00A57C77" w:rsidRDefault="00681F4D" w:rsidP="009C5F70">
            <w:pPr>
              <w:widowControl w:val="0"/>
              <w:tabs>
                <w:tab w:val="left" w:pos="851"/>
                <w:tab w:val="left" w:pos="1276"/>
              </w:tabs>
              <w:spacing w:line="100" w:lineRule="atLeast"/>
              <w:ind w:left="-52" w:right="-79"/>
              <w:jc w:val="both"/>
              <w:rPr>
                <w:rFonts w:ascii="Tahoma" w:hAnsi="Tahoma" w:cs="Tahoma"/>
                <w:sz w:val="18"/>
                <w:szCs w:val="18"/>
              </w:rPr>
            </w:pPr>
            <w:r w:rsidRPr="00681F4D">
              <w:rPr>
                <w:rFonts w:ascii="Tahoma" w:hAnsi="Tahoma" w:cs="Tahoma"/>
                <w:bCs/>
                <w:color w:val="FF0000"/>
                <w:sz w:val="18"/>
                <w:szCs w:val="18"/>
                <w:highlight w:val="lightGray"/>
              </w:rPr>
              <w:t>XXXX</w:t>
            </w:r>
          </w:p>
        </w:tc>
      </w:tr>
    </w:tbl>
    <w:p w14:paraId="2BCD2A10" w14:textId="77777777" w:rsidR="00F24019" w:rsidRPr="00CB4336" w:rsidRDefault="00F24019" w:rsidP="00681F4D">
      <w:pPr>
        <w:keepLines/>
        <w:tabs>
          <w:tab w:val="left" w:pos="709"/>
        </w:tabs>
        <w:suppressAutoHyphens/>
        <w:spacing w:after="120" w:line="360" w:lineRule="auto"/>
        <w:ind w:left="709" w:right="-1" w:hanging="709"/>
        <w:jc w:val="both"/>
        <w:outlineLvl w:val="0"/>
        <w:rPr>
          <w:rFonts w:ascii="Tahoma" w:hAnsi="Tahoma" w:cs="Tahoma"/>
          <w:snapToGrid w:val="0"/>
          <w:kern w:val="20"/>
          <w:sz w:val="18"/>
          <w:szCs w:val="18"/>
        </w:rPr>
      </w:pPr>
    </w:p>
    <w:p w14:paraId="20D20DF2" w14:textId="55114B35" w:rsidR="00F24019" w:rsidRPr="00CB4336" w:rsidRDefault="00F24019" w:rsidP="00681F4D">
      <w:pPr>
        <w:keepLines/>
        <w:numPr>
          <w:ilvl w:val="1"/>
          <w:numId w:val="18"/>
        </w:numPr>
        <w:tabs>
          <w:tab w:val="left" w:pos="709"/>
        </w:tabs>
        <w:suppressAutoHyphens/>
        <w:spacing w:before="120" w:after="120" w:line="360" w:lineRule="auto"/>
        <w:ind w:left="709" w:right="-1" w:hanging="709"/>
        <w:jc w:val="both"/>
        <w:outlineLvl w:val="0"/>
        <w:rPr>
          <w:rFonts w:ascii="Tahoma" w:hAnsi="Tahoma" w:cs="Tahoma"/>
          <w:snapToGrid w:val="0"/>
          <w:kern w:val="20"/>
          <w:sz w:val="18"/>
          <w:szCs w:val="18"/>
        </w:rPr>
      </w:pPr>
      <w:r w:rsidRPr="00CB4336">
        <w:rPr>
          <w:rFonts w:ascii="Tahoma" w:hAnsi="Tahoma" w:cs="Tahoma"/>
          <w:snapToGrid w:val="0"/>
          <w:kern w:val="20"/>
          <w:sz w:val="18"/>
          <w:szCs w:val="18"/>
        </w:rPr>
        <w:t>Poderão ocorrer eventuais alterações nas especificações dos uniformes, quanto ao tecido, à cor e ao modelo, desde que aceitas pela Finep</w:t>
      </w:r>
      <w:r w:rsidR="004479B1">
        <w:rPr>
          <w:rFonts w:ascii="Tahoma" w:hAnsi="Tahoma" w:cs="Tahoma"/>
          <w:snapToGrid w:val="0"/>
          <w:kern w:val="20"/>
          <w:sz w:val="18"/>
          <w:szCs w:val="18"/>
        </w:rPr>
        <w:t>.</w:t>
      </w:r>
    </w:p>
    <w:p w14:paraId="46A5D85D" w14:textId="5B6DFF8F" w:rsidR="00F24019" w:rsidRPr="00CB4336" w:rsidRDefault="00F24019" w:rsidP="00681F4D">
      <w:pPr>
        <w:keepLines/>
        <w:numPr>
          <w:ilvl w:val="1"/>
          <w:numId w:val="18"/>
        </w:numPr>
        <w:tabs>
          <w:tab w:val="left" w:pos="709"/>
        </w:tabs>
        <w:suppressAutoHyphens/>
        <w:spacing w:before="120" w:after="120" w:line="360" w:lineRule="auto"/>
        <w:ind w:left="709" w:right="-1" w:hanging="709"/>
        <w:jc w:val="both"/>
        <w:outlineLvl w:val="0"/>
        <w:rPr>
          <w:rFonts w:ascii="Tahoma" w:hAnsi="Tahoma" w:cs="Tahoma"/>
          <w:snapToGrid w:val="0"/>
          <w:kern w:val="20"/>
          <w:sz w:val="18"/>
          <w:szCs w:val="18"/>
        </w:rPr>
      </w:pPr>
      <w:r w:rsidRPr="00CB4336">
        <w:rPr>
          <w:rFonts w:ascii="Tahoma" w:hAnsi="Tahoma" w:cs="Tahoma"/>
          <w:snapToGrid w:val="0"/>
          <w:kern w:val="20"/>
          <w:sz w:val="18"/>
          <w:szCs w:val="18"/>
        </w:rPr>
        <w:lastRenderedPageBreak/>
        <w:t xml:space="preserve">A </w:t>
      </w:r>
      <w:r w:rsidR="004479B1" w:rsidRPr="00CB4336">
        <w:rPr>
          <w:rFonts w:ascii="Tahoma" w:hAnsi="Tahoma" w:cs="Tahoma"/>
          <w:snapToGrid w:val="0"/>
          <w:kern w:val="20"/>
          <w:sz w:val="18"/>
          <w:szCs w:val="18"/>
        </w:rPr>
        <w:t xml:space="preserve">Contratada </w:t>
      </w:r>
      <w:r w:rsidRPr="00CB4336">
        <w:rPr>
          <w:rFonts w:ascii="Tahoma" w:hAnsi="Tahoma" w:cs="Tahoma"/>
          <w:snapToGrid w:val="0"/>
          <w:kern w:val="20"/>
          <w:sz w:val="18"/>
          <w:szCs w:val="18"/>
        </w:rPr>
        <w:t>deverá fornecer crachá para todos os seus colaboradores alocados na Finep</w:t>
      </w:r>
      <w:r w:rsidR="004479B1">
        <w:rPr>
          <w:rFonts w:ascii="Tahoma" w:hAnsi="Tahoma" w:cs="Tahoma"/>
          <w:snapToGrid w:val="0"/>
          <w:kern w:val="20"/>
          <w:sz w:val="18"/>
          <w:szCs w:val="18"/>
        </w:rPr>
        <w:t xml:space="preserve"> </w:t>
      </w:r>
      <w:r w:rsidR="004479B1" w:rsidRPr="00CB4336">
        <w:rPr>
          <w:rFonts w:ascii="Tahoma" w:hAnsi="Tahoma" w:cs="Tahoma"/>
          <w:snapToGrid w:val="0"/>
          <w:kern w:val="20"/>
          <w:sz w:val="18"/>
          <w:szCs w:val="18"/>
        </w:rPr>
        <w:t xml:space="preserve">em até </w:t>
      </w:r>
      <w:r w:rsidR="004479B1" w:rsidRPr="00F24019">
        <w:rPr>
          <w:rFonts w:ascii="Tahoma" w:hAnsi="Tahoma" w:cs="Tahoma"/>
          <w:snapToGrid w:val="0"/>
          <w:color w:val="FF0000"/>
          <w:kern w:val="20"/>
          <w:sz w:val="18"/>
          <w:szCs w:val="18"/>
          <w:highlight w:val="lightGray"/>
        </w:rPr>
        <w:t>XX</w:t>
      </w:r>
      <w:r w:rsidR="004479B1" w:rsidRPr="00CB4336">
        <w:rPr>
          <w:rFonts w:ascii="Tahoma" w:hAnsi="Tahoma" w:cs="Tahoma"/>
          <w:snapToGrid w:val="0"/>
          <w:kern w:val="20"/>
          <w:sz w:val="18"/>
          <w:szCs w:val="18"/>
        </w:rPr>
        <w:t xml:space="preserve"> (</w:t>
      </w:r>
      <w:r w:rsidR="004479B1" w:rsidRPr="00F24019">
        <w:rPr>
          <w:rFonts w:ascii="Tahoma" w:hAnsi="Tahoma" w:cs="Tahoma"/>
          <w:snapToGrid w:val="0"/>
          <w:color w:val="FF0000"/>
          <w:kern w:val="20"/>
          <w:sz w:val="18"/>
          <w:szCs w:val="18"/>
          <w:highlight w:val="lightGray"/>
        </w:rPr>
        <w:t>XXXX</w:t>
      </w:r>
      <w:r w:rsidR="004479B1" w:rsidRPr="00CB4336">
        <w:rPr>
          <w:rFonts w:ascii="Tahoma" w:hAnsi="Tahoma" w:cs="Tahoma"/>
          <w:snapToGrid w:val="0"/>
          <w:kern w:val="20"/>
          <w:sz w:val="18"/>
          <w:szCs w:val="18"/>
        </w:rPr>
        <w:t xml:space="preserve">) dias </w:t>
      </w:r>
      <w:r w:rsidR="004479B1">
        <w:rPr>
          <w:rFonts w:ascii="Tahoma" w:hAnsi="Tahoma" w:cs="Tahoma"/>
          <w:snapToGrid w:val="0"/>
          <w:kern w:val="20"/>
          <w:sz w:val="18"/>
          <w:szCs w:val="18"/>
        </w:rPr>
        <w:t>úteis</w:t>
      </w:r>
      <w:r w:rsidR="004479B1" w:rsidRPr="00CB4336">
        <w:rPr>
          <w:rFonts w:ascii="Tahoma" w:hAnsi="Tahoma" w:cs="Tahoma"/>
          <w:snapToGrid w:val="0"/>
          <w:kern w:val="20"/>
          <w:sz w:val="18"/>
          <w:szCs w:val="18"/>
        </w:rPr>
        <w:t xml:space="preserve"> </w:t>
      </w:r>
      <w:r w:rsidRPr="00CB4336">
        <w:rPr>
          <w:rFonts w:ascii="Tahoma" w:hAnsi="Tahoma" w:cs="Tahoma"/>
          <w:snapToGrid w:val="0"/>
          <w:kern w:val="20"/>
          <w:sz w:val="18"/>
          <w:szCs w:val="18"/>
        </w:rPr>
        <w:t>após o início dos trabalhos, orienta</w:t>
      </w:r>
      <w:r w:rsidR="004479B1">
        <w:rPr>
          <w:rFonts w:ascii="Tahoma" w:hAnsi="Tahoma" w:cs="Tahoma"/>
          <w:snapToGrid w:val="0"/>
          <w:kern w:val="20"/>
          <w:sz w:val="18"/>
          <w:szCs w:val="18"/>
        </w:rPr>
        <w:t>ndo-os</w:t>
      </w:r>
      <w:r w:rsidRPr="00CB4336">
        <w:rPr>
          <w:rFonts w:ascii="Tahoma" w:hAnsi="Tahoma" w:cs="Tahoma"/>
          <w:snapToGrid w:val="0"/>
          <w:kern w:val="20"/>
          <w:sz w:val="18"/>
          <w:szCs w:val="18"/>
        </w:rPr>
        <w:t xml:space="preserve"> que será de uso obrigatório dentro das instalações da Finep. </w:t>
      </w:r>
      <w:r w:rsidR="004479B1">
        <w:rPr>
          <w:rFonts w:ascii="Tahoma" w:hAnsi="Tahoma" w:cs="Tahoma"/>
          <w:snapToGrid w:val="0"/>
          <w:kern w:val="20"/>
          <w:sz w:val="18"/>
          <w:szCs w:val="18"/>
        </w:rPr>
        <w:t>O crachá</w:t>
      </w:r>
      <w:r w:rsidRPr="00CB4336">
        <w:rPr>
          <w:rFonts w:ascii="Tahoma" w:hAnsi="Tahoma" w:cs="Tahoma"/>
          <w:snapToGrid w:val="0"/>
          <w:kern w:val="20"/>
          <w:sz w:val="18"/>
          <w:szCs w:val="18"/>
        </w:rPr>
        <w:t xml:space="preserve"> deverá conter foto, nome completo, posto, empresa prestadora e, em destaque e de fácil leitura, nome abreviado pelo qual poderá ser identificado o colaborador.</w:t>
      </w:r>
    </w:p>
    <w:p w14:paraId="636A50D5" w14:textId="77777777" w:rsidR="00F24019" w:rsidRPr="00CB4336" w:rsidRDefault="00F24019" w:rsidP="00681F4D">
      <w:pPr>
        <w:keepLines/>
        <w:numPr>
          <w:ilvl w:val="1"/>
          <w:numId w:val="18"/>
        </w:numPr>
        <w:tabs>
          <w:tab w:val="left" w:pos="709"/>
        </w:tabs>
        <w:suppressAutoHyphens/>
        <w:spacing w:before="120" w:after="120" w:line="360" w:lineRule="auto"/>
        <w:ind w:left="709" w:right="-1" w:hanging="709"/>
        <w:jc w:val="both"/>
        <w:outlineLvl w:val="0"/>
        <w:rPr>
          <w:rFonts w:ascii="Tahoma" w:hAnsi="Tahoma" w:cs="Tahoma"/>
          <w:snapToGrid w:val="0"/>
          <w:kern w:val="20"/>
          <w:sz w:val="18"/>
          <w:szCs w:val="18"/>
        </w:rPr>
      </w:pPr>
      <w:r w:rsidRPr="00CB4336">
        <w:rPr>
          <w:rFonts w:ascii="Tahoma" w:hAnsi="Tahoma" w:cs="Tahoma"/>
          <w:snapToGrid w:val="0"/>
          <w:kern w:val="20"/>
          <w:sz w:val="18"/>
          <w:szCs w:val="18"/>
        </w:rPr>
        <w:t>Somente serão considerados como efetivamente entregues os uniformes, quando todas as peças estiverem de posse dos todos os prestadores de serviços.</w:t>
      </w:r>
    </w:p>
    <w:p w14:paraId="00ABEE8C" w14:textId="29A4682B" w:rsidR="00F24019" w:rsidRPr="00CB4336" w:rsidRDefault="00F24019" w:rsidP="00681F4D">
      <w:pPr>
        <w:keepLines/>
        <w:numPr>
          <w:ilvl w:val="1"/>
          <w:numId w:val="18"/>
        </w:numPr>
        <w:tabs>
          <w:tab w:val="left" w:pos="709"/>
        </w:tabs>
        <w:suppressAutoHyphens/>
        <w:spacing w:before="120" w:after="120" w:line="360" w:lineRule="auto"/>
        <w:ind w:left="709" w:right="-1" w:hanging="709"/>
        <w:jc w:val="both"/>
        <w:outlineLvl w:val="0"/>
        <w:rPr>
          <w:rFonts w:ascii="Tahoma" w:hAnsi="Tahoma" w:cs="Tahoma"/>
          <w:snapToGrid w:val="0"/>
          <w:kern w:val="20"/>
          <w:sz w:val="18"/>
          <w:szCs w:val="18"/>
        </w:rPr>
      </w:pPr>
      <w:r w:rsidRPr="00CB4336">
        <w:rPr>
          <w:rFonts w:ascii="Tahoma" w:hAnsi="Tahoma" w:cs="Tahoma"/>
          <w:snapToGrid w:val="0"/>
          <w:kern w:val="20"/>
          <w:sz w:val="18"/>
          <w:szCs w:val="18"/>
        </w:rPr>
        <w:t>Será considerado como não entregue o uniforme (sujeitando a empresa penalizações), quando for constatado: o fornecimento de peças em tamanhos menores ou maiores aos dos usuários, impossibilit</w:t>
      </w:r>
      <w:r w:rsidR="004479B1">
        <w:rPr>
          <w:rFonts w:ascii="Tahoma" w:hAnsi="Tahoma" w:cs="Tahoma"/>
          <w:snapToGrid w:val="0"/>
          <w:kern w:val="20"/>
          <w:sz w:val="18"/>
          <w:szCs w:val="18"/>
        </w:rPr>
        <w:t>ando</w:t>
      </w:r>
      <w:r w:rsidRPr="00CB4336">
        <w:rPr>
          <w:rFonts w:ascii="Tahoma" w:hAnsi="Tahoma" w:cs="Tahoma"/>
          <w:snapToGrid w:val="0"/>
          <w:kern w:val="20"/>
          <w:sz w:val="18"/>
          <w:szCs w:val="18"/>
        </w:rPr>
        <w:t xml:space="preserve"> sua utilização; o fornecimento de peças que estejam fora da padronização </w:t>
      </w:r>
      <w:r w:rsidR="004479B1">
        <w:rPr>
          <w:rFonts w:ascii="Tahoma" w:hAnsi="Tahoma" w:cs="Tahoma"/>
          <w:snapToGrid w:val="0"/>
          <w:kern w:val="20"/>
          <w:sz w:val="18"/>
          <w:szCs w:val="18"/>
        </w:rPr>
        <w:t>requerida</w:t>
      </w:r>
      <w:r w:rsidRPr="00CB4336">
        <w:rPr>
          <w:rFonts w:ascii="Tahoma" w:hAnsi="Tahoma" w:cs="Tahoma"/>
          <w:snapToGrid w:val="0"/>
          <w:kern w:val="20"/>
          <w:sz w:val="18"/>
          <w:szCs w:val="18"/>
        </w:rPr>
        <w:t xml:space="preserve"> pela Finep; o fornecimento de peças usadas e/ou rasgadas; ou qualquer outro evento que acarrete a não disponibilização dos uniformes no prazo estabelecido.</w:t>
      </w:r>
    </w:p>
    <w:p w14:paraId="5EEB2B4D" w14:textId="62370951" w:rsidR="00F24019" w:rsidRPr="00CB4336" w:rsidRDefault="00F24019" w:rsidP="00681F4D">
      <w:pPr>
        <w:keepLines/>
        <w:numPr>
          <w:ilvl w:val="1"/>
          <w:numId w:val="18"/>
        </w:numPr>
        <w:tabs>
          <w:tab w:val="left" w:pos="709"/>
        </w:tabs>
        <w:suppressAutoHyphens/>
        <w:spacing w:before="120" w:after="120" w:line="360" w:lineRule="auto"/>
        <w:ind w:left="709" w:right="-1" w:hanging="709"/>
        <w:jc w:val="both"/>
        <w:outlineLvl w:val="0"/>
        <w:rPr>
          <w:rFonts w:ascii="Tahoma" w:hAnsi="Tahoma" w:cs="Tahoma"/>
          <w:snapToGrid w:val="0"/>
          <w:kern w:val="20"/>
          <w:sz w:val="18"/>
          <w:szCs w:val="18"/>
        </w:rPr>
      </w:pPr>
      <w:r w:rsidRPr="00CB4336">
        <w:rPr>
          <w:rFonts w:ascii="Tahoma" w:hAnsi="Tahoma" w:cs="Tahoma"/>
          <w:snapToGrid w:val="0"/>
          <w:kern w:val="20"/>
          <w:sz w:val="18"/>
          <w:szCs w:val="18"/>
        </w:rPr>
        <w:t xml:space="preserve">A </w:t>
      </w:r>
      <w:r w:rsidR="004479B1" w:rsidRPr="00CB4336">
        <w:rPr>
          <w:rFonts w:ascii="Tahoma" w:hAnsi="Tahoma" w:cs="Tahoma"/>
          <w:snapToGrid w:val="0"/>
          <w:kern w:val="20"/>
          <w:sz w:val="18"/>
          <w:szCs w:val="18"/>
        </w:rPr>
        <w:t xml:space="preserve">Contratada </w:t>
      </w:r>
      <w:r w:rsidRPr="00CB4336">
        <w:rPr>
          <w:rFonts w:ascii="Tahoma" w:hAnsi="Tahoma" w:cs="Tahoma"/>
          <w:snapToGrid w:val="0"/>
          <w:kern w:val="20"/>
          <w:sz w:val="18"/>
          <w:szCs w:val="18"/>
        </w:rPr>
        <w:t>se obriga a fornecer uniformes apropriados às colaboradoras gestantes, substituindo-os sempre que necessário.</w:t>
      </w:r>
    </w:p>
    <w:p w14:paraId="7EE91CE2" w14:textId="37972236" w:rsidR="00F24019" w:rsidRPr="00CB4336" w:rsidRDefault="00F24019" w:rsidP="00681F4D">
      <w:pPr>
        <w:keepLines/>
        <w:numPr>
          <w:ilvl w:val="1"/>
          <w:numId w:val="18"/>
        </w:numPr>
        <w:tabs>
          <w:tab w:val="left" w:pos="709"/>
        </w:tabs>
        <w:suppressAutoHyphens/>
        <w:spacing w:before="120" w:after="120" w:line="360" w:lineRule="auto"/>
        <w:ind w:left="709" w:right="-1" w:hanging="709"/>
        <w:jc w:val="both"/>
        <w:outlineLvl w:val="0"/>
        <w:rPr>
          <w:rFonts w:ascii="Tahoma" w:hAnsi="Tahoma" w:cs="Tahoma"/>
          <w:snapToGrid w:val="0"/>
          <w:kern w:val="20"/>
          <w:sz w:val="18"/>
          <w:szCs w:val="18"/>
        </w:rPr>
      </w:pPr>
      <w:r w:rsidRPr="00CB4336">
        <w:rPr>
          <w:rFonts w:ascii="Tahoma" w:hAnsi="Tahoma" w:cs="Tahoma"/>
          <w:snapToGrid w:val="0"/>
          <w:kern w:val="20"/>
          <w:sz w:val="18"/>
          <w:szCs w:val="18"/>
        </w:rPr>
        <w:t>Os uniformes deverão ser entregues aos colaboradores mediante recibo (relação nominal, impreterivelmente assinada e datada por cada profissional), cuja cópia, devidamente acompanhada do original para conferência, deverá sempre ser enviada à Finep, ou quando d</w:t>
      </w:r>
      <w:r w:rsidR="004479B1">
        <w:rPr>
          <w:rFonts w:ascii="Tahoma" w:hAnsi="Tahoma" w:cs="Tahoma"/>
          <w:snapToGrid w:val="0"/>
          <w:kern w:val="20"/>
          <w:sz w:val="18"/>
          <w:szCs w:val="18"/>
        </w:rPr>
        <w:t xml:space="preserve">e sua </w:t>
      </w:r>
      <w:r w:rsidRPr="00CB4336">
        <w:rPr>
          <w:rFonts w:ascii="Tahoma" w:hAnsi="Tahoma" w:cs="Tahoma"/>
          <w:snapToGrid w:val="0"/>
          <w:kern w:val="20"/>
          <w:sz w:val="18"/>
          <w:szCs w:val="18"/>
        </w:rPr>
        <w:t xml:space="preserve">solicitação, no prazo de até </w:t>
      </w:r>
      <w:r w:rsidR="004479B1" w:rsidRPr="00F24019">
        <w:rPr>
          <w:rFonts w:ascii="Tahoma" w:hAnsi="Tahoma" w:cs="Tahoma"/>
          <w:snapToGrid w:val="0"/>
          <w:color w:val="FF0000"/>
          <w:kern w:val="20"/>
          <w:sz w:val="18"/>
          <w:szCs w:val="18"/>
          <w:highlight w:val="lightGray"/>
        </w:rPr>
        <w:t>XX</w:t>
      </w:r>
      <w:r w:rsidR="004479B1" w:rsidRPr="00CB4336">
        <w:rPr>
          <w:rFonts w:ascii="Tahoma" w:hAnsi="Tahoma" w:cs="Tahoma"/>
          <w:snapToGrid w:val="0"/>
          <w:kern w:val="20"/>
          <w:sz w:val="18"/>
          <w:szCs w:val="18"/>
        </w:rPr>
        <w:t xml:space="preserve"> (</w:t>
      </w:r>
      <w:r w:rsidR="004479B1" w:rsidRPr="00F24019">
        <w:rPr>
          <w:rFonts w:ascii="Tahoma" w:hAnsi="Tahoma" w:cs="Tahoma"/>
          <w:snapToGrid w:val="0"/>
          <w:color w:val="FF0000"/>
          <w:kern w:val="20"/>
          <w:sz w:val="18"/>
          <w:szCs w:val="18"/>
          <w:highlight w:val="lightGray"/>
        </w:rPr>
        <w:t>XXXX</w:t>
      </w:r>
      <w:r w:rsidR="004479B1" w:rsidRPr="00CB4336">
        <w:rPr>
          <w:rFonts w:ascii="Tahoma" w:hAnsi="Tahoma" w:cs="Tahoma"/>
          <w:snapToGrid w:val="0"/>
          <w:kern w:val="20"/>
          <w:sz w:val="18"/>
          <w:szCs w:val="18"/>
        </w:rPr>
        <w:t>)</w:t>
      </w:r>
      <w:r w:rsidR="004479B1">
        <w:rPr>
          <w:rFonts w:ascii="Tahoma" w:hAnsi="Tahoma" w:cs="Tahoma"/>
          <w:snapToGrid w:val="0"/>
          <w:kern w:val="20"/>
          <w:sz w:val="18"/>
          <w:szCs w:val="18"/>
        </w:rPr>
        <w:t xml:space="preserve"> </w:t>
      </w:r>
      <w:r w:rsidRPr="00CB4336">
        <w:rPr>
          <w:rFonts w:ascii="Tahoma" w:hAnsi="Tahoma" w:cs="Tahoma"/>
          <w:snapToGrid w:val="0"/>
          <w:kern w:val="20"/>
          <w:sz w:val="18"/>
          <w:szCs w:val="18"/>
        </w:rPr>
        <w:t xml:space="preserve">dias úteis, a contar da entrega dos uniformes, observada a periodicidade estipulada </w:t>
      </w:r>
      <w:r w:rsidR="004479B1">
        <w:rPr>
          <w:rFonts w:ascii="Tahoma" w:hAnsi="Tahoma" w:cs="Tahoma"/>
          <w:snapToGrid w:val="0"/>
          <w:kern w:val="20"/>
          <w:sz w:val="18"/>
          <w:szCs w:val="18"/>
        </w:rPr>
        <w:t>acima</w:t>
      </w:r>
      <w:r w:rsidRPr="00CB4336">
        <w:rPr>
          <w:rFonts w:ascii="Tahoma" w:hAnsi="Tahoma" w:cs="Tahoma"/>
          <w:snapToGrid w:val="0"/>
          <w:kern w:val="20"/>
          <w:sz w:val="18"/>
          <w:szCs w:val="18"/>
        </w:rPr>
        <w:t xml:space="preserve">. </w:t>
      </w:r>
    </w:p>
    <w:p w14:paraId="500615B1" w14:textId="41297EF1" w:rsidR="00F24019" w:rsidRPr="00CB4336" w:rsidRDefault="00F24019" w:rsidP="00681F4D">
      <w:pPr>
        <w:keepLines/>
        <w:numPr>
          <w:ilvl w:val="1"/>
          <w:numId w:val="18"/>
        </w:numPr>
        <w:tabs>
          <w:tab w:val="left" w:pos="709"/>
        </w:tabs>
        <w:suppressAutoHyphens/>
        <w:spacing w:before="120" w:after="120" w:line="360" w:lineRule="auto"/>
        <w:ind w:left="709" w:right="-1" w:hanging="709"/>
        <w:jc w:val="both"/>
        <w:outlineLvl w:val="0"/>
        <w:rPr>
          <w:rFonts w:ascii="Tahoma" w:hAnsi="Tahoma" w:cs="Tahoma"/>
          <w:snapToGrid w:val="0"/>
          <w:kern w:val="20"/>
          <w:sz w:val="18"/>
          <w:szCs w:val="18"/>
        </w:rPr>
      </w:pPr>
      <w:r w:rsidRPr="00CB4336">
        <w:rPr>
          <w:rFonts w:ascii="Tahoma" w:hAnsi="Tahoma" w:cs="Tahoma"/>
          <w:snapToGrid w:val="0"/>
          <w:kern w:val="20"/>
          <w:sz w:val="18"/>
          <w:szCs w:val="18"/>
        </w:rPr>
        <w:t xml:space="preserve">Não será permitido que os prestadores do serviço executem as tarefas com uniformes descorados (fora do padrão dos demais), rasgados, transparentes ou sujos, bem como calçados deteriorados, sujos, furados ou rasgados, cabendo à </w:t>
      </w:r>
      <w:r w:rsidR="004479B1" w:rsidRPr="00CB4336">
        <w:rPr>
          <w:rFonts w:ascii="Tahoma" w:hAnsi="Tahoma" w:cs="Tahoma"/>
          <w:snapToGrid w:val="0"/>
          <w:kern w:val="20"/>
          <w:sz w:val="18"/>
          <w:szCs w:val="18"/>
        </w:rPr>
        <w:t xml:space="preserve">Contratada </w:t>
      </w:r>
      <w:r w:rsidRPr="00CB4336">
        <w:rPr>
          <w:rFonts w:ascii="Tahoma" w:hAnsi="Tahoma" w:cs="Tahoma"/>
          <w:snapToGrid w:val="0"/>
          <w:kern w:val="20"/>
          <w:sz w:val="18"/>
          <w:szCs w:val="18"/>
        </w:rPr>
        <w:t>fiscalizar e zelar pela aplicação dessas regras. A substituição deverá ser imediata a partir da notificação, caso impossibilite o colaborador de executar suas tarefas devidamente uniformizado</w:t>
      </w:r>
      <w:r w:rsidR="004479B1">
        <w:rPr>
          <w:rFonts w:ascii="Tahoma" w:hAnsi="Tahoma" w:cs="Tahoma"/>
          <w:snapToGrid w:val="0"/>
          <w:kern w:val="20"/>
          <w:sz w:val="18"/>
          <w:szCs w:val="18"/>
        </w:rPr>
        <w:t>.</w:t>
      </w:r>
    </w:p>
    <w:p w14:paraId="5031F95E" w14:textId="3384B09B" w:rsidR="00F24019" w:rsidRPr="00CB4336" w:rsidRDefault="00F24019" w:rsidP="00681F4D">
      <w:pPr>
        <w:keepLines/>
        <w:numPr>
          <w:ilvl w:val="1"/>
          <w:numId w:val="18"/>
        </w:numPr>
        <w:tabs>
          <w:tab w:val="left" w:pos="709"/>
        </w:tabs>
        <w:suppressAutoHyphens/>
        <w:spacing w:before="120" w:after="120" w:line="360" w:lineRule="auto"/>
        <w:ind w:left="709" w:right="-1" w:hanging="709"/>
        <w:jc w:val="both"/>
        <w:outlineLvl w:val="0"/>
        <w:rPr>
          <w:rFonts w:ascii="Tahoma" w:hAnsi="Tahoma" w:cs="Tahoma"/>
          <w:snapToGrid w:val="0"/>
          <w:kern w:val="20"/>
          <w:sz w:val="18"/>
          <w:szCs w:val="18"/>
        </w:rPr>
      </w:pPr>
      <w:r w:rsidRPr="00CB4336">
        <w:rPr>
          <w:rFonts w:ascii="Tahoma" w:hAnsi="Tahoma" w:cs="Tahoma"/>
          <w:snapToGrid w:val="0"/>
          <w:kern w:val="20"/>
          <w:sz w:val="18"/>
          <w:szCs w:val="18"/>
        </w:rPr>
        <w:t xml:space="preserve">Na composição dos uniformes não serão aceitas as seguintes peças de vestuário: </w:t>
      </w:r>
      <w:r w:rsidR="004479B1" w:rsidRPr="004479B1">
        <w:rPr>
          <w:rFonts w:ascii="Tahoma" w:hAnsi="Tahoma" w:cs="Tahoma"/>
          <w:snapToGrid w:val="0"/>
          <w:color w:val="FF0000"/>
          <w:kern w:val="20"/>
          <w:sz w:val="18"/>
          <w:szCs w:val="18"/>
          <w:highlight w:val="lightGray"/>
        </w:rPr>
        <w:t xml:space="preserve">EXEMPLOS: </w:t>
      </w:r>
      <w:r w:rsidRPr="004479B1">
        <w:rPr>
          <w:rFonts w:ascii="Tahoma" w:hAnsi="Tahoma" w:cs="Tahoma"/>
          <w:snapToGrid w:val="0"/>
          <w:color w:val="FF0000"/>
          <w:kern w:val="20"/>
          <w:sz w:val="18"/>
          <w:szCs w:val="18"/>
          <w:highlight w:val="lightGray"/>
        </w:rPr>
        <w:t>sandália, chinelos, bermudas, calças rasgadas, bonés e chapéus</w:t>
      </w:r>
      <w:r w:rsidRPr="00CB4336">
        <w:rPr>
          <w:rFonts w:ascii="Tahoma" w:hAnsi="Tahoma" w:cs="Tahoma"/>
          <w:snapToGrid w:val="0"/>
          <w:kern w:val="20"/>
          <w:sz w:val="18"/>
          <w:szCs w:val="18"/>
        </w:rPr>
        <w:t>.</w:t>
      </w:r>
    </w:p>
    <w:p w14:paraId="29D67ECC" w14:textId="77777777" w:rsidR="006E3A87" w:rsidRDefault="006E3A87" w:rsidP="00BD44C2">
      <w:pPr>
        <w:pStyle w:val="TextoPargrafo"/>
        <w:tabs>
          <w:tab w:val="left" w:pos="709"/>
        </w:tabs>
        <w:spacing w:before="0" w:line="360" w:lineRule="auto"/>
        <w:ind w:left="709" w:right="-1" w:hanging="709"/>
        <w:rPr>
          <w:rFonts w:ascii="Tahoma" w:hAnsi="Tahoma" w:cs="Tahoma"/>
          <w:b/>
          <w:sz w:val="18"/>
          <w:szCs w:val="18"/>
        </w:rPr>
      </w:pPr>
    </w:p>
    <w:p w14:paraId="07AD7BBB" w14:textId="5BE54DA0" w:rsidR="00D1231E" w:rsidRDefault="00D1231E" w:rsidP="00BD44C2">
      <w:pPr>
        <w:pStyle w:val="TextoPargrafo"/>
        <w:numPr>
          <w:ilvl w:val="0"/>
          <w:numId w:val="18"/>
        </w:numPr>
        <w:tabs>
          <w:tab w:val="left" w:pos="709"/>
        </w:tabs>
        <w:spacing w:before="0" w:line="360" w:lineRule="auto"/>
        <w:ind w:left="709" w:right="-1" w:hanging="709"/>
        <w:rPr>
          <w:rFonts w:ascii="Tahoma" w:hAnsi="Tahoma" w:cs="Tahoma"/>
          <w:b/>
          <w:sz w:val="18"/>
          <w:szCs w:val="18"/>
        </w:rPr>
      </w:pPr>
      <w:r>
        <w:rPr>
          <w:rFonts w:ascii="Tahoma" w:hAnsi="Tahoma" w:cs="Tahoma"/>
          <w:b/>
          <w:sz w:val="18"/>
          <w:szCs w:val="18"/>
        </w:rPr>
        <w:t xml:space="preserve">DOS </w:t>
      </w:r>
      <w:r w:rsidRPr="00D1231E">
        <w:rPr>
          <w:rFonts w:ascii="Tahoma" w:hAnsi="Tahoma" w:cs="Tahoma"/>
          <w:b/>
          <w:sz w:val="18"/>
          <w:szCs w:val="18"/>
        </w:rPr>
        <w:t>CRITÉRIOS PARA A ESCOLHA DA CONTRATAD</w:t>
      </w:r>
      <w:r>
        <w:rPr>
          <w:rFonts w:ascii="Tahoma" w:hAnsi="Tahoma" w:cs="Tahoma"/>
          <w:b/>
          <w:sz w:val="18"/>
          <w:szCs w:val="18"/>
        </w:rPr>
        <w:t>A</w:t>
      </w:r>
    </w:p>
    <w:p w14:paraId="399137FB" w14:textId="35A27BE8" w:rsidR="00D53819" w:rsidRDefault="0089680C" w:rsidP="00BD44C2">
      <w:pPr>
        <w:pStyle w:val="TextoPargrafo"/>
        <w:tabs>
          <w:tab w:val="left" w:pos="709"/>
        </w:tabs>
        <w:spacing w:before="0" w:line="360" w:lineRule="auto"/>
        <w:ind w:left="709" w:right="-1" w:hanging="709"/>
        <w:rPr>
          <w:rFonts w:ascii="Tahoma" w:hAnsi="Tahoma" w:cs="Tahoma"/>
          <w:bCs/>
          <w:sz w:val="18"/>
          <w:szCs w:val="18"/>
        </w:rPr>
      </w:pPr>
      <w:r>
        <w:rPr>
          <w:rFonts w:ascii="Tahoma" w:hAnsi="Tahoma" w:cs="Tahoma"/>
          <w:bCs/>
          <w:sz w:val="18"/>
          <w:szCs w:val="18"/>
        </w:rPr>
        <w:t>8</w:t>
      </w:r>
      <w:r w:rsidR="00D53819" w:rsidRPr="00433515">
        <w:rPr>
          <w:rFonts w:ascii="Tahoma" w:hAnsi="Tahoma" w:cs="Tahoma"/>
          <w:bCs/>
          <w:sz w:val="18"/>
          <w:szCs w:val="18"/>
        </w:rPr>
        <w:t>.1.</w:t>
      </w:r>
      <w:r w:rsidR="00D53819" w:rsidRPr="00433515">
        <w:rPr>
          <w:rFonts w:ascii="Tahoma" w:hAnsi="Tahoma" w:cs="Tahoma"/>
          <w:bCs/>
          <w:sz w:val="18"/>
          <w:szCs w:val="18"/>
        </w:rPr>
        <w:tab/>
      </w:r>
      <w:r w:rsidR="00F84B48" w:rsidRPr="004D1AEE">
        <w:rPr>
          <w:rFonts w:ascii="Tahoma" w:hAnsi="Tahoma" w:cs="Tahoma"/>
          <w:bCs/>
          <w:color w:val="FF0000"/>
          <w:sz w:val="18"/>
          <w:szCs w:val="18"/>
          <w:highlight w:val="yellow"/>
        </w:rPr>
        <w:t>(SE PREGÃO E DISPENSA</w:t>
      </w:r>
      <w:r w:rsidR="00F84B48">
        <w:rPr>
          <w:rFonts w:ascii="Tahoma" w:hAnsi="Tahoma" w:cs="Tahoma"/>
          <w:bCs/>
          <w:color w:val="FF0000"/>
          <w:sz w:val="18"/>
          <w:szCs w:val="18"/>
          <w:highlight w:val="yellow"/>
        </w:rPr>
        <w:t xml:space="preserve"> DE LICITAÇÃO</w:t>
      </w:r>
      <w:r w:rsidR="00F84B48" w:rsidRPr="004D1AEE">
        <w:rPr>
          <w:rFonts w:ascii="Tahoma" w:hAnsi="Tahoma" w:cs="Tahoma"/>
          <w:bCs/>
          <w:color w:val="FF0000"/>
          <w:sz w:val="18"/>
          <w:szCs w:val="18"/>
          <w:highlight w:val="yellow"/>
        </w:rPr>
        <w:t>)</w:t>
      </w:r>
      <w:r w:rsidR="00F84B48" w:rsidRPr="007E4640">
        <w:rPr>
          <w:rFonts w:ascii="Tahoma" w:hAnsi="Tahoma" w:cs="Tahoma"/>
          <w:bCs/>
          <w:color w:val="FF0000"/>
          <w:sz w:val="18"/>
          <w:szCs w:val="18"/>
        </w:rPr>
        <w:t xml:space="preserve"> </w:t>
      </w:r>
      <w:r w:rsidR="00D53819">
        <w:rPr>
          <w:rFonts w:ascii="Tahoma" w:hAnsi="Tahoma" w:cs="Tahoma"/>
          <w:bCs/>
          <w:sz w:val="18"/>
          <w:szCs w:val="18"/>
        </w:rPr>
        <w:t>Dado que se trata de serviço comum, a contratada será escolhida pelo menor preço ofertado.</w:t>
      </w:r>
    </w:p>
    <w:p w14:paraId="0ECAC243" w14:textId="0E533981" w:rsidR="00D53819" w:rsidRPr="00433515" w:rsidRDefault="00D53819" w:rsidP="00D1231E">
      <w:pPr>
        <w:pStyle w:val="TextoPargrafo"/>
        <w:tabs>
          <w:tab w:val="left" w:pos="0"/>
          <w:tab w:val="left" w:pos="567"/>
        </w:tabs>
        <w:spacing w:before="0" w:line="360" w:lineRule="auto"/>
        <w:ind w:left="567" w:right="-1" w:hanging="567"/>
        <w:rPr>
          <w:rFonts w:ascii="Tahoma" w:hAnsi="Tahoma" w:cs="Tahoma"/>
          <w:bCs/>
          <w:color w:val="FF0000"/>
          <w:sz w:val="18"/>
          <w:szCs w:val="18"/>
        </w:rPr>
      </w:pPr>
      <w:r w:rsidRPr="00433515">
        <w:rPr>
          <w:rFonts w:ascii="Tahoma" w:hAnsi="Tahoma" w:cs="Tahoma"/>
          <w:bCs/>
          <w:color w:val="FF0000"/>
          <w:sz w:val="18"/>
          <w:szCs w:val="18"/>
        </w:rPr>
        <w:t>OU</w:t>
      </w:r>
    </w:p>
    <w:p w14:paraId="2B79DAC3" w14:textId="3C5F796D" w:rsidR="00D53819" w:rsidRDefault="0089680C" w:rsidP="00BD44C2">
      <w:pPr>
        <w:pStyle w:val="TextoPargrafo"/>
        <w:tabs>
          <w:tab w:val="left" w:pos="709"/>
        </w:tabs>
        <w:spacing w:before="0" w:line="360" w:lineRule="auto"/>
        <w:ind w:left="709" w:right="-1" w:hanging="709"/>
        <w:rPr>
          <w:rFonts w:ascii="Tahoma" w:hAnsi="Tahoma" w:cs="Tahoma"/>
          <w:bCs/>
          <w:sz w:val="18"/>
          <w:szCs w:val="18"/>
        </w:rPr>
      </w:pPr>
      <w:r>
        <w:rPr>
          <w:rFonts w:ascii="Tahoma" w:hAnsi="Tahoma" w:cs="Tahoma"/>
          <w:bCs/>
          <w:sz w:val="18"/>
          <w:szCs w:val="18"/>
        </w:rPr>
        <w:t>8</w:t>
      </w:r>
      <w:r w:rsidR="00D53819">
        <w:rPr>
          <w:rFonts w:ascii="Tahoma" w:hAnsi="Tahoma" w:cs="Tahoma"/>
          <w:bCs/>
          <w:sz w:val="18"/>
          <w:szCs w:val="18"/>
        </w:rPr>
        <w:t>.1.</w:t>
      </w:r>
      <w:r w:rsidR="00D53819">
        <w:rPr>
          <w:rFonts w:ascii="Tahoma" w:hAnsi="Tahoma" w:cs="Tahoma"/>
          <w:bCs/>
          <w:sz w:val="18"/>
          <w:szCs w:val="18"/>
        </w:rPr>
        <w:tab/>
      </w:r>
      <w:r w:rsidR="00F84B48" w:rsidRPr="004D1AEE">
        <w:rPr>
          <w:rFonts w:ascii="Tahoma" w:hAnsi="Tahoma" w:cs="Tahoma"/>
          <w:bCs/>
          <w:color w:val="FF0000"/>
          <w:sz w:val="18"/>
          <w:szCs w:val="18"/>
          <w:highlight w:val="yellow"/>
        </w:rPr>
        <w:t>(SE INEXIGIBILIDADE</w:t>
      </w:r>
      <w:r w:rsidR="00F84B48">
        <w:rPr>
          <w:rFonts w:ascii="Tahoma" w:hAnsi="Tahoma" w:cs="Tahoma"/>
          <w:bCs/>
          <w:color w:val="FF0000"/>
          <w:sz w:val="18"/>
          <w:szCs w:val="18"/>
          <w:highlight w:val="yellow"/>
        </w:rPr>
        <w:t xml:space="preserve"> DE LICITAÇÃO</w:t>
      </w:r>
      <w:r w:rsidR="00F84B48" w:rsidRPr="004D1AEE">
        <w:rPr>
          <w:rFonts w:ascii="Tahoma" w:hAnsi="Tahoma" w:cs="Tahoma"/>
          <w:bCs/>
          <w:color w:val="FF0000"/>
          <w:sz w:val="18"/>
          <w:szCs w:val="18"/>
          <w:highlight w:val="yellow"/>
        </w:rPr>
        <w:t xml:space="preserve"> PELA NOTÓRIA ESPECIALIZAÇÃO)</w:t>
      </w:r>
      <w:r w:rsidR="00F84B48">
        <w:rPr>
          <w:rFonts w:ascii="Tahoma" w:hAnsi="Tahoma" w:cs="Tahoma"/>
          <w:bCs/>
          <w:sz w:val="18"/>
          <w:szCs w:val="18"/>
        </w:rPr>
        <w:t xml:space="preserve"> </w:t>
      </w:r>
      <w:r w:rsidR="00D53819">
        <w:rPr>
          <w:rFonts w:ascii="Tahoma" w:hAnsi="Tahoma" w:cs="Tahoma"/>
          <w:bCs/>
          <w:sz w:val="18"/>
          <w:szCs w:val="18"/>
        </w:rPr>
        <w:t>Dada singularidade do serviço técnico especializado, a contratada será escolhida pela notória especialização</w:t>
      </w:r>
      <w:r w:rsidR="00DD63E6">
        <w:rPr>
          <w:rFonts w:ascii="Tahoma" w:hAnsi="Tahoma" w:cs="Tahoma"/>
          <w:bCs/>
          <w:sz w:val="18"/>
          <w:szCs w:val="18"/>
        </w:rPr>
        <w:t xml:space="preserve"> (Art. 30, inciso II, Lei n. 13.303/2016)</w:t>
      </w:r>
      <w:r w:rsidR="00D53819">
        <w:rPr>
          <w:rFonts w:ascii="Tahoma" w:hAnsi="Tahoma" w:cs="Tahoma"/>
          <w:bCs/>
          <w:sz w:val="18"/>
          <w:szCs w:val="18"/>
        </w:rPr>
        <w:t>.</w:t>
      </w:r>
    </w:p>
    <w:p w14:paraId="4917E7B2" w14:textId="5E57925F" w:rsidR="00D53819" w:rsidRPr="00433515" w:rsidRDefault="00D53819" w:rsidP="00D1231E">
      <w:pPr>
        <w:pStyle w:val="TextoPargrafo"/>
        <w:tabs>
          <w:tab w:val="left" w:pos="0"/>
          <w:tab w:val="left" w:pos="567"/>
        </w:tabs>
        <w:spacing w:before="0" w:line="360" w:lineRule="auto"/>
        <w:ind w:left="567" w:right="-1" w:hanging="567"/>
        <w:rPr>
          <w:rFonts w:ascii="Tahoma" w:hAnsi="Tahoma" w:cs="Tahoma"/>
          <w:bCs/>
          <w:color w:val="FF0000"/>
          <w:sz w:val="18"/>
          <w:szCs w:val="18"/>
        </w:rPr>
      </w:pPr>
      <w:r w:rsidRPr="00433515">
        <w:rPr>
          <w:rFonts w:ascii="Tahoma" w:hAnsi="Tahoma" w:cs="Tahoma"/>
          <w:bCs/>
          <w:color w:val="FF0000"/>
          <w:sz w:val="18"/>
          <w:szCs w:val="18"/>
        </w:rPr>
        <w:t>OU</w:t>
      </w:r>
    </w:p>
    <w:p w14:paraId="3DBA538A" w14:textId="71D34DB7" w:rsidR="00D53819" w:rsidRDefault="00F84B48" w:rsidP="00F84B48">
      <w:pPr>
        <w:pStyle w:val="TextoPargrafo"/>
        <w:numPr>
          <w:ilvl w:val="1"/>
          <w:numId w:val="18"/>
        </w:numPr>
        <w:tabs>
          <w:tab w:val="left" w:pos="709"/>
        </w:tabs>
        <w:spacing w:before="0" w:line="360" w:lineRule="auto"/>
        <w:ind w:left="709" w:right="-1" w:hanging="709"/>
        <w:rPr>
          <w:rFonts w:ascii="Tahoma" w:hAnsi="Tahoma" w:cs="Tahoma"/>
          <w:bCs/>
          <w:sz w:val="18"/>
          <w:szCs w:val="18"/>
        </w:rPr>
      </w:pPr>
      <w:r w:rsidRPr="004D1AEE">
        <w:rPr>
          <w:rFonts w:ascii="Tahoma" w:hAnsi="Tahoma" w:cs="Tahoma"/>
          <w:bCs/>
          <w:color w:val="FF0000"/>
          <w:sz w:val="18"/>
          <w:szCs w:val="18"/>
          <w:highlight w:val="yellow"/>
        </w:rPr>
        <w:t>(SE INEXIGIBILIDADE</w:t>
      </w:r>
      <w:r>
        <w:rPr>
          <w:rFonts w:ascii="Tahoma" w:hAnsi="Tahoma" w:cs="Tahoma"/>
          <w:bCs/>
          <w:color w:val="FF0000"/>
          <w:sz w:val="18"/>
          <w:szCs w:val="18"/>
          <w:highlight w:val="yellow"/>
        </w:rPr>
        <w:t xml:space="preserve"> DE LICITAÇÃO</w:t>
      </w:r>
      <w:r w:rsidRPr="004D1AEE">
        <w:rPr>
          <w:rFonts w:ascii="Tahoma" w:hAnsi="Tahoma" w:cs="Tahoma"/>
          <w:bCs/>
          <w:color w:val="FF0000"/>
          <w:sz w:val="18"/>
          <w:szCs w:val="18"/>
          <w:highlight w:val="yellow"/>
        </w:rPr>
        <w:t xml:space="preserve"> PELA EXCLUSIVIDADE)</w:t>
      </w:r>
      <w:r w:rsidRPr="007E4640">
        <w:rPr>
          <w:rFonts w:ascii="Tahoma" w:hAnsi="Tahoma" w:cs="Tahoma"/>
          <w:bCs/>
          <w:color w:val="FF0000"/>
          <w:sz w:val="18"/>
          <w:szCs w:val="18"/>
        </w:rPr>
        <w:t xml:space="preserve"> </w:t>
      </w:r>
      <w:r w:rsidR="00D53819">
        <w:rPr>
          <w:rFonts w:ascii="Tahoma" w:hAnsi="Tahoma" w:cs="Tahoma"/>
          <w:bCs/>
          <w:sz w:val="18"/>
          <w:szCs w:val="18"/>
        </w:rPr>
        <w:t>A escolha da contratada é devida pela exclusividade no fornecimento do objeto deste Termo de Referência</w:t>
      </w:r>
      <w:r w:rsidR="00DD63E6">
        <w:rPr>
          <w:rFonts w:ascii="Tahoma" w:hAnsi="Tahoma" w:cs="Tahoma"/>
          <w:bCs/>
          <w:sz w:val="18"/>
          <w:szCs w:val="18"/>
        </w:rPr>
        <w:t xml:space="preserve"> (Art. 30, inciso I, Lei n. 13.303/2016)</w:t>
      </w:r>
      <w:r w:rsidR="00D53819">
        <w:rPr>
          <w:rFonts w:ascii="Tahoma" w:hAnsi="Tahoma" w:cs="Tahoma"/>
          <w:bCs/>
          <w:sz w:val="18"/>
          <w:szCs w:val="18"/>
        </w:rPr>
        <w:t>.</w:t>
      </w:r>
    </w:p>
    <w:p w14:paraId="690C0C18" w14:textId="77777777" w:rsidR="00F84B48" w:rsidRPr="00433515" w:rsidRDefault="00F84B48" w:rsidP="00F84B48">
      <w:pPr>
        <w:pStyle w:val="TextoPargrafo"/>
        <w:tabs>
          <w:tab w:val="left" w:pos="0"/>
          <w:tab w:val="left" w:pos="567"/>
        </w:tabs>
        <w:spacing w:before="0" w:line="360" w:lineRule="auto"/>
        <w:ind w:left="709" w:right="-1" w:hanging="709"/>
        <w:rPr>
          <w:rFonts w:ascii="Tahoma" w:hAnsi="Tahoma" w:cs="Tahoma"/>
          <w:bCs/>
          <w:color w:val="FF0000"/>
          <w:sz w:val="18"/>
          <w:szCs w:val="18"/>
        </w:rPr>
      </w:pPr>
      <w:r w:rsidRPr="00433515">
        <w:rPr>
          <w:rFonts w:ascii="Tahoma" w:hAnsi="Tahoma" w:cs="Tahoma"/>
          <w:bCs/>
          <w:color w:val="FF0000"/>
          <w:sz w:val="18"/>
          <w:szCs w:val="18"/>
        </w:rPr>
        <w:lastRenderedPageBreak/>
        <w:t>OU</w:t>
      </w:r>
    </w:p>
    <w:p w14:paraId="18F9B23A" w14:textId="5726A000" w:rsidR="00F84B48" w:rsidRDefault="00F84B48" w:rsidP="00F84B48">
      <w:pPr>
        <w:pStyle w:val="TextoPargrafo"/>
        <w:tabs>
          <w:tab w:val="left" w:pos="709"/>
        </w:tabs>
        <w:spacing w:before="0" w:line="360" w:lineRule="auto"/>
        <w:ind w:left="709" w:right="-1" w:hanging="709"/>
        <w:rPr>
          <w:rFonts w:ascii="Tahoma" w:hAnsi="Tahoma" w:cs="Tahoma"/>
          <w:bCs/>
          <w:sz w:val="18"/>
          <w:szCs w:val="18"/>
        </w:rPr>
      </w:pPr>
      <w:r>
        <w:rPr>
          <w:rFonts w:ascii="Tahoma" w:hAnsi="Tahoma" w:cs="Tahoma"/>
          <w:bCs/>
          <w:sz w:val="18"/>
          <w:szCs w:val="18"/>
        </w:rPr>
        <w:t>8.1.</w:t>
      </w:r>
      <w:r>
        <w:rPr>
          <w:rFonts w:ascii="Tahoma" w:hAnsi="Tahoma" w:cs="Tahoma"/>
          <w:bCs/>
          <w:sz w:val="18"/>
          <w:szCs w:val="18"/>
        </w:rPr>
        <w:tab/>
      </w:r>
      <w:r w:rsidRPr="004D1AEE">
        <w:rPr>
          <w:rFonts w:ascii="Tahoma" w:hAnsi="Tahoma" w:cs="Tahoma"/>
          <w:bCs/>
          <w:color w:val="FF0000"/>
          <w:sz w:val="18"/>
          <w:szCs w:val="18"/>
          <w:highlight w:val="yellow"/>
        </w:rPr>
        <w:t>(SE INEXIGIBILIDADE PELA INVIABILIDADE DE COMPETIÇÃO E NÃO ENQUADRADA NAS HIPÓTESES ACIMA)</w:t>
      </w:r>
      <w:r>
        <w:rPr>
          <w:rFonts w:ascii="Tahoma" w:hAnsi="Tahoma" w:cs="Tahoma"/>
          <w:bCs/>
          <w:sz w:val="18"/>
          <w:szCs w:val="18"/>
        </w:rPr>
        <w:t xml:space="preserve"> A escolha da contratada é devida pela inviabilidade de competição (Art. 30, caput, Lei</w:t>
      </w:r>
      <w:r w:rsidR="00DD63E6">
        <w:rPr>
          <w:rFonts w:ascii="Tahoma" w:hAnsi="Tahoma" w:cs="Tahoma"/>
          <w:bCs/>
          <w:sz w:val="18"/>
          <w:szCs w:val="18"/>
        </w:rPr>
        <w:t xml:space="preserve"> n. </w:t>
      </w:r>
      <w:r>
        <w:rPr>
          <w:rFonts w:ascii="Tahoma" w:hAnsi="Tahoma" w:cs="Tahoma"/>
          <w:bCs/>
          <w:sz w:val="18"/>
          <w:szCs w:val="18"/>
        </w:rPr>
        <w:t>13.303/2016).</w:t>
      </w:r>
    </w:p>
    <w:p w14:paraId="38D57929" w14:textId="32896680" w:rsidR="00D53819" w:rsidRPr="00433515" w:rsidRDefault="00D53819" w:rsidP="00D1231E">
      <w:pPr>
        <w:pStyle w:val="TextoPargrafo"/>
        <w:tabs>
          <w:tab w:val="left" w:pos="0"/>
          <w:tab w:val="left" w:pos="567"/>
        </w:tabs>
        <w:spacing w:before="0" w:line="360" w:lineRule="auto"/>
        <w:ind w:left="567" w:right="-1" w:hanging="567"/>
        <w:rPr>
          <w:rFonts w:ascii="Tahoma" w:hAnsi="Tahoma" w:cs="Tahoma"/>
          <w:bCs/>
          <w:color w:val="FF0000"/>
          <w:sz w:val="18"/>
          <w:szCs w:val="18"/>
        </w:rPr>
      </w:pPr>
      <w:r w:rsidRPr="00433515">
        <w:rPr>
          <w:rFonts w:ascii="Tahoma" w:hAnsi="Tahoma" w:cs="Tahoma"/>
          <w:bCs/>
          <w:color w:val="FF0000"/>
          <w:sz w:val="18"/>
          <w:szCs w:val="18"/>
        </w:rPr>
        <w:t>OU</w:t>
      </w:r>
    </w:p>
    <w:p w14:paraId="01C9BCDF" w14:textId="1272CB46" w:rsidR="00D53819" w:rsidRDefault="0089680C" w:rsidP="00BD44C2">
      <w:pPr>
        <w:pStyle w:val="TextoPargrafo"/>
        <w:tabs>
          <w:tab w:val="left" w:pos="709"/>
        </w:tabs>
        <w:spacing w:before="0" w:line="360" w:lineRule="auto"/>
        <w:ind w:left="709" w:right="-1" w:hanging="709"/>
        <w:rPr>
          <w:rFonts w:ascii="Tahoma" w:hAnsi="Tahoma" w:cs="Tahoma"/>
          <w:bCs/>
          <w:sz w:val="18"/>
          <w:szCs w:val="18"/>
        </w:rPr>
      </w:pPr>
      <w:r>
        <w:rPr>
          <w:rFonts w:ascii="Tahoma" w:hAnsi="Tahoma" w:cs="Tahoma"/>
          <w:bCs/>
          <w:sz w:val="18"/>
          <w:szCs w:val="18"/>
        </w:rPr>
        <w:t>8</w:t>
      </w:r>
      <w:r w:rsidR="00D53819">
        <w:rPr>
          <w:rFonts w:ascii="Tahoma" w:hAnsi="Tahoma" w:cs="Tahoma"/>
          <w:bCs/>
          <w:sz w:val="18"/>
          <w:szCs w:val="18"/>
        </w:rPr>
        <w:t>.1.</w:t>
      </w:r>
      <w:r w:rsidR="00D53819">
        <w:rPr>
          <w:rFonts w:ascii="Tahoma" w:hAnsi="Tahoma" w:cs="Tahoma"/>
          <w:bCs/>
          <w:sz w:val="18"/>
          <w:szCs w:val="18"/>
        </w:rPr>
        <w:tab/>
      </w:r>
      <w:r w:rsidR="00F84B48" w:rsidRPr="004D1AEE">
        <w:rPr>
          <w:rFonts w:ascii="Tahoma" w:hAnsi="Tahoma" w:cs="Tahoma"/>
          <w:bCs/>
          <w:color w:val="FF0000"/>
          <w:sz w:val="18"/>
          <w:szCs w:val="18"/>
          <w:highlight w:val="yellow"/>
        </w:rPr>
        <w:t xml:space="preserve">(SE </w:t>
      </w:r>
      <w:r w:rsidR="00F84B48">
        <w:rPr>
          <w:rFonts w:ascii="Tahoma" w:hAnsi="Tahoma" w:cs="Tahoma"/>
          <w:bCs/>
          <w:color w:val="FF0000"/>
          <w:sz w:val="18"/>
          <w:szCs w:val="18"/>
          <w:highlight w:val="yellow"/>
        </w:rPr>
        <w:t xml:space="preserve">LICITAÇÃO CONSIDERANDO </w:t>
      </w:r>
      <w:r w:rsidR="00F84B48" w:rsidRPr="004D1AEE">
        <w:rPr>
          <w:rFonts w:ascii="Tahoma" w:hAnsi="Tahoma" w:cs="Tahoma"/>
          <w:bCs/>
          <w:color w:val="FF0000"/>
          <w:sz w:val="18"/>
          <w:szCs w:val="18"/>
          <w:highlight w:val="yellow"/>
        </w:rPr>
        <w:t>TÉCNICA E PREÇO)</w:t>
      </w:r>
      <w:r w:rsidR="00F84B48">
        <w:rPr>
          <w:rFonts w:ascii="Tahoma" w:hAnsi="Tahoma" w:cs="Tahoma"/>
          <w:bCs/>
          <w:sz w:val="18"/>
          <w:szCs w:val="18"/>
        </w:rPr>
        <w:t xml:space="preserve"> </w:t>
      </w:r>
      <w:r w:rsidR="00D53819">
        <w:rPr>
          <w:rFonts w:ascii="Tahoma" w:hAnsi="Tahoma" w:cs="Tahoma"/>
          <w:bCs/>
          <w:sz w:val="18"/>
          <w:szCs w:val="18"/>
        </w:rPr>
        <w:t xml:space="preserve">Dado que </w:t>
      </w:r>
      <w:r w:rsidR="00D53819" w:rsidRPr="00D53819">
        <w:rPr>
          <w:rFonts w:ascii="Tahoma" w:hAnsi="Tahoma" w:cs="Tahoma"/>
          <w:bCs/>
          <w:sz w:val="18"/>
          <w:szCs w:val="18"/>
        </w:rPr>
        <w:t xml:space="preserve">objeto </w:t>
      </w:r>
      <w:r w:rsidR="00D53819">
        <w:rPr>
          <w:rFonts w:ascii="Tahoma" w:hAnsi="Tahoma" w:cs="Tahoma"/>
          <w:bCs/>
          <w:sz w:val="18"/>
          <w:szCs w:val="18"/>
        </w:rPr>
        <w:t>deste Termo de Referência é</w:t>
      </w:r>
      <w:r w:rsidR="00D53819" w:rsidRPr="00D53819">
        <w:rPr>
          <w:rFonts w:ascii="Tahoma" w:hAnsi="Tahoma" w:cs="Tahoma"/>
          <w:bCs/>
          <w:sz w:val="18"/>
          <w:szCs w:val="18"/>
        </w:rPr>
        <w:t xml:space="preserve"> qualificado como de natureza predominantemente intelectual</w:t>
      </w:r>
      <w:r w:rsidR="00D53819">
        <w:rPr>
          <w:rFonts w:ascii="Tahoma" w:hAnsi="Tahoma" w:cs="Tahoma"/>
          <w:bCs/>
          <w:sz w:val="18"/>
          <w:szCs w:val="18"/>
        </w:rPr>
        <w:t xml:space="preserve"> </w:t>
      </w:r>
      <w:r w:rsidR="00D53819" w:rsidRPr="00433515">
        <w:rPr>
          <w:rFonts w:ascii="Tahoma" w:hAnsi="Tahoma" w:cs="Tahoma"/>
          <w:bCs/>
          <w:color w:val="FF0000"/>
          <w:sz w:val="18"/>
          <w:szCs w:val="18"/>
        </w:rPr>
        <w:t>OU</w:t>
      </w:r>
      <w:r w:rsidR="00D53819" w:rsidRPr="00D53819">
        <w:rPr>
          <w:rFonts w:ascii="Tahoma" w:hAnsi="Tahoma" w:cs="Tahoma"/>
          <w:bCs/>
          <w:sz w:val="18"/>
          <w:szCs w:val="18"/>
        </w:rPr>
        <w:t xml:space="preserve"> de grande complexidade ou inovação tecnológica ou técnica</w:t>
      </w:r>
      <w:r w:rsidR="00D53819">
        <w:rPr>
          <w:rFonts w:ascii="Tahoma" w:hAnsi="Tahoma" w:cs="Tahoma"/>
          <w:bCs/>
          <w:sz w:val="18"/>
          <w:szCs w:val="18"/>
        </w:rPr>
        <w:t xml:space="preserve"> </w:t>
      </w:r>
      <w:r w:rsidR="00D53819" w:rsidRPr="00433515">
        <w:rPr>
          <w:rFonts w:ascii="Tahoma" w:hAnsi="Tahoma" w:cs="Tahoma"/>
          <w:bCs/>
          <w:color w:val="FF0000"/>
          <w:sz w:val="18"/>
          <w:szCs w:val="18"/>
        </w:rPr>
        <w:t>OU</w:t>
      </w:r>
      <w:r w:rsidR="00D53819">
        <w:rPr>
          <w:rFonts w:ascii="Tahoma" w:hAnsi="Tahoma" w:cs="Tahoma"/>
          <w:bCs/>
          <w:sz w:val="18"/>
          <w:szCs w:val="18"/>
        </w:rPr>
        <w:t xml:space="preserve"> </w:t>
      </w:r>
      <w:r w:rsidR="00D53819" w:rsidRPr="00D53819">
        <w:rPr>
          <w:rFonts w:ascii="Tahoma" w:hAnsi="Tahoma" w:cs="Tahoma"/>
          <w:bCs/>
          <w:sz w:val="18"/>
          <w:szCs w:val="18"/>
        </w:rPr>
        <w:t>possa ser executado com diferentes metodologias, tecnologias, alocação de recursos humanos e materiais</w:t>
      </w:r>
      <w:r w:rsidR="00433515">
        <w:rPr>
          <w:rFonts w:ascii="Tahoma" w:hAnsi="Tahoma" w:cs="Tahoma"/>
          <w:bCs/>
          <w:sz w:val="18"/>
          <w:szCs w:val="18"/>
        </w:rPr>
        <w:t>,</w:t>
      </w:r>
      <w:r w:rsidR="00D53819">
        <w:rPr>
          <w:rFonts w:ascii="Tahoma" w:hAnsi="Tahoma" w:cs="Tahoma"/>
          <w:bCs/>
          <w:sz w:val="18"/>
          <w:szCs w:val="18"/>
        </w:rPr>
        <w:t xml:space="preserve"> a contratada será escolhida pela melhor combinação entre </w:t>
      </w:r>
      <w:r w:rsidR="00433515">
        <w:rPr>
          <w:rFonts w:ascii="Tahoma" w:hAnsi="Tahoma" w:cs="Tahoma"/>
          <w:bCs/>
          <w:sz w:val="18"/>
          <w:szCs w:val="18"/>
        </w:rPr>
        <w:t>técnica e preço</w:t>
      </w:r>
      <w:r w:rsidR="00D53819">
        <w:rPr>
          <w:rFonts w:ascii="Tahoma" w:hAnsi="Tahoma" w:cs="Tahoma"/>
          <w:bCs/>
          <w:sz w:val="18"/>
          <w:szCs w:val="18"/>
        </w:rPr>
        <w:t>.</w:t>
      </w:r>
    </w:p>
    <w:p w14:paraId="14219F03" w14:textId="77777777" w:rsidR="00D1231E" w:rsidRPr="00D53819" w:rsidRDefault="00D1231E" w:rsidP="00BD44C2">
      <w:pPr>
        <w:pStyle w:val="TextoPargrafo"/>
        <w:tabs>
          <w:tab w:val="left" w:pos="709"/>
        </w:tabs>
        <w:spacing w:before="0" w:line="360" w:lineRule="auto"/>
        <w:ind w:left="709" w:right="-1" w:hanging="709"/>
        <w:rPr>
          <w:rFonts w:ascii="Tahoma" w:hAnsi="Tahoma" w:cs="Tahoma"/>
          <w:bCs/>
          <w:sz w:val="18"/>
          <w:szCs w:val="18"/>
        </w:rPr>
      </w:pPr>
    </w:p>
    <w:p w14:paraId="5A8F01A8" w14:textId="2DED39DD" w:rsidR="00D94E3C" w:rsidRDefault="00D94E3C" w:rsidP="00BD44C2">
      <w:pPr>
        <w:pStyle w:val="TextoPargrafo"/>
        <w:numPr>
          <w:ilvl w:val="0"/>
          <w:numId w:val="18"/>
        </w:numPr>
        <w:tabs>
          <w:tab w:val="left" w:pos="709"/>
        </w:tabs>
        <w:spacing w:before="0" w:line="360" w:lineRule="auto"/>
        <w:ind w:left="709" w:right="-1" w:hanging="709"/>
        <w:rPr>
          <w:rFonts w:ascii="Tahoma" w:hAnsi="Tahoma" w:cs="Tahoma"/>
          <w:b/>
          <w:sz w:val="18"/>
          <w:szCs w:val="18"/>
        </w:rPr>
      </w:pPr>
      <w:r>
        <w:rPr>
          <w:rFonts w:ascii="Tahoma" w:hAnsi="Tahoma" w:cs="Tahoma"/>
          <w:b/>
          <w:sz w:val="18"/>
          <w:szCs w:val="18"/>
        </w:rPr>
        <w:t>DAS PRÁTICAS E CRITÉRIOS DE SUSTENTABILIDADE SOCIOAMBIENTAL</w:t>
      </w:r>
      <w:r w:rsidRPr="00D81E8C">
        <w:rPr>
          <w:rFonts w:ascii="Tahoma" w:hAnsi="Tahoma" w:cs="Tahoma"/>
          <w:b/>
          <w:sz w:val="18"/>
          <w:szCs w:val="18"/>
        </w:rPr>
        <w:t xml:space="preserve"> </w:t>
      </w:r>
      <w:bookmarkStart w:id="85" w:name="_Hlk187223376"/>
      <w:r w:rsidRPr="00832ACF">
        <w:rPr>
          <w:rFonts w:ascii="Tahoma" w:hAnsi="Tahoma" w:cs="Tahoma"/>
          <w:b/>
          <w:color w:val="FF0000"/>
          <w:sz w:val="18"/>
          <w:szCs w:val="18"/>
          <w:highlight w:val="yellow"/>
        </w:rPr>
        <w:t>(</w:t>
      </w:r>
      <w:r w:rsidR="00F84B48">
        <w:rPr>
          <w:rFonts w:ascii="Tahoma" w:hAnsi="Tahoma" w:cs="Tahoma"/>
          <w:b/>
          <w:color w:val="FF0000"/>
          <w:sz w:val="18"/>
          <w:szCs w:val="18"/>
          <w:highlight w:val="yellow"/>
        </w:rPr>
        <w:t xml:space="preserve">EXCLUIR </w:t>
      </w:r>
      <w:r w:rsidRPr="00832ACF">
        <w:rPr>
          <w:rFonts w:ascii="Tahoma" w:hAnsi="Tahoma" w:cs="Tahoma"/>
          <w:b/>
          <w:color w:val="FF0000"/>
          <w:sz w:val="18"/>
          <w:szCs w:val="18"/>
          <w:highlight w:val="yellow"/>
        </w:rPr>
        <w:t>SE</w:t>
      </w:r>
      <w:r w:rsidR="00F84B48">
        <w:rPr>
          <w:rFonts w:ascii="Tahoma" w:hAnsi="Tahoma" w:cs="Tahoma"/>
          <w:b/>
          <w:color w:val="FF0000"/>
          <w:sz w:val="18"/>
          <w:szCs w:val="18"/>
          <w:highlight w:val="yellow"/>
        </w:rPr>
        <w:t xml:space="preserve"> NÃO</w:t>
      </w:r>
      <w:r w:rsidRPr="00832ACF">
        <w:rPr>
          <w:rFonts w:ascii="Tahoma" w:hAnsi="Tahoma" w:cs="Tahoma"/>
          <w:b/>
          <w:color w:val="FF0000"/>
          <w:sz w:val="18"/>
          <w:szCs w:val="18"/>
          <w:highlight w:val="yellow"/>
        </w:rPr>
        <w:t xml:space="preserve"> FOR O CASO)</w:t>
      </w:r>
    </w:p>
    <w:bookmarkEnd w:id="85"/>
    <w:p w14:paraId="1A23127A" w14:textId="2BA90C50" w:rsidR="00D8149D" w:rsidRDefault="0089680C" w:rsidP="00AF6328">
      <w:pPr>
        <w:pStyle w:val="TextoPargrafo"/>
        <w:tabs>
          <w:tab w:val="left" w:pos="709"/>
        </w:tabs>
        <w:spacing w:before="0" w:line="360" w:lineRule="auto"/>
        <w:ind w:left="709" w:right="-1" w:hanging="709"/>
        <w:rPr>
          <w:rFonts w:ascii="Tahoma" w:hAnsi="Tahoma" w:cs="Tahoma"/>
          <w:b/>
          <w:sz w:val="18"/>
          <w:szCs w:val="18"/>
        </w:rPr>
      </w:pPr>
      <w:r>
        <w:rPr>
          <w:rFonts w:ascii="Tahoma" w:hAnsi="Tahoma" w:cs="Tahoma"/>
          <w:sz w:val="18"/>
          <w:szCs w:val="18"/>
        </w:rPr>
        <w:t>9</w:t>
      </w:r>
      <w:r w:rsidR="00D94E3C">
        <w:rPr>
          <w:rFonts w:ascii="Tahoma" w:hAnsi="Tahoma" w:cs="Tahoma"/>
          <w:sz w:val="18"/>
          <w:szCs w:val="18"/>
        </w:rPr>
        <w:t>.1.</w:t>
      </w:r>
      <w:r w:rsidR="00D94E3C">
        <w:rPr>
          <w:rFonts w:ascii="Tahoma" w:hAnsi="Tahoma" w:cs="Tahoma"/>
          <w:sz w:val="18"/>
          <w:szCs w:val="18"/>
        </w:rPr>
        <w:tab/>
      </w:r>
      <w:r w:rsidR="00AF6328" w:rsidRPr="00AF6328">
        <w:rPr>
          <w:rFonts w:ascii="Tahoma" w:hAnsi="Tahoma" w:cs="Tahoma"/>
          <w:color w:val="FF0000"/>
          <w:sz w:val="18"/>
          <w:szCs w:val="18"/>
          <w:highlight w:val="lightGray"/>
        </w:rPr>
        <w:t>XXXX</w:t>
      </w:r>
    </w:p>
    <w:p w14:paraId="63BA141E" w14:textId="77777777" w:rsidR="00D94E3C" w:rsidRPr="00D81E8C" w:rsidRDefault="00D94E3C" w:rsidP="00BD44C2">
      <w:pPr>
        <w:pStyle w:val="TextoPargrafo"/>
        <w:tabs>
          <w:tab w:val="left" w:pos="709"/>
        </w:tabs>
        <w:spacing w:before="0" w:line="360" w:lineRule="auto"/>
        <w:ind w:left="709" w:right="-1" w:hanging="709"/>
        <w:rPr>
          <w:rFonts w:ascii="Tahoma" w:hAnsi="Tahoma" w:cs="Tahoma"/>
          <w:b/>
          <w:sz w:val="18"/>
          <w:szCs w:val="18"/>
        </w:rPr>
      </w:pPr>
    </w:p>
    <w:p w14:paraId="24CB11BB" w14:textId="77777777" w:rsidR="006E3A87" w:rsidRPr="00D81E8C" w:rsidRDefault="006E3A87" w:rsidP="00BD44C2">
      <w:pPr>
        <w:numPr>
          <w:ilvl w:val="0"/>
          <w:numId w:val="18"/>
        </w:numPr>
        <w:tabs>
          <w:tab w:val="left" w:pos="709"/>
        </w:tabs>
        <w:spacing w:after="120" w:line="360" w:lineRule="auto"/>
        <w:ind w:left="709" w:right="-1" w:hanging="709"/>
        <w:jc w:val="both"/>
        <w:rPr>
          <w:rFonts w:ascii="Tahoma" w:hAnsi="Tahoma" w:cs="Tahoma"/>
          <w:sz w:val="18"/>
          <w:szCs w:val="18"/>
        </w:rPr>
      </w:pPr>
      <w:r w:rsidRPr="00D81E8C">
        <w:rPr>
          <w:rFonts w:ascii="Tahoma" w:hAnsi="Tahoma" w:cs="Tahoma"/>
          <w:b/>
          <w:snapToGrid w:val="0"/>
          <w:kern w:val="20"/>
          <w:sz w:val="18"/>
          <w:szCs w:val="18"/>
        </w:rPr>
        <w:t>DA SUBCONTRATAÇÃO</w:t>
      </w:r>
    </w:p>
    <w:p w14:paraId="7ECF3D2F" w14:textId="297BFD07" w:rsidR="00C34C33" w:rsidRPr="007E33FE" w:rsidRDefault="007E33FE" w:rsidP="00BD44C2">
      <w:pPr>
        <w:tabs>
          <w:tab w:val="left" w:pos="709"/>
        </w:tabs>
        <w:spacing w:after="120" w:line="360" w:lineRule="auto"/>
        <w:ind w:left="709" w:right="-1" w:hanging="709"/>
        <w:jc w:val="both"/>
        <w:rPr>
          <w:rFonts w:ascii="Tahoma" w:hAnsi="Tahoma" w:cs="Tahoma"/>
          <w:sz w:val="18"/>
          <w:szCs w:val="18"/>
        </w:rPr>
      </w:pPr>
      <w:r>
        <w:rPr>
          <w:rFonts w:ascii="Tahoma" w:hAnsi="Tahoma" w:cs="Tahoma"/>
          <w:snapToGrid w:val="0"/>
          <w:kern w:val="20"/>
          <w:sz w:val="18"/>
          <w:szCs w:val="18"/>
        </w:rPr>
        <w:t>1</w:t>
      </w:r>
      <w:r w:rsidR="0089680C">
        <w:rPr>
          <w:rFonts w:ascii="Tahoma" w:hAnsi="Tahoma" w:cs="Tahoma"/>
          <w:snapToGrid w:val="0"/>
          <w:kern w:val="20"/>
          <w:sz w:val="18"/>
          <w:szCs w:val="18"/>
        </w:rPr>
        <w:t>0</w:t>
      </w:r>
      <w:r w:rsidR="00C34C33" w:rsidRPr="007E33FE">
        <w:rPr>
          <w:rFonts w:ascii="Tahoma" w:hAnsi="Tahoma" w:cs="Tahoma"/>
          <w:snapToGrid w:val="0"/>
          <w:kern w:val="20"/>
          <w:sz w:val="18"/>
          <w:szCs w:val="18"/>
        </w:rPr>
        <w:t>.1.</w:t>
      </w:r>
      <w:r w:rsidR="00C34C33" w:rsidRPr="007E33FE">
        <w:rPr>
          <w:rFonts w:ascii="Tahoma" w:hAnsi="Tahoma" w:cs="Tahoma"/>
          <w:snapToGrid w:val="0"/>
          <w:kern w:val="20"/>
          <w:sz w:val="18"/>
          <w:szCs w:val="18"/>
        </w:rPr>
        <w:tab/>
      </w:r>
      <w:r w:rsidR="00C34C33" w:rsidRPr="007E33FE">
        <w:rPr>
          <w:rFonts w:ascii="Tahoma" w:hAnsi="Tahoma" w:cs="Tahoma"/>
          <w:sz w:val="18"/>
          <w:szCs w:val="18"/>
        </w:rPr>
        <w:t xml:space="preserve">É vedada a subcontratação total ou parcial a outra empresa para o fornecimento do objeto deste Termo de Referência, </w:t>
      </w:r>
      <w:bookmarkStart w:id="86" w:name="_Hlk147936510"/>
      <w:r w:rsidR="00C34C33" w:rsidRPr="007E33FE">
        <w:rPr>
          <w:rFonts w:ascii="Tahoma" w:hAnsi="Tahoma" w:cs="Tahoma"/>
          <w:sz w:val="18"/>
          <w:szCs w:val="18"/>
        </w:rPr>
        <w:t xml:space="preserve">salvo para </w:t>
      </w:r>
      <w:r w:rsidR="00C34C33" w:rsidRPr="007E33FE">
        <w:rPr>
          <w:rFonts w:ascii="Tahoma" w:hAnsi="Tahoma" w:cs="Tahoma"/>
          <w:snapToGrid w:val="0"/>
          <w:kern w:val="20"/>
          <w:sz w:val="18"/>
          <w:szCs w:val="18"/>
        </w:rPr>
        <w:t>abranger aspectos acessórios e instrumentais de sua execução</w:t>
      </w:r>
      <w:bookmarkEnd w:id="86"/>
      <w:r w:rsidR="00C34C33" w:rsidRPr="007E33FE">
        <w:rPr>
          <w:rFonts w:ascii="Tahoma" w:hAnsi="Tahoma" w:cs="Tahoma"/>
          <w:sz w:val="18"/>
          <w:szCs w:val="18"/>
        </w:rPr>
        <w:t>.</w:t>
      </w:r>
    </w:p>
    <w:p w14:paraId="526575D4" w14:textId="2D034823" w:rsidR="00C34C33" w:rsidRPr="007E33FE" w:rsidRDefault="00C34C33" w:rsidP="007E33FE">
      <w:pPr>
        <w:tabs>
          <w:tab w:val="left" w:pos="567"/>
        </w:tabs>
        <w:spacing w:after="120" w:line="360" w:lineRule="auto"/>
        <w:ind w:left="567" w:right="-1" w:hanging="567"/>
        <w:jc w:val="both"/>
        <w:rPr>
          <w:rFonts w:ascii="Tahoma" w:hAnsi="Tahoma" w:cs="Tahoma"/>
          <w:color w:val="FF0000"/>
          <w:sz w:val="18"/>
          <w:szCs w:val="18"/>
        </w:rPr>
      </w:pPr>
      <w:r w:rsidRPr="007E33FE">
        <w:rPr>
          <w:rFonts w:ascii="Tahoma" w:hAnsi="Tahoma" w:cs="Tahoma"/>
          <w:color w:val="FF0000"/>
          <w:sz w:val="18"/>
          <w:szCs w:val="18"/>
        </w:rPr>
        <w:t>OU</w:t>
      </w:r>
    </w:p>
    <w:p w14:paraId="0147E7B5" w14:textId="5B1BDA8D" w:rsidR="00C34C33" w:rsidRPr="007E33FE" w:rsidRDefault="007E33FE" w:rsidP="00BD44C2">
      <w:pPr>
        <w:tabs>
          <w:tab w:val="left" w:pos="709"/>
        </w:tabs>
        <w:spacing w:after="120" w:line="360" w:lineRule="auto"/>
        <w:ind w:left="709" w:right="-1" w:hanging="709"/>
        <w:jc w:val="both"/>
        <w:rPr>
          <w:rFonts w:ascii="Tahoma" w:hAnsi="Tahoma" w:cs="Tahoma"/>
          <w:sz w:val="18"/>
          <w:szCs w:val="18"/>
        </w:rPr>
      </w:pPr>
      <w:r>
        <w:rPr>
          <w:rFonts w:ascii="Tahoma" w:hAnsi="Tahoma" w:cs="Tahoma"/>
          <w:sz w:val="18"/>
          <w:szCs w:val="18"/>
        </w:rPr>
        <w:t>1</w:t>
      </w:r>
      <w:r w:rsidR="0089680C">
        <w:rPr>
          <w:rFonts w:ascii="Tahoma" w:hAnsi="Tahoma" w:cs="Tahoma"/>
          <w:sz w:val="18"/>
          <w:szCs w:val="18"/>
        </w:rPr>
        <w:t>0</w:t>
      </w:r>
      <w:r w:rsidR="00C34C33" w:rsidRPr="007E33FE">
        <w:rPr>
          <w:rFonts w:ascii="Tahoma" w:hAnsi="Tahoma" w:cs="Tahoma"/>
          <w:sz w:val="18"/>
          <w:szCs w:val="18"/>
        </w:rPr>
        <w:t>.1.</w:t>
      </w:r>
      <w:r w:rsidR="00C34C33" w:rsidRPr="007E33FE">
        <w:rPr>
          <w:rFonts w:ascii="Tahoma" w:hAnsi="Tahoma" w:cs="Tahoma"/>
          <w:sz w:val="18"/>
          <w:szCs w:val="18"/>
        </w:rPr>
        <w:tab/>
        <w:t xml:space="preserve">É permitida a subcontratação dos itens </w:t>
      </w:r>
      <w:r w:rsidR="00C34C33" w:rsidRPr="007E33FE">
        <w:rPr>
          <w:rFonts w:ascii="Tahoma" w:hAnsi="Tahoma" w:cs="Tahoma"/>
          <w:color w:val="FF0000"/>
          <w:sz w:val="18"/>
          <w:szCs w:val="18"/>
          <w:highlight w:val="lightGray"/>
        </w:rPr>
        <w:t>X</w:t>
      </w:r>
      <w:r w:rsidR="00C34C33" w:rsidRPr="007E33FE">
        <w:rPr>
          <w:rFonts w:ascii="Tahoma" w:hAnsi="Tahoma" w:cs="Tahoma"/>
          <w:sz w:val="18"/>
          <w:szCs w:val="18"/>
        </w:rPr>
        <w:t xml:space="preserve">, </w:t>
      </w:r>
      <w:r w:rsidR="00C34C33" w:rsidRPr="007E33FE">
        <w:rPr>
          <w:rFonts w:ascii="Tahoma" w:hAnsi="Tahoma" w:cs="Tahoma"/>
          <w:color w:val="FF0000"/>
          <w:sz w:val="18"/>
          <w:szCs w:val="18"/>
          <w:highlight w:val="lightGray"/>
        </w:rPr>
        <w:t>Y</w:t>
      </w:r>
      <w:r w:rsidR="00C34C33" w:rsidRPr="007E33FE">
        <w:rPr>
          <w:rFonts w:ascii="Tahoma" w:hAnsi="Tahoma" w:cs="Tahoma"/>
          <w:sz w:val="18"/>
          <w:szCs w:val="18"/>
        </w:rPr>
        <w:t xml:space="preserve"> e </w:t>
      </w:r>
      <w:r w:rsidR="00C34C33" w:rsidRPr="007E33FE">
        <w:rPr>
          <w:rFonts w:ascii="Tahoma" w:hAnsi="Tahoma" w:cs="Tahoma"/>
          <w:color w:val="FF0000"/>
          <w:sz w:val="18"/>
          <w:szCs w:val="18"/>
          <w:highlight w:val="lightGray"/>
        </w:rPr>
        <w:t>Z</w:t>
      </w:r>
      <w:r w:rsidR="00C34C33" w:rsidRPr="007E33FE">
        <w:rPr>
          <w:rFonts w:ascii="Tahoma" w:hAnsi="Tahoma" w:cs="Tahoma"/>
          <w:sz w:val="18"/>
          <w:szCs w:val="18"/>
        </w:rPr>
        <w:t xml:space="preserve"> </w:t>
      </w:r>
      <w:r w:rsidR="0031523F" w:rsidRPr="007E33FE">
        <w:rPr>
          <w:rFonts w:ascii="Tahoma" w:hAnsi="Tahoma" w:cs="Tahoma"/>
          <w:sz w:val="18"/>
          <w:szCs w:val="18"/>
        </w:rPr>
        <w:t>para a execução do contrato.</w:t>
      </w:r>
    </w:p>
    <w:p w14:paraId="2B3741FF" w14:textId="44FD1C7F" w:rsidR="007E33FE" w:rsidRDefault="007E33FE" w:rsidP="00BD44C2">
      <w:pPr>
        <w:tabs>
          <w:tab w:val="left" w:pos="709"/>
        </w:tabs>
        <w:spacing w:after="120" w:line="360" w:lineRule="auto"/>
        <w:ind w:left="709" w:right="-1" w:hanging="709"/>
        <w:jc w:val="both"/>
        <w:rPr>
          <w:rFonts w:ascii="Tahoma" w:hAnsi="Tahoma" w:cs="Tahoma"/>
          <w:snapToGrid w:val="0"/>
          <w:kern w:val="20"/>
          <w:sz w:val="18"/>
          <w:szCs w:val="18"/>
        </w:rPr>
      </w:pPr>
      <w:r>
        <w:rPr>
          <w:rFonts w:ascii="Tahoma" w:hAnsi="Tahoma" w:cs="Tahoma"/>
          <w:sz w:val="18"/>
          <w:szCs w:val="18"/>
        </w:rPr>
        <w:t>1</w:t>
      </w:r>
      <w:r w:rsidR="0089680C">
        <w:rPr>
          <w:rFonts w:ascii="Tahoma" w:hAnsi="Tahoma" w:cs="Tahoma"/>
          <w:sz w:val="18"/>
          <w:szCs w:val="18"/>
        </w:rPr>
        <w:t>0</w:t>
      </w:r>
      <w:r w:rsidRPr="007E33FE">
        <w:rPr>
          <w:rFonts w:ascii="Tahoma" w:hAnsi="Tahoma" w:cs="Tahoma"/>
          <w:sz w:val="18"/>
          <w:szCs w:val="18"/>
        </w:rPr>
        <w:t>.1.1.</w:t>
      </w:r>
      <w:r w:rsidRPr="007E33FE">
        <w:rPr>
          <w:rFonts w:ascii="Tahoma" w:hAnsi="Tahoma" w:cs="Tahoma"/>
          <w:sz w:val="18"/>
          <w:szCs w:val="18"/>
        </w:rPr>
        <w:tab/>
      </w:r>
      <w:r w:rsidRPr="007E33FE">
        <w:rPr>
          <w:rFonts w:ascii="Tahoma" w:hAnsi="Tahoma" w:cs="Tahoma"/>
          <w:snapToGrid w:val="0"/>
          <w:kern w:val="20"/>
          <w:sz w:val="18"/>
          <w:szCs w:val="18"/>
        </w:rPr>
        <w:t>A subcontratação não exonera a contratada de todas as suas obrigações, atinentes à integralidade do contrato.</w:t>
      </w:r>
    </w:p>
    <w:p w14:paraId="6F83662D" w14:textId="22E5C0C6" w:rsidR="00F84B48" w:rsidRDefault="00F84B48" w:rsidP="00F84B48">
      <w:pPr>
        <w:tabs>
          <w:tab w:val="left" w:pos="709"/>
        </w:tabs>
        <w:spacing w:after="120" w:line="360" w:lineRule="auto"/>
        <w:ind w:left="709" w:right="-1" w:hanging="709"/>
        <w:jc w:val="both"/>
        <w:rPr>
          <w:rFonts w:ascii="Tahoma" w:hAnsi="Tahoma" w:cs="Tahoma"/>
          <w:snapToGrid w:val="0"/>
          <w:kern w:val="20"/>
          <w:sz w:val="18"/>
          <w:szCs w:val="18"/>
        </w:rPr>
      </w:pPr>
      <w:r>
        <w:rPr>
          <w:rFonts w:ascii="Tahoma" w:hAnsi="Tahoma" w:cs="Tahoma"/>
          <w:snapToGrid w:val="0"/>
          <w:kern w:val="20"/>
          <w:sz w:val="18"/>
          <w:szCs w:val="18"/>
        </w:rPr>
        <w:t>10.1.2.</w:t>
      </w:r>
      <w:r>
        <w:rPr>
          <w:rFonts w:ascii="Tahoma" w:hAnsi="Tahoma" w:cs="Tahoma"/>
          <w:snapToGrid w:val="0"/>
          <w:kern w:val="20"/>
          <w:sz w:val="18"/>
          <w:szCs w:val="18"/>
        </w:rPr>
        <w:tab/>
      </w:r>
      <w:r w:rsidRPr="00A20AA7">
        <w:rPr>
          <w:rFonts w:ascii="Tahoma" w:hAnsi="Tahoma" w:cs="Tahoma"/>
          <w:snapToGrid w:val="0"/>
          <w:kern w:val="20"/>
          <w:sz w:val="18"/>
          <w:szCs w:val="18"/>
        </w:rPr>
        <w:t xml:space="preserve">A empresa subcontratada deverá atender, em relação ao objeto da subcontratação, as exigências de qualificação técnica impostas </w:t>
      </w:r>
      <w:r>
        <w:rPr>
          <w:rFonts w:ascii="Tahoma" w:hAnsi="Tahoma" w:cs="Tahoma"/>
          <w:snapToGrid w:val="0"/>
          <w:kern w:val="20"/>
          <w:sz w:val="18"/>
          <w:szCs w:val="18"/>
        </w:rPr>
        <w:t>à proponente contratada</w:t>
      </w:r>
      <w:r w:rsidRPr="00A20AA7">
        <w:rPr>
          <w:rFonts w:ascii="Tahoma" w:hAnsi="Tahoma" w:cs="Tahoma"/>
          <w:snapToGrid w:val="0"/>
          <w:kern w:val="20"/>
          <w:sz w:val="18"/>
          <w:szCs w:val="18"/>
        </w:rPr>
        <w:t>.</w:t>
      </w:r>
    </w:p>
    <w:p w14:paraId="1C998418" w14:textId="683C8DDB" w:rsidR="00F84B48" w:rsidRPr="007E33FE" w:rsidRDefault="00F84B48" w:rsidP="00F84B48">
      <w:pPr>
        <w:tabs>
          <w:tab w:val="left" w:pos="709"/>
        </w:tabs>
        <w:spacing w:after="120" w:line="360" w:lineRule="auto"/>
        <w:ind w:left="709" w:right="-1" w:hanging="709"/>
        <w:jc w:val="both"/>
        <w:rPr>
          <w:rFonts w:ascii="Tahoma" w:hAnsi="Tahoma" w:cs="Tahoma"/>
          <w:snapToGrid w:val="0"/>
          <w:kern w:val="20"/>
          <w:sz w:val="18"/>
          <w:szCs w:val="18"/>
        </w:rPr>
      </w:pPr>
      <w:r>
        <w:rPr>
          <w:rFonts w:ascii="Tahoma" w:hAnsi="Tahoma" w:cs="Tahoma"/>
          <w:snapToGrid w:val="0"/>
          <w:kern w:val="20"/>
          <w:sz w:val="18"/>
          <w:szCs w:val="18"/>
        </w:rPr>
        <w:t>10.1.3.</w:t>
      </w:r>
      <w:r>
        <w:rPr>
          <w:rFonts w:ascii="Tahoma" w:hAnsi="Tahoma" w:cs="Tahoma"/>
          <w:snapToGrid w:val="0"/>
          <w:kern w:val="20"/>
          <w:sz w:val="18"/>
          <w:szCs w:val="18"/>
        </w:rPr>
        <w:tab/>
      </w:r>
      <w:r w:rsidRPr="00A20AA7">
        <w:rPr>
          <w:rFonts w:ascii="Tahoma" w:hAnsi="Tahoma" w:cs="Tahoma"/>
          <w:snapToGrid w:val="0"/>
          <w:kern w:val="20"/>
          <w:sz w:val="18"/>
          <w:szCs w:val="18"/>
        </w:rPr>
        <w:t>É vedada a subcontratação de empresa que tenha participado do procedimento do qual se originou a contratação</w:t>
      </w:r>
      <w:r>
        <w:rPr>
          <w:rFonts w:ascii="Tahoma" w:hAnsi="Tahoma" w:cs="Tahoma"/>
          <w:snapToGrid w:val="0"/>
          <w:kern w:val="20"/>
          <w:sz w:val="18"/>
          <w:szCs w:val="18"/>
        </w:rPr>
        <w:t xml:space="preserve"> e </w:t>
      </w:r>
      <w:r w:rsidRPr="004D1AEE">
        <w:rPr>
          <w:rFonts w:ascii="Tahoma" w:hAnsi="Tahoma" w:cs="Tahoma"/>
          <w:snapToGrid w:val="0"/>
          <w:color w:val="FF0000"/>
          <w:kern w:val="20"/>
          <w:sz w:val="18"/>
          <w:szCs w:val="18"/>
          <w:highlight w:val="yellow"/>
        </w:rPr>
        <w:t>(SE FOR O CASO)</w:t>
      </w:r>
      <w:r w:rsidRPr="00A20AA7">
        <w:rPr>
          <w:rFonts w:ascii="Tahoma" w:hAnsi="Tahoma" w:cs="Tahoma"/>
          <w:snapToGrid w:val="0"/>
          <w:kern w:val="20"/>
          <w:sz w:val="18"/>
          <w:szCs w:val="18"/>
        </w:rPr>
        <w:t xml:space="preserve"> direta ou indiretamente, da elaboração de projeto básico ou executivo.</w:t>
      </w:r>
    </w:p>
    <w:p w14:paraId="49071A6B" w14:textId="77777777" w:rsidR="006E3A87" w:rsidRPr="00D81E8C" w:rsidRDefault="006E3A87" w:rsidP="00D81E8C">
      <w:pPr>
        <w:tabs>
          <w:tab w:val="left" w:pos="567"/>
        </w:tabs>
        <w:spacing w:after="120" w:line="360" w:lineRule="auto"/>
        <w:ind w:left="567" w:right="-1" w:hanging="567"/>
        <w:jc w:val="both"/>
        <w:rPr>
          <w:rFonts w:ascii="Tahoma" w:hAnsi="Tahoma" w:cs="Tahoma"/>
          <w:sz w:val="18"/>
          <w:szCs w:val="18"/>
        </w:rPr>
      </w:pPr>
    </w:p>
    <w:p w14:paraId="308D4534" w14:textId="6CFEF0B7" w:rsidR="00FC0977" w:rsidRPr="00D81E8C" w:rsidRDefault="00737DC6" w:rsidP="00BD44C2">
      <w:pPr>
        <w:pStyle w:val="TextoPargrafo"/>
        <w:numPr>
          <w:ilvl w:val="0"/>
          <w:numId w:val="18"/>
        </w:numPr>
        <w:tabs>
          <w:tab w:val="left" w:pos="709"/>
        </w:tabs>
        <w:spacing w:before="0" w:line="360" w:lineRule="auto"/>
        <w:ind w:left="709" w:right="-1" w:hanging="709"/>
        <w:rPr>
          <w:rFonts w:ascii="Tahoma" w:hAnsi="Tahoma" w:cs="Tahoma"/>
          <w:b/>
          <w:sz w:val="18"/>
          <w:szCs w:val="18"/>
        </w:rPr>
      </w:pPr>
      <w:r w:rsidRPr="00D81E8C">
        <w:rPr>
          <w:rFonts w:ascii="Tahoma" w:hAnsi="Tahoma" w:cs="Tahoma"/>
          <w:b/>
          <w:sz w:val="18"/>
          <w:szCs w:val="18"/>
        </w:rPr>
        <w:t>DA VISTORIA</w:t>
      </w:r>
      <w:r w:rsidR="00C461BB">
        <w:rPr>
          <w:rFonts w:ascii="Tahoma" w:hAnsi="Tahoma" w:cs="Tahoma"/>
          <w:b/>
          <w:sz w:val="18"/>
          <w:szCs w:val="18"/>
        </w:rPr>
        <w:t xml:space="preserve"> </w:t>
      </w:r>
      <w:r w:rsidR="00C461BB" w:rsidRPr="00786407">
        <w:rPr>
          <w:rFonts w:ascii="Tahoma" w:hAnsi="Tahoma" w:cs="Tahoma"/>
          <w:b/>
          <w:color w:val="FF0000"/>
          <w:sz w:val="18"/>
          <w:szCs w:val="18"/>
          <w:highlight w:val="yellow"/>
        </w:rPr>
        <w:t>(</w:t>
      </w:r>
      <w:r w:rsidR="00F84B48">
        <w:rPr>
          <w:rFonts w:ascii="Tahoma" w:hAnsi="Tahoma" w:cs="Tahoma"/>
          <w:b/>
          <w:color w:val="FF0000"/>
          <w:sz w:val="18"/>
          <w:szCs w:val="18"/>
          <w:highlight w:val="yellow"/>
        </w:rPr>
        <w:t xml:space="preserve">EXCLUIR </w:t>
      </w:r>
      <w:r w:rsidR="00C461BB" w:rsidRPr="00786407">
        <w:rPr>
          <w:rFonts w:ascii="Tahoma" w:hAnsi="Tahoma" w:cs="Tahoma"/>
          <w:b/>
          <w:color w:val="FF0000"/>
          <w:sz w:val="18"/>
          <w:szCs w:val="18"/>
          <w:highlight w:val="yellow"/>
        </w:rPr>
        <w:t>SE</w:t>
      </w:r>
      <w:r w:rsidR="00F84B48">
        <w:rPr>
          <w:rFonts w:ascii="Tahoma" w:hAnsi="Tahoma" w:cs="Tahoma"/>
          <w:b/>
          <w:color w:val="FF0000"/>
          <w:sz w:val="18"/>
          <w:szCs w:val="18"/>
          <w:highlight w:val="yellow"/>
        </w:rPr>
        <w:t xml:space="preserve"> NÃO</w:t>
      </w:r>
      <w:r w:rsidR="00C461BB" w:rsidRPr="00786407">
        <w:rPr>
          <w:rFonts w:ascii="Tahoma" w:hAnsi="Tahoma" w:cs="Tahoma"/>
          <w:b/>
          <w:color w:val="FF0000"/>
          <w:sz w:val="18"/>
          <w:szCs w:val="18"/>
          <w:highlight w:val="yellow"/>
        </w:rPr>
        <w:t xml:space="preserve"> FOR O CASO)</w:t>
      </w:r>
    </w:p>
    <w:p w14:paraId="41FF7741" w14:textId="1E7E7D35" w:rsidR="00737DC6" w:rsidRDefault="00712C4C" w:rsidP="00BD44C2">
      <w:pPr>
        <w:pStyle w:val="PargrafodaLista"/>
        <w:tabs>
          <w:tab w:val="left" w:pos="709"/>
        </w:tabs>
        <w:spacing w:after="120" w:line="360" w:lineRule="auto"/>
        <w:ind w:left="709" w:right="-1" w:hanging="709"/>
        <w:jc w:val="both"/>
        <w:rPr>
          <w:rFonts w:ascii="Tahoma" w:eastAsia="ArialMT" w:hAnsi="Tahoma" w:cs="Tahoma"/>
          <w:bCs/>
          <w:sz w:val="18"/>
          <w:szCs w:val="18"/>
        </w:rPr>
      </w:pPr>
      <w:r>
        <w:rPr>
          <w:rFonts w:ascii="Tahoma" w:eastAsia="ArialMT" w:hAnsi="Tahoma" w:cs="Tahoma"/>
          <w:bCs/>
          <w:sz w:val="18"/>
          <w:szCs w:val="18"/>
        </w:rPr>
        <w:t>1</w:t>
      </w:r>
      <w:r w:rsidR="0089680C">
        <w:rPr>
          <w:rFonts w:ascii="Tahoma" w:eastAsia="ArialMT" w:hAnsi="Tahoma" w:cs="Tahoma"/>
          <w:bCs/>
          <w:sz w:val="18"/>
          <w:szCs w:val="18"/>
        </w:rPr>
        <w:t>1</w:t>
      </w:r>
      <w:r w:rsidR="002707D3">
        <w:rPr>
          <w:rFonts w:ascii="Tahoma" w:eastAsia="ArialMT" w:hAnsi="Tahoma" w:cs="Tahoma"/>
          <w:bCs/>
          <w:sz w:val="18"/>
          <w:szCs w:val="18"/>
        </w:rPr>
        <w:t>.1.</w:t>
      </w:r>
      <w:r w:rsidR="002707D3">
        <w:rPr>
          <w:rFonts w:ascii="Tahoma" w:eastAsia="ArialMT" w:hAnsi="Tahoma" w:cs="Tahoma"/>
          <w:bCs/>
          <w:sz w:val="18"/>
          <w:szCs w:val="18"/>
        </w:rPr>
        <w:tab/>
      </w:r>
      <w:r w:rsidR="00737DC6" w:rsidRPr="002707D3">
        <w:rPr>
          <w:rFonts w:ascii="Tahoma" w:eastAsia="ArialMT" w:hAnsi="Tahoma" w:cs="Tahoma"/>
          <w:bCs/>
          <w:sz w:val="18"/>
          <w:szCs w:val="18"/>
        </w:rPr>
        <w:t xml:space="preserve">Os interessados </w:t>
      </w:r>
      <w:r w:rsidR="00B23358" w:rsidRPr="002707D3">
        <w:rPr>
          <w:rFonts w:ascii="Tahoma" w:eastAsia="ArialMT" w:hAnsi="Tahoma" w:cs="Tahoma"/>
          <w:bCs/>
          <w:sz w:val="18"/>
          <w:szCs w:val="18"/>
        </w:rPr>
        <w:t>poderão, a seu critério,</w:t>
      </w:r>
      <w:r w:rsidR="00737DC6" w:rsidRPr="002707D3">
        <w:rPr>
          <w:rFonts w:ascii="Tahoma" w:eastAsia="ArialMT" w:hAnsi="Tahoma" w:cs="Tahoma"/>
          <w:bCs/>
          <w:sz w:val="18"/>
          <w:szCs w:val="18"/>
        </w:rPr>
        <w:t xml:space="preserve"> vistoriar as instalações da Finep em até </w:t>
      </w:r>
      <w:r w:rsidR="00737DC6" w:rsidRPr="00712C4C">
        <w:rPr>
          <w:rFonts w:ascii="Tahoma" w:eastAsia="ArialMT" w:hAnsi="Tahoma" w:cs="Tahoma"/>
          <w:color w:val="FF0000"/>
          <w:sz w:val="18"/>
          <w:szCs w:val="18"/>
          <w:highlight w:val="lightGray"/>
        </w:rPr>
        <w:t>X</w:t>
      </w:r>
      <w:r w:rsidR="00737DC6" w:rsidRPr="00712C4C">
        <w:rPr>
          <w:rFonts w:ascii="Tahoma" w:eastAsia="ArialMT" w:hAnsi="Tahoma" w:cs="Tahoma"/>
          <w:sz w:val="18"/>
          <w:szCs w:val="18"/>
        </w:rPr>
        <w:t xml:space="preserve"> </w:t>
      </w:r>
      <w:r w:rsidR="00737DC6" w:rsidRPr="0011189B">
        <w:rPr>
          <w:rFonts w:ascii="Tahoma" w:eastAsia="ArialMT" w:hAnsi="Tahoma" w:cs="Tahoma"/>
          <w:sz w:val="18"/>
          <w:szCs w:val="18"/>
        </w:rPr>
        <w:t>(</w:t>
      </w:r>
      <w:r w:rsidR="00737DC6" w:rsidRPr="00712C4C">
        <w:rPr>
          <w:rFonts w:ascii="Tahoma" w:eastAsia="ArialMT" w:hAnsi="Tahoma" w:cs="Tahoma"/>
          <w:color w:val="FF0000"/>
          <w:sz w:val="18"/>
          <w:szCs w:val="18"/>
          <w:highlight w:val="lightGray"/>
        </w:rPr>
        <w:t>XXX</w:t>
      </w:r>
      <w:r w:rsidRPr="00712C4C">
        <w:rPr>
          <w:rFonts w:ascii="Tahoma" w:eastAsia="ArialMT" w:hAnsi="Tahoma" w:cs="Tahoma"/>
          <w:color w:val="FF0000"/>
          <w:sz w:val="18"/>
          <w:szCs w:val="18"/>
          <w:highlight w:val="lightGray"/>
        </w:rPr>
        <w:t>X</w:t>
      </w:r>
      <w:r w:rsidR="00737DC6" w:rsidRPr="0011189B">
        <w:rPr>
          <w:rFonts w:ascii="Tahoma" w:eastAsia="ArialMT" w:hAnsi="Tahoma" w:cs="Tahoma"/>
          <w:sz w:val="18"/>
          <w:szCs w:val="18"/>
        </w:rPr>
        <w:t>)</w:t>
      </w:r>
      <w:r w:rsidR="00737DC6" w:rsidRPr="002707D3">
        <w:rPr>
          <w:rFonts w:ascii="Tahoma" w:eastAsia="ArialMT" w:hAnsi="Tahoma" w:cs="Tahoma"/>
          <w:bCs/>
          <w:sz w:val="18"/>
          <w:szCs w:val="18"/>
        </w:rPr>
        <w:t xml:space="preserve"> dias úteis anteriores à data da abertura da sessão pública, com o objetivo de obter todas as informações necessárias ao fornecimento do </w:t>
      </w:r>
      <w:r w:rsidR="00786407">
        <w:rPr>
          <w:rFonts w:ascii="Tahoma" w:eastAsia="ArialMT" w:hAnsi="Tahoma" w:cs="Tahoma"/>
          <w:bCs/>
          <w:sz w:val="18"/>
          <w:szCs w:val="18"/>
        </w:rPr>
        <w:t>objeto demandado</w:t>
      </w:r>
      <w:r w:rsidR="00737DC6" w:rsidRPr="002707D3">
        <w:rPr>
          <w:rFonts w:ascii="Tahoma" w:eastAsia="ArialMT" w:hAnsi="Tahoma" w:cs="Tahoma"/>
          <w:bCs/>
          <w:sz w:val="18"/>
          <w:szCs w:val="18"/>
        </w:rPr>
        <w:t>.</w:t>
      </w:r>
    </w:p>
    <w:p w14:paraId="67672DD9" w14:textId="06D4C3D2" w:rsidR="006C0FC9" w:rsidRPr="002707D3" w:rsidRDefault="006C0FC9" w:rsidP="00BD44C2">
      <w:pPr>
        <w:pStyle w:val="PargrafodaLista"/>
        <w:tabs>
          <w:tab w:val="left" w:pos="709"/>
        </w:tabs>
        <w:spacing w:after="120" w:line="360" w:lineRule="auto"/>
        <w:ind w:left="709" w:right="-1" w:hanging="709"/>
        <w:jc w:val="both"/>
        <w:rPr>
          <w:rFonts w:ascii="Tahoma" w:hAnsi="Tahoma" w:cs="Tahoma"/>
          <w:sz w:val="18"/>
          <w:szCs w:val="18"/>
        </w:rPr>
      </w:pPr>
      <w:r>
        <w:rPr>
          <w:rFonts w:ascii="Tahoma" w:eastAsia="ArialMT" w:hAnsi="Tahoma" w:cs="Tahoma"/>
          <w:bCs/>
          <w:sz w:val="18"/>
          <w:szCs w:val="18"/>
        </w:rPr>
        <w:t>11.1</w:t>
      </w:r>
      <w:r w:rsidR="00C0591F">
        <w:rPr>
          <w:rFonts w:ascii="Tahoma" w:eastAsia="ArialMT" w:hAnsi="Tahoma" w:cs="Tahoma"/>
          <w:bCs/>
          <w:sz w:val="18"/>
          <w:szCs w:val="18"/>
        </w:rPr>
        <w:t>.1</w:t>
      </w:r>
      <w:r>
        <w:rPr>
          <w:rFonts w:ascii="Tahoma" w:eastAsia="ArialMT" w:hAnsi="Tahoma" w:cs="Tahoma"/>
          <w:bCs/>
          <w:sz w:val="18"/>
          <w:szCs w:val="18"/>
        </w:rPr>
        <w:t>.</w:t>
      </w:r>
      <w:r>
        <w:rPr>
          <w:rFonts w:ascii="Tahoma" w:eastAsia="ArialMT" w:hAnsi="Tahoma" w:cs="Tahoma"/>
          <w:bCs/>
          <w:sz w:val="18"/>
          <w:szCs w:val="18"/>
        </w:rPr>
        <w:tab/>
        <w:t xml:space="preserve">A Finep está instalada no endereço </w:t>
      </w:r>
      <w:r w:rsidRPr="00712C4C">
        <w:rPr>
          <w:rFonts w:ascii="Tahoma" w:eastAsia="ArialMT" w:hAnsi="Tahoma" w:cs="Tahoma"/>
          <w:color w:val="FF0000"/>
          <w:sz w:val="18"/>
          <w:szCs w:val="18"/>
          <w:highlight w:val="lightGray"/>
        </w:rPr>
        <w:t>XXXX</w:t>
      </w:r>
      <w:r>
        <w:rPr>
          <w:rFonts w:ascii="Tahoma" w:eastAsia="ArialMT" w:hAnsi="Tahoma" w:cs="Tahoma"/>
          <w:bCs/>
          <w:sz w:val="18"/>
          <w:szCs w:val="18"/>
        </w:rPr>
        <w:t>.</w:t>
      </w:r>
    </w:p>
    <w:p w14:paraId="008ECABD" w14:textId="1D455ACF" w:rsidR="00737DC6" w:rsidRPr="00786407" w:rsidRDefault="00712C4C" w:rsidP="00BD44C2">
      <w:pPr>
        <w:widowControl w:val="0"/>
        <w:tabs>
          <w:tab w:val="left" w:pos="709"/>
        </w:tabs>
        <w:autoSpaceDE w:val="0"/>
        <w:autoSpaceDN w:val="0"/>
        <w:adjustRightInd w:val="0"/>
        <w:spacing w:after="120" w:line="360" w:lineRule="auto"/>
        <w:ind w:left="709" w:right="-1" w:hanging="709"/>
        <w:jc w:val="both"/>
        <w:rPr>
          <w:rFonts w:ascii="Tahoma" w:eastAsia="ArialMT" w:hAnsi="Tahoma" w:cs="Tahoma"/>
          <w:bCs/>
          <w:sz w:val="18"/>
          <w:szCs w:val="18"/>
        </w:rPr>
      </w:pPr>
      <w:r>
        <w:rPr>
          <w:rFonts w:ascii="Tahoma" w:eastAsia="ArialMT" w:hAnsi="Tahoma" w:cs="Tahoma"/>
          <w:bCs/>
          <w:sz w:val="18"/>
          <w:szCs w:val="18"/>
        </w:rPr>
        <w:t>1</w:t>
      </w:r>
      <w:r w:rsidR="0089680C">
        <w:rPr>
          <w:rFonts w:ascii="Tahoma" w:eastAsia="ArialMT" w:hAnsi="Tahoma" w:cs="Tahoma"/>
          <w:bCs/>
          <w:sz w:val="18"/>
          <w:szCs w:val="18"/>
        </w:rPr>
        <w:t>1</w:t>
      </w:r>
      <w:r>
        <w:rPr>
          <w:rFonts w:ascii="Tahoma" w:eastAsia="ArialMT" w:hAnsi="Tahoma" w:cs="Tahoma"/>
          <w:bCs/>
          <w:sz w:val="18"/>
          <w:szCs w:val="18"/>
        </w:rPr>
        <w:t>.2</w:t>
      </w:r>
      <w:r w:rsidR="00737DC6" w:rsidRPr="00D81E8C">
        <w:rPr>
          <w:rFonts w:ascii="Tahoma" w:eastAsia="ArialMT" w:hAnsi="Tahoma" w:cs="Tahoma"/>
          <w:bCs/>
          <w:sz w:val="18"/>
          <w:szCs w:val="18"/>
        </w:rPr>
        <w:t>.</w:t>
      </w:r>
      <w:r w:rsidR="00737DC6" w:rsidRPr="00D81E8C">
        <w:rPr>
          <w:rFonts w:ascii="Tahoma" w:eastAsia="ArialMT" w:hAnsi="Tahoma" w:cs="Tahoma"/>
          <w:bCs/>
          <w:sz w:val="18"/>
          <w:szCs w:val="18"/>
        </w:rPr>
        <w:tab/>
        <w:t xml:space="preserve">A vistoria deverá ser agendada com antecedência mínima de 24 (vinte e quatro) horas de sua realização, de segunda a sexta-feira, entre 9h e 18h, pelo </w:t>
      </w:r>
      <w:r w:rsidR="00737DC6" w:rsidRPr="00786407">
        <w:rPr>
          <w:rFonts w:ascii="Tahoma" w:eastAsia="ArialMT" w:hAnsi="Tahoma" w:cs="Tahoma"/>
          <w:bCs/>
          <w:sz w:val="18"/>
          <w:szCs w:val="18"/>
        </w:rPr>
        <w:t xml:space="preserve">telefone </w:t>
      </w:r>
      <w:r w:rsidR="00737DC6" w:rsidRPr="0011189B">
        <w:rPr>
          <w:rFonts w:ascii="Tahoma" w:eastAsia="ArialMT" w:hAnsi="Tahoma" w:cs="Tahoma"/>
          <w:bCs/>
          <w:sz w:val="18"/>
          <w:szCs w:val="18"/>
        </w:rPr>
        <w:t>(</w:t>
      </w:r>
      <w:r w:rsidR="00737DC6" w:rsidRPr="00786407">
        <w:rPr>
          <w:rFonts w:ascii="Tahoma" w:eastAsia="ArialMT" w:hAnsi="Tahoma" w:cs="Tahoma"/>
          <w:bCs/>
          <w:color w:val="FF0000"/>
          <w:sz w:val="18"/>
          <w:szCs w:val="18"/>
          <w:highlight w:val="lightGray"/>
        </w:rPr>
        <w:t>XX</w:t>
      </w:r>
      <w:r w:rsidR="00737DC6" w:rsidRPr="0011189B">
        <w:rPr>
          <w:rFonts w:ascii="Tahoma" w:eastAsia="ArialMT" w:hAnsi="Tahoma" w:cs="Tahoma"/>
          <w:bCs/>
          <w:sz w:val="18"/>
          <w:szCs w:val="18"/>
        </w:rPr>
        <w:t xml:space="preserve">) </w:t>
      </w:r>
      <w:r w:rsidR="00737DC6" w:rsidRPr="00786407">
        <w:rPr>
          <w:rFonts w:ascii="Tahoma" w:eastAsia="ArialMT" w:hAnsi="Tahoma" w:cs="Tahoma"/>
          <w:bCs/>
          <w:color w:val="FF0000"/>
          <w:sz w:val="18"/>
          <w:szCs w:val="18"/>
          <w:highlight w:val="lightGray"/>
        </w:rPr>
        <w:t>XXXX</w:t>
      </w:r>
      <w:r w:rsidR="00737DC6" w:rsidRPr="00786407">
        <w:rPr>
          <w:rFonts w:ascii="Tahoma" w:eastAsia="ArialMT" w:hAnsi="Tahoma" w:cs="Tahoma"/>
          <w:bCs/>
          <w:sz w:val="18"/>
          <w:szCs w:val="18"/>
          <w:highlight w:val="lightGray"/>
        </w:rPr>
        <w:t>-</w:t>
      </w:r>
      <w:r w:rsidR="00737DC6" w:rsidRPr="00786407">
        <w:rPr>
          <w:rFonts w:ascii="Tahoma" w:eastAsia="ArialMT" w:hAnsi="Tahoma" w:cs="Tahoma"/>
          <w:bCs/>
          <w:color w:val="FF0000"/>
          <w:sz w:val="18"/>
          <w:szCs w:val="18"/>
          <w:highlight w:val="lightGray"/>
        </w:rPr>
        <w:t>XXXX</w:t>
      </w:r>
      <w:r w:rsidR="00737DC6" w:rsidRPr="00786407">
        <w:rPr>
          <w:rFonts w:ascii="Tahoma" w:eastAsia="ArialMT" w:hAnsi="Tahoma" w:cs="Tahoma"/>
          <w:bCs/>
          <w:sz w:val="18"/>
          <w:szCs w:val="18"/>
        </w:rPr>
        <w:t xml:space="preserve"> ou pelo e-mail </w:t>
      </w:r>
      <w:r w:rsidR="002E5952" w:rsidRPr="00786407">
        <w:rPr>
          <w:rFonts w:ascii="Tahoma" w:eastAsia="ArialMT" w:hAnsi="Tahoma" w:cs="Tahoma"/>
          <w:bCs/>
          <w:color w:val="FF0000"/>
          <w:sz w:val="18"/>
          <w:szCs w:val="18"/>
          <w:highlight w:val="lightGray"/>
        </w:rPr>
        <w:t xml:space="preserve">CP DA </w:t>
      </w:r>
      <w:r w:rsidR="002E5952" w:rsidRPr="00786407">
        <w:rPr>
          <w:rFonts w:ascii="Tahoma" w:eastAsia="ArialMT" w:hAnsi="Tahoma" w:cs="Tahoma"/>
          <w:bCs/>
          <w:color w:val="FF0000"/>
          <w:sz w:val="18"/>
          <w:szCs w:val="18"/>
          <w:highlight w:val="lightGray"/>
        </w:rPr>
        <w:lastRenderedPageBreak/>
        <w:t>UNIDADE</w:t>
      </w:r>
      <w:r w:rsidR="00737DC6" w:rsidRPr="00786407">
        <w:rPr>
          <w:rFonts w:ascii="Tahoma" w:eastAsia="ArialMT" w:hAnsi="Tahoma" w:cs="Tahoma"/>
          <w:bCs/>
          <w:sz w:val="18"/>
          <w:szCs w:val="18"/>
        </w:rPr>
        <w:t>@finep.gov.br.</w:t>
      </w:r>
    </w:p>
    <w:p w14:paraId="01046B23" w14:textId="4DFEAC58" w:rsidR="00737DC6" w:rsidRPr="00D81E8C" w:rsidRDefault="00712C4C" w:rsidP="00BD44C2">
      <w:pPr>
        <w:widowControl w:val="0"/>
        <w:tabs>
          <w:tab w:val="left" w:pos="709"/>
        </w:tabs>
        <w:autoSpaceDE w:val="0"/>
        <w:autoSpaceDN w:val="0"/>
        <w:adjustRightInd w:val="0"/>
        <w:spacing w:after="120" w:line="360" w:lineRule="auto"/>
        <w:ind w:left="709" w:right="-1" w:hanging="709"/>
        <w:jc w:val="both"/>
        <w:rPr>
          <w:rFonts w:ascii="Tahoma" w:eastAsia="ArialMT" w:hAnsi="Tahoma" w:cs="Tahoma"/>
          <w:bCs/>
          <w:sz w:val="18"/>
          <w:szCs w:val="18"/>
        </w:rPr>
      </w:pPr>
      <w:r>
        <w:rPr>
          <w:rFonts w:ascii="Tahoma" w:eastAsia="ArialMT" w:hAnsi="Tahoma" w:cs="Tahoma"/>
          <w:bCs/>
          <w:sz w:val="18"/>
          <w:szCs w:val="18"/>
        </w:rPr>
        <w:t>1</w:t>
      </w:r>
      <w:r w:rsidR="0089680C">
        <w:rPr>
          <w:rFonts w:ascii="Tahoma" w:eastAsia="ArialMT" w:hAnsi="Tahoma" w:cs="Tahoma"/>
          <w:bCs/>
          <w:sz w:val="18"/>
          <w:szCs w:val="18"/>
        </w:rPr>
        <w:t>1</w:t>
      </w:r>
      <w:r>
        <w:rPr>
          <w:rFonts w:ascii="Tahoma" w:eastAsia="ArialMT" w:hAnsi="Tahoma" w:cs="Tahoma"/>
          <w:bCs/>
          <w:sz w:val="18"/>
          <w:szCs w:val="18"/>
        </w:rPr>
        <w:t>.3</w:t>
      </w:r>
      <w:r w:rsidR="00737DC6" w:rsidRPr="00D81E8C">
        <w:rPr>
          <w:rFonts w:ascii="Tahoma" w:eastAsia="ArialMT" w:hAnsi="Tahoma" w:cs="Tahoma"/>
          <w:bCs/>
          <w:sz w:val="18"/>
          <w:szCs w:val="18"/>
        </w:rPr>
        <w:t>.</w:t>
      </w:r>
      <w:r w:rsidR="00737DC6" w:rsidRPr="00D81E8C">
        <w:rPr>
          <w:rFonts w:ascii="Tahoma" w:eastAsia="ArialMT" w:hAnsi="Tahoma" w:cs="Tahoma"/>
          <w:bCs/>
          <w:sz w:val="18"/>
          <w:szCs w:val="18"/>
        </w:rPr>
        <w:tab/>
        <w:t xml:space="preserve">Durante a vistoria os interessados serão acompanhados por empregado </w:t>
      </w:r>
      <w:r w:rsidR="00786407">
        <w:rPr>
          <w:rFonts w:ascii="Tahoma" w:eastAsia="ArialMT" w:hAnsi="Tahoma" w:cs="Tahoma"/>
          <w:bCs/>
          <w:sz w:val="18"/>
          <w:szCs w:val="18"/>
        </w:rPr>
        <w:t>da</w:t>
      </w:r>
      <w:r w:rsidR="00737DC6" w:rsidRPr="00D81E8C">
        <w:rPr>
          <w:rFonts w:ascii="Tahoma" w:eastAsia="ArialMT" w:hAnsi="Tahoma" w:cs="Tahoma"/>
          <w:bCs/>
          <w:sz w:val="18"/>
          <w:szCs w:val="18"/>
        </w:rPr>
        <w:t xml:space="preserve"> Finep.</w:t>
      </w:r>
    </w:p>
    <w:p w14:paraId="218ED338" w14:textId="683B589C" w:rsidR="00737DC6" w:rsidRPr="00D81E8C" w:rsidRDefault="00712C4C" w:rsidP="00BD44C2">
      <w:pPr>
        <w:widowControl w:val="0"/>
        <w:tabs>
          <w:tab w:val="left" w:pos="709"/>
        </w:tabs>
        <w:autoSpaceDE w:val="0"/>
        <w:autoSpaceDN w:val="0"/>
        <w:adjustRightInd w:val="0"/>
        <w:spacing w:after="120" w:line="360" w:lineRule="auto"/>
        <w:ind w:left="709" w:right="-1" w:hanging="709"/>
        <w:jc w:val="both"/>
        <w:rPr>
          <w:rFonts w:ascii="Tahoma" w:eastAsia="ArialMT" w:hAnsi="Tahoma" w:cs="Tahoma"/>
          <w:bCs/>
          <w:sz w:val="18"/>
          <w:szCs w:val="18"/>
        </w:rPr>
      </w:pPr>
      <w:r>
        <w:rPr>
          <w:rFonts w:ascii="Tahoma" w:eastAsia="ArialMT" w:hAnsi="Tahoma" w:cs="Tahoma"/>
          <w:bCs/>
          <w:sz w:val="18"/>
          <w:szCs w:val="18"/>
        </w:rPr>
        <w:t>1</w:t>
      </w:r>
      <w:r w:rsidR="0089680C">
        <w:rPr>
          <w:rFonts w:ascii="Tahoma" w:eastAsia="ArialMT" w:hAnsi="Tahoma" w:cs="Tahoma"/>
          <w:bCs/>
          <w:sz w:val="18"/>
          <w:szCs w:val="18"/>
        </w:rPr>
        <w:t>1</w:t>
      </w:r>
      <w:r>
        <w:rPr>
          <w:rFonts w:ascii="Tahoma" w:eastAsia="ArialMT" w:hAnsi="Tahoma" w:cs="Tahoma"/>
          <w:bCs/>
          <w:sz w:val="18"/>
          <w:szCs w:val="18"/>
        </w:rPr>
        <w:t>.4</w:t>
      </w:r>
      <w:r w:rsidR="00737DC6" w:rsidRPr="00D81E8C">
        <w:rPr>
          <w:rFonts w:ascii="Tahoma" w:eastAsia="ArialMT" w:hAnsi="Tahoma" w:cs="Tahoma"/>
          <w:bCs/>
          <w:sz w:val="18"/>
          <w:szCs w:val="18"/>
        </w:rPr>
        <w:t>.</w:t>
      </w:r>
      <w:r w:rsidR="00737DC6" w:rsidRPr="00D81E8C">
        <w:rPr>
          <w:rFonts w:ascii="Tahoma" w:eastAsia="ArialMT" w:hAnsi="Tahoma" w:cs="Tahoma"/>
          <w:bCs/>
          <w:sz w:val="18"/>
          <w:szCs w:val="18"/>
        </w:rPr>
        <w:tab/>
        <w:t>Os custos das visitas aos locais de serviço correrão por conta exclusiva dos interessados.</w:t>
      </w:r>
    </w:p>
    <w:p w14:paraId="7F49BE7A" w14:textId="28418892" w:rsidR="00737DC6" w:rsidRPr="00D81E8C" w:rsidRDefault="00712C4C" w:rsidP="00BD44C2">
      <w:pPr>
        <w:widowControl w:val="0"/>
        <w:tabs>
          <w:tab w:val="left" w:pos="709"/>
        </w:tabs>
        <w:autoSpaceDE w:val="0"/>
        <w:autoSpaceDN w:val="0"/>
        <w:adjustRightInd w:val="0"/>
        <w:spacing w:after="120" w:line="360" w:lineRule="auto"/>
        <w:ind w:left="709" w:right="-1" w:hanging="709"/>
        <w:jc w:val="both"/>
        <w:rPr>
          <w:rFonts w:ascii="Tahoma" w:eastAsia="ArialMT" w:hAnsi="Tahoma" w:cs="Tahoma"/>
          <w:bCs/>
          <w:sz w:val="18"/>
          <w:szCs w:val="18"/>
        </w:rPr>
      </w:pPr>
      <w:r>
        <w:rPr>
          <w:rFonts w:ascii="Tahoma" w:eastAsia="ArialMT" w:hAnsi="Tahoma" w:cs="Tahoma"/>
          <w:bCs/>
          <w:sz w:val="18"/>
          <w:szCs w:val="18"/>
        </w:rPr>
        <w:t>1</w:t>
      </w:r>
      <w:r w:rsidR="0089680C">
        <w:rPr>
          <w:rFonts w:ascii="Tahoma" w:eastAsia="ArialMT" w:hAnsi="Tahoma" w:cs="Tahoma"/>
          <w:bCs/>
          <w:sz w:val="18"/>
          <w:szCs w:val="18"/>
        </w:rPr>
        <w:t>1</w:t>
      </w:r>
      <w:r>
        <w:rPr>
          <w:rFonts w:ascii="Tahoma" w:eastAsia="ArialMT" w:hAnsi="Tahoma" w:cs="Tahoma"/>
          <w:bCs/>
          <w:sz w:val="18"/>
          <w:szCs w:val="18"/>
        </w:rPr>
        <w:t>.5</w:t>
      </w:r>
      <w:r w:rsidR="00737DC6" w:rsidRPr="00D81E8C">
        <w:rPr>
          <w:rFonts w:ascii="Tahoma" w:eastAsia="ArialMT" w:hAnsi="Tahoma" w:cs="Tahoma"/>
          <w:bCs/>
          <w:sz w:val="18"/>
          <w:szCs w:val="18"/>
        </w:rPr>
        <w:t>.</w:t>
      </w:r>
      <w:r w:rsidR="00737DC6" w:rsidRPr="00D81E8C">
        <w:rPr>
          <w:rFonts w:ascii="Tahoma" w:eastAsia="ArialMT" w:hAnsi="Tahoma" w:cs="Tahoma"/>
          <w:bCs/>
          <w:sz w:val="18"/>
          <w:szCs w:val="18"/>
        </w:rPr>
        <w:tab/>
      </w:r>
      <w:r w:rsidR="00737DC6" w:rsidRPr="00D81E8C">
        <w:rPr>
          <w:rFonts w:ascii="Tahoma" w:hAnsi="Tahoma" w:cs="Tahoma"/>
          <w:sz w:val="18"/>
          <w:szCs w:val="18"/>
        </w:rPr>
        <w:t xml:space="preserve">A vistoria </w:t>
      </w:r>
      <w:r w:rsidR="00737DC6" w:rsidRPr="00D81E8C">
        <w:rPr>
          <w:rFonts w:ascii="Tahoma" w:hAnsi="Tahoma" w:cs="Tahoma"/>
          <w:b/>
          <w:bCs/>
          <w:sz w:val="18"/>
          <w:szCs w:val="18"/>
        </w:rPr>
        <w:t>não é obrigatória</w:t>
      </w:r>
      <w:r w:rsidR="00737DC6" w:rsidRPr="00D81E8C">
        <w:rPr>
          <w:rFonts w:ascii="Tahoma" w:hAnsi="Tahoma" w:cs="Tahoma"/>
          <w:sz w:val="18"/>
          <w:szCs w:val="18"/>
        </w:rPr>
        <w:t xml:space="preserve"> para fins de participação nesta licitação, no entanto, o interessado que não a fizer, não se eximirá de assumir todas as obrigações pertinentes ao objeto desta</w:t>
      </w:r>
      <w:r w:rsidR="00737DC6" w:rsidRPr="00D81E8C">
        <w:rPr>
          <w:rFonts w:ascii="Tahoma" w:eastAsia="ArialMT" w:hAnsi="Tahoma" w:cs="Tahoma"/>
          <w:bCs/>
          <w:sz w:val="18"/>
          <w:szCs w:val="18"/>
        </w:rPr>
        <w:t>.</w:t>
      </w:r>
    </w:p>
    <w:p w14:paraId="4B1D498A" w14:textId="121EB09B" w:rsidR="00737DC6" w:rsidRPr="00D81E8C" w:rsidRDefault="00712C4C" w:rsidP="00BD44C2">
      <w:pPr>
        <w:widowControl w:val="0"/>
        <w:tabs>
          <w:tab w:val="left" w:pos="709"/>
        </w:tabs>
        <w:autoSpaceDE w:val="0"/>
        <w:autoSpaceDN w:val="0"/>
        <w:adjustRightInd w:val="0"/>
        <w:spacing w:after="120" w:line="360" w:lineRule="auto"/>
        <w:ind w:left="709" w:right="-1" w:hanging="709"/>
        <w:jc w:val="both"/>
        <w:rPr>
          <w:rFonts w:ascii="Tahoma" w:eastAsia="ArialMT" w:hAnsi="Tahoma" w:cs="Tahoma"/>
          <w:bCs/>
          <w:sz w:val="18"/>
          <w:szCs w:val="18"/>
        </w:rPr>
      </w:pPr>
      <w:r>
        <w:rPr>
          <w:rFonts w:ascii="Tahoma" w:eastAsia="ArialMT" w:hAnsi="Tahoma" w:cs="Tahoma"/>
          <w:bCs/>
          <w:sz w:val="18"/>
          <w:szCs w:val="18"/>
        </w:rPr>
        <w:t>1</w:t>
      </w:r>
      <w:r w:rsidR="0089680C">
        <w:rPr>
          <w:rFonts w:ascii="Tahoma" w:eastAsia="ArialMT" w:hAnsi="Tahoma" w:cs="Tahoma"/>
          <w:bCs/>
          <w:sz w:val="18"/>
          <w:szCs w:val="18"/>
        </w:rPr>
        <w:t>1</w:t>
      </w:r>
      <w:r>
        <w:rPr>
          <w:rFonts w:ascii="Tahoma" w:eastAsia="ArialMT" w:hAnsi="Tahoma" w:cs="Tahoma"/>
          <w:bCs/>
          <w:sz w:val="18"/>
          <w:szCs w:val="18"/>
        </w:rPr>
        <w:t>.6</w:t>
      </w:r>
      <w:r w:rsidR="00737DC6" w:rsidRPr="00D81E8C">
        <w:rPr>
          <w:rFonts w:ascii="Tahoma" w:eastAsia="ArialMT" w:hAnsi="Tahoma" w:cs="Tahoma"/>
          <w:bCs/>
          <w:sz w:val="18"/>
          <w:szCs w:val="18"/>
        </w:rPr>
        <w:t>.</w:t>
      </w:r>
      <w:r w:rsidR="00737DC6" w:rsidRPr="00D81E8C">
        <w:rPr>
          <w:rFonts w:ascii="Tahoma" w:eastAsia="ArialMT" w:hAnsi="Tahoma" w:cs="Tahoma"/>
          <w:bCs/>
          <w:sz w:val="18"/>
          <w:szCs w:val="18"/>
        </w:rPr>
        <w:tab/>
        <w:t>Os interessados, após a vistoria, deverão preencher e assinar em 2 (duas) vias a Declaração de Vistoria.</w:t>
      </w:r>
    </w:p>
    <w:p w14:paraId="3D9B1511" w14:textId="7E1DBD4F" w:rsidR="00737DC6" w:rsidRPr="00D81E8C" w:rsidRDefault="00712C4C" w:rsidP="00BD44C2">
      <w:pPr>
        <w:widowControl w:val="0"/>
        <w:tabs>
          <w:tab w:val="left" w:pos="709"/>
        </w:tabs>
        <w:autoSpaceDE w:val="0"/>
        <w:autoSpaceDN w:val="0"/>
        <w:adjustRightInd w:val="0"/>
        <w:spacing w:after="120" w:line="360" w:lineRule="auto"/>
        <w:ind w:left="709" w:right="-1" w:hanging="709"/>
        <w:jc w:val="both"/>
        <w:rPr>
          <w:rFonts w:ascii="Tahoma" w:eastAsia="ArialMT" w:hAnsi="Tahoma" w:cs="Tahoma"/>
          <w:bCs/>
          <w:sz w:val="18"/>
          <w:szCs w:val="18"/>
        </w:rPr>
      </w:pPr>
      <w:r>
        <w:rPr>
          <w:rFonts w:ascii="Tahoma" w:eastAsia="ArialMT" w:hAnsi="Tahoma" w:cs="Tahoma"/>
          <w:bCs/>
          <w:sz w:val="18"/>
          <w:szCs w:val="18"/>
        </w:rPr>
        <w:t>1</w:t>
      </w:r>
      <w:r w:rsidR="0089680C">
        <w:rPr>
          <w:rFonts w:ascii="Tahoma" w:eastAsia="ArialMT" w:hAnsi="Tahoma" w:cs="Tahoma"/>
          <w:bCs/>
          <w:sz w:val="18"/>
          <w:szCs w:val="18"/>
        </w:rPr>
        <w:t>1</w:t>
      </w:r>
      <w:r>
        <w:rPr>
          <w:rFonts w:ascii="Tahoma" w:eastAsia="ArialMT" w:hAnsi="Tahoma" w:cs="Tahoma"/>
          <w:bCs/>
          <w:sz w:val="18"/>
          <w:szCs w:val="18"/>
        </w:rPr>
        <w:t>.7</w:t>
      </w:r>
      <w:r w:rsidR="00737DC6" w:rsidRPr="00D81E8C">
        <w:rPr>
          <w:rFonts w:ascii="Tahoma" w:eastAsia="ArialMT" w:hAnsi="Tahoma" w:cs="Tahoma"/>
          <w:bCs/>
          <w:sz w:val="18"/>
          <w:szCs w:val="18"/>
        </w:rPr>
        <w:t>.</w:t>
      </w:r>
      <w:r w:rsidR="00737DC6" w:rsidRPr="00D81E8C">
        <w:rPr>
          <w:rFonts w:ascii="Tahoma" w:eastAsia="ArialMT" w:hAnsi="Tahoma" w:cs="Tahoma"/>
          <w:bCs/>
          <w:sz w:val="18"/>
          <w:szCs w:val="18"/>
        </w:rPr>
        <w:tab/>
        <w:t>Não será permitida a realização de vistoria para diferentes empresas por um mesmo representante.</w:t>
      </w:r>
    </w:p>
    <w:p w14:paraId="0183F02A" w14:textId="1FD5D2ED" w:rsidR="009C6647" w:rsidRDefault="00712C4C" w:rsidP="00BD44C2">
      <w:pPr>
        <w:tabs>
          <w:tab w:val="left" w:pos="709"/>
        </w:tabs>
        <w:spacing w:after="120" w:line="360" w:lineRule="auto"/>
        <w:ind w:left="709" w:right="-1" w:hanging="709"/>
        <w:jc w:val="both"/>
        <w:rPr>
          <w:rFonts w:ascii="Tahoma" w:hAnsi="Tahoma" w:cs="Tahoma"/>
          <w:sz w:val="18"/>
          <w:szCs w:val="18"/>
        </w:rPr>
      </w:pPr>
      <w:r>
        <w:rPr>
          <w:rFonts w:ascii="Tahoma" w:eastAsia="ArialMT" w:hAnsi="Tahoma" w:cs="Tahoma"/>
          <w:bCs/>
          <w:sz w:val="18"/>
          <w:szCs w:val="18"/>
        </w:rPr>
        <w:t>1</w:t>
      </w:r>
      <w:r w:rsidR="0089680C">
        <w:rPr>
          <w:rFonts w:ascii="Tahoma" w:eastAsia="ArialMT" w:hAnsi="Tahoma" w:cs="Tahoma"/>
          <w:bCs/>
          <w:sz w:val="18"/>
          <w:szCs w:val="18"/>
        </w:rPr>
        <w:t>1</w:t>
      </w:r>
      <w:r>
        <w:rPr>
          <w:rFonts w:ascii="Tahoma" w:eastAsia="ArialMT" w:hAnsi="Tahoma" w:cs="Tahoma"/>
          <w:bCs/>
          <w:sz w:val="18"/>
          <w:szCs w:val="18"/>
        </w:rPr>
        <w:t>.8</w:t>
      </w:r>
      <w:r w:rsidR="0069698A" w:rsidRPr="00D81E8C">
        <w:rPr>
          <w:rFonts w:ascii="Tahoma" w:eastAsia="ArialMT" w:hAnsi="Tahoma" w:cs="Tahoma"/>
          <w:bCs/>
          <w:sz w:val="18"/>
          <w:szCs w:val="18"/>
        </w:rPr>
        <w:t>.</w:t>
      </w:r>
      <w:r w:rsidR="0069698A" w:rsidRPr="00D81E8C">
        <w:rPr>
          <w:rFonts w:ascii="Tahoma" w:eastAsia="ArialMT" w:hAnsi="Tahoma" w:cs="Tahoma"/>
          <w:bCs/>
          <w:sz w:val="18"/>
          <w:szCs w:val="18"/>
        </w:rPr>
        <w:tab/>
      </w:r>
      <w:r w:rsidR="0069698A" w:rsidRPr="00D81E8C">
        <w:rPr>
          <w:rFonts w:ascii="Tahoma" w:hAnsi="Tahoma" w:cs="Tahoma"/>
          <w:sz w:val="18"/>
          <w:szCs w:val="18"/>
        </w:rPr>
        <w:t>Para a vistoria</w:t>
      </w:r>
      <w:r w:rsidR="00E67161">
        <w:rPr>
          <w:rFonts w:ascii="Tahoma" w:hAnsi="Tahoma" w:cs="Tahoma"/>
          <w:sz w:val="18"/>
          <w:szCs w:val="18"/>
        </w:rPr>
        <w:t>,</w:t>
      </w:r>
      <w:r w:rsidR="0069698A" w:rsidRPr="00D81E8C">
        <w:rPr>
          <w:rFonts w:ascii="Tahoma" w:hAnsi="Tahoma" w:cs="Tahoma"/>
          <w:sz w:val="18"/>
          <w:szCs w:val="18"/>
        </w:rPr>
        <w:t xml:space="preserve"> </w:t>
      </w:r>
      <w:r w:rsidR="009C6647">
        <w:rPr>
          <w:rFonts w:ascii="Tahoma" w:hAnsi="Tahoma" w:cs="Tahoma"/>
          <w:sz w:val="18"/>
          <w:szCs w:val="18"/>
        </w:rPr>
        <w:t>o</w:t>
      </w:r>
      <w:r w:rsidR="0069698A" w:rsidRPr="00D81E8C">
        <w:rPr>
          <w:rFonts w:ascii="Tahoma" w:hAnsi="Tahoma" w:cs="Tahoma"/>
          <w:sz w:val="18"/>
          <w:szCs w:val="18"/>
        </w:rPr>
        <w:t xml:space="preserve"> representante legal</w:t>
      </w:r>
      <w:r w:rsidR="002E5952">
        <w:rPr>
          <w:rFonts w:ascii="Tahoma" w:hAnsi="Tahoma" w:cs="Tahoma"/>
          <w:sz w:val="18"/>
          <w:szCs w:val="18"/>
        </w:rPr>
        <w:t xml:space="preserve"> do</w:t>
      </w:r>
      <w:r w:rsidR="00786407">
        <w:rPr>
          <w:rFonts w:ascii="Tahoma" w:hAnsi="Tahoma" w:cs="Tahoma"/>
          <w:sz w:val="18"/>
          <w:szCs w:val="18"/>
        </w:rPr>
        <w:t xml:space="preserve"> proponente</w:t>
      </w:r>
      <w:r w:rsidR="0069698A" w:rsidRPr="00D81E8C">
        <w:rPr>
          <w:rFonts w:ascii="Tahoma" w:hAnsi="Tahoma" w:cs="Tahoma"/>
          <w:sz w:val="18"/>
          <w:szCs w:val="18"/>
        </w:rPr>
        <w:t xml:space="preserve"> dever</w:t>
      </w:r>
      <w:r w:rsidR="002707D3">
        <w:rPr>
          <w:rFonts w:ascii="Tahoma" w:hAnsi="Tahoma" w:cs="Tahoma"/>
          <w:sz w:val="18"/>
          <w:szCs w:val="18"/>
        </w:rPr>
        <w:t>á estar devidamente identificado</w:t>
      </w:r>
      <w:r w:rsidR="0069698A" w:rsidRPr="00D81E8C">
        <w:rPr>
          <w:rFonts w:ascii="Tahoma" w:hAnsi="Tahoma" w:cs="Tahoma"/>
          <w:sz w:val="18"/>
          <w:szCs w:val="18"/>
        </w:rPr>
        <w:t>, apresentando documento de identidade civil e documento expedido pela empresa comprovando sua habilitação para a realização da vistoria.</w:t>
      </w:r>
    </w:p>
    <w:p w14:paraId="3DA13D92" w14:textId="2EF2FC99" w:rsidR="0069698A" w:rsidRPr="00D81E8C" w:rsidRDefault="00712C4C" w:rsidP="00BD44C2">
      <w:pPr>
        <w:tabs>
          <w:tab w:val="left" w:pos="709"/>
        </w:tabs>
        <w:spacing w:after="120" w:line="360" w:lineRule="auto"/>
        <w:ind w:left="709" w:right="-1" w:hanging="709"/>
        <w:jc w:val="both"/>
        <w:rPr>
          <w:rFonts w:ascii="Tahoma" w:hAnsi="Tahoma" w:cs="Tahoma"/>
          <w:sz w:val="18"/>
          <w:szCs w:val="18"/>
        </w:rPr>
      </w:pPr>
      <w:r>
        <w:rPr>
          <w:rFonts w:ascii="Tahoma" w:hAnsi="Tahoma" w:cs="Tahoma"/>
          <w:sz w:val="18"/>
          <w:szCs w:val="18"/>
        </w:rPr>
        <w:t>1</w:t>
      </w:r>
      <w:r w:rsidR="0089680C">
        <w:rPr>
          <w:rFonts w:ascii="Tahoma" w:hAnsi="Tahoma" w:cs="Tahoma"/>
          <w:sz w:val="18"/>
          <w:szCs w:val="18"/>
        </w:rPr>
        <w:t>1</w:t>
      </w:r>
      <w:r>
        <w:rPr>
          <w:rFonts w:ascii="Tahoma" w:hAnsi="Tahoma" w:cs="Tahoma"/>
          <w:sz w:val="18"/>
          <w:szCs w:val="18"/>
        </w:rPr>
        <w:t>.9</w:t>
      </w:r>
      <w:r w:rsidR="009C6647">
        <w:rPr>
          <w:rFonts w:ascii="Tahoma" w:hAnsi="Tahoma" w:cs="Tahoma"/>
          <w:sz w:val="18"/>
          <w:szCs w:val="18"/>
        </w:rPr>
        <w:t>.</w:t>
      </w:r>
      <w:r w:rsidR="009C6647">
        <w:rPr>
          <w:rFonts w:ascii="Tahoma" w:hAnsi="Tahoma" w:cs="Tahoma"/>
          <w:sz w:val="18"/>
          <w:szCs w:val="18"/>
        </w:rPr>
        <w:tab/>
      </w:r>
      <w:r w:rsidR="00786407" w:rsidRPr="00786407">
        <w:rPr>
          <w:rFonts w:ascii="Tahoma" w:hAnsi="Tahoma" w:cs="Tahoma"/>
          <w:color w:val="FF0000"/>
          <w:sz w:val="18"/>
          <w:szCs w:val="18"/>
          <w:highlight w:val="yellow"/>
        </w:rPr>
        <w:t>SE FOR O CASO</w:t>
      </w:r>
      <w:r w:rsidR="00786407">
        <w:rPr>
          <w:rFonts w:ascii="Tahoma" w:hAnsi="Tahoma" w:cs="Tahoma"/>
          <w:sz w:val="18"/>
          <w:szCs w:val="18"/>
        </w:rPr>
        <w:t xml:space="preserve"> </w:t>
      </w:r>
      <w:r w:rsidR="009C6647">
        <w:rPr>
          <w:rFonts w:ascii="Tahoma" w:hAnsi="Tahoma" w:cs="Tahoma"/>
          <w:sz w:val="18"/>
          <w:szCs w:val="18"/>
        </w:rPr>
        <w:t>Segue</w:t>
      </w:r>
      <w:r w:rsidR="00051300">
        <w:rPr>
          <w:rFonts w:ascii="Tahoma" w:hAnsi="Tahoma" w:cs="Tahoma"/>
          <w:sz w:val="18"/>
          <w:szCs w:val="18"/>
        </w:rPr>
        <w:t>m</w:t>
      </w:r>
      <w:r w:rsidR="009C6647">
        <w:rPr>
          <w:rFonts w:ascii="Tahoma" w:hAnsi="Tahoma" w:cs="Tahoma"/>
          <w:sz w:val="18"/>
          <w:szCs w:val="18"/>
        </w:rPr>
        <w:t xml:space="preserve"> em anexo </w:t>
      </w:r>
      <w:r w:rsidR="002E5952">
        <w:rPr>
          <w:rFonts w:ascii="Tahoma" w:hAnsi="Tahoma" w:cs="Tahoma"/>
          <w:sz w:val="18"/>
          <w:szCs w:val="18"/>
        </w:rPr>
        <w:t>a</w:t>
      </w:r>
      <w:r w:rsidR="009C6647">
        <w:rPr>
          <w:rFonts w:ascii="Tahoma" w:hAnsi="Tahoma" w:cs="Tahoma"/>
          <w:sz w:val="18"/>
          <w:szCs w:val="18"/>
        </w:rPr>
        <w:t xml:space="preserve"> este Termo de Referência fotografias </w:t>
      </w:r>
      <w:r w:rsidR="009C6647" w:rsidRPr="00712C4C">
        <w:rPr>
          <w:rFonts w:ascii="Tahoma" w:hAnsi="Tahoma" w:cs="Tahoma"/>
          <w:color w:val="FF0000"/>
          <w:sz w:val="18"/>
          <w:szCs w:val="18"/>
        </w:rPr>
        <w:t xml:space="preserve">e plantas </w:t>
      </w:r>
      <w:r w:rsidR="009C6647">
        <w:rPr>
          <w:rFonts w:ascii="Tahoma" w:hAnsi="Tahoma" w:cs="Tahoma"/>
          <w:sz w:val="18"/>
          <w:szCs w:val="18"/>
        </w:rPr>
        <w:t>do local da execução do serviço.</w:t>
      </w:r>
    </w:p>
    <w:p w14:paraId="383EA72F" w14:textId="77777777" w:rsidR="00051300" w:rsidRPr="00D81E8C" w:rsidRDefault="00051300" w:rsidP="00BD44C2">
      <w:pPr>
        <w:widowControl w:val="0"/>
        <w:tabs>
          <w:tab w:val="left" w:pos="709"/>
        </w:tabs>
        <w:autoSpaceDE w:val="0"/>
        <w:autoSpaceDN w:val="0"/>
        <w:adjustRightInd w:val="0"/>
        <w:spacing w:after="120" w:line="360" w:lineRule="auto"/>
        <w:ind w:left="709" w:right="283" w:hanging="709"/>
        <w:jc w:val="both"/>
        <w:rPr>
          <w:rFonts w:ascii="Tahoma" w:eastAsia="ArialMT" w:hAnsi="Tahoma" w:cs="Tahoma"/>
          <w:bCs/>
          <w:sz w:val="18"/>
          <w:szCs w:val="18"/>
        </w:rPr>
      </w:pPr>
    </w:p>
    <w:p w14:paraId="0D9CFC4D" w14:textId="7599A981" w:rsidR="002D4478" w:rsidRPr="00D81E8C" w:rsidRDefault="008F2833" w:rsidP="00BD44C2">
      <w:pPr>
        <w:pStyle w:val="TextoPargrafo"/>
        <w:numPr>
          <w:ilvl w:val="0"/>
          <w:numId w:val="18"/>
        </w:numPr>
        <w:tabs>
          <w:tab w:val="left" w:pos="709"/>
        </w:tabs>
        <w:spacing w:before="0" w:line="360" w:lineRule="auto"/>
        <w:ind w:left="709" w:right="-1" w:hanging="709"/>
        <w:rPr>
          <w:rFonts w:ascii="Tahoma" w:hAnsi="Tahoma" w:cs="Tahoma"/>
          <w:b/>
          <w:sz w:val="18"/>
          <w:szCs w:val="18"/>
        </w:rPr>
      </w:pPr>
      <w:r w:rsidRPr="00D81E8C">
        <w:rPr>
          <w:rFonts w:ascii="Tahoma" w:hAnsi="Tahoma" w:cs="Tahoma"/>
          <w:b/>
          <w:sz w:val="18"/>
          <w:szCs w:val="18"/>
        </w:rPr>
        <w:t>DA AMOSTRA</w:t>
      </w:r>
      <w:r w:rsidR="00B23358">
        <w:rPr>
          <w:rFonts w:ascii="Tahoma" w:hAnsi="Tahoma" w:cs="Tahoma"/>
          <w:b/>
          <w:sz w:val="18"/>
          <w:szCs w:val="18"/>
        </w:rPr>
        <w:t xml:space="preserve"> </w:t>
      </w:r>
      <w:r w:rsidR="00B23358" w:rsidRPr="00786407">
        <w:rPr>
          <w:rFonts w:ascii="Tahoma" w:hAnsi="Tahoma" w:cs="Tahoma"/>
          <w:b/>
          <w:color w:val="FF0000"/>
          <w:sz w:val="18"/>
          <w:szCs w:val="18"/>
          <w:highlight w:val="yellow"/>
        </w:rPr>
        <w:t>(</w:t>
      </w:r>
      <w:r w:rsidR="00F84B48">
        <w:rPr>
          <w:rFonts w:ascii="Tahoma" w:hAnsi="Tahoma" w:cs="Tahoma"/>
          <w:b/>
          <w:color w:val="FF0000"/>
          <w:sz w:val="18"/>
          <w:szCs w:val="18"/>
          <w:highlight w:val="yellow"/>
        </w:rPr>
        <w:t xml:space="preserve">EXCLUIR </w:t>
      </w:r>
      <w:r w:rsidR="00B23358" w:rsidRPr="00786407">
        <w:rPr>
          <w:rFonts w:ascii="Tahoma" w:hAnsi="Tahoma" w:cs="Tahoma"/>
          <w:b/>
          <w:color w:val="FF0000"/>
          <w:sz w:val="18"/>
          <w:szCs w:val="18"/>
          <w:highlight w:val="yellow"/>
        </w:rPr>
        <w:t>SE</w:t>
      </w:r>
      <w:r w:rsidR="00F84B48">
        <w:rPr>
          <w:rFonts w:ascii="Tahoma" w:hAnsi="Tahoma" w:cs="Tahoma"/>
          <w:b/>
          <w:color w:val="FF0000"/>
          <w:sz w:val="18"/>
          <w:szCs w:val="18"/>
          <w:highlight w:val="yellow"/>
        </w:rPr>
        <w:t xml:space="preserve"> NÃO</w:t>
      </w:r>
      <w:r w:rsidR="00B23358" w:rsidRPr="00786407">
        <w:rPr>
          <w:rFonts w:ascii="Tahoma" w:hAnsi="Tahoma" w:cs="Tahoma"/>
          <w:b/>
          <w:color w:val="FF0000"/>
          <w:sz w:val="18"/>
          <w:szCs w:val="18"/>
          <w:highlight w:val="yellow"/>
        </w:rPr>
        <w:t xml:space="preserve"> FOR O CASO)</w:t>
      </w:r>
    </w:p>
    <w:p w14:paraId="28B4F684" w14:textId="0A7A536B" w:rsidR="008F2833" w:rsidRPr="00D81E8C" w:rsidRDefault="00712C4C" w:rsidP="00BD44C2">
      <w:pPr>
        <w:tabs>
          <w:tab w:val="left" w:pos="709"/>
        </w:tabs>
        <w:spacing w:after="120" w:line="360" w:lineRule="auto"/>
        <w:ind w:left="709" w:right="-1" w:hanging="709"/>
        <w:jc w:val="both"/>
        <w:rPr>
          <w:rFonts w:ascii="Tahoma" w:hAnsi="Tahoma" w:cs="Tahoma"/>
          <w:sz w:val="18"/>
          <w:szCs w:val="18"/>
        </w:rPr>
      </w:pPr>
      <w:r>
        <w:rPr>
          <w:rFonts w:ascii="Tahoma" w:hAnsi="Tahoma" w:cs="Tahoma"/>
          <w:sz w:val="18"/>
          <w:szCs w:val="18"/>
        </w:rPr>
        <w:t>1</w:t>
      </w:r>
      <w:r w:rsidR="0089680C">
        <w:rPr>
          <w:rFonts w:ascii="Tahoma" w:hAnsi="Tahoma" w:cs="Tahoma"/>
          <w:sz w:val="18"/>
          <w:szCs w:val="18"/>
        </w:rPr>
        <w:t>2</w:t>
      </w:r>
      <w:r>
        <w:rPr>
          <w:rFonts w:ascii="Tahoma" w:hAnsi="Tahoma" w:cs="Tahoma"/>
          <w:sz w:val="18"/>
          <w:szCs w:val="18"/>
        </w:rPr>
        <w:t>.1.</w:t>
      </w:r>
      <w:r>
        <w:rPr>
          <w:rFonts w:ascii="Tahoma" w:hAnsi="Tahoma" w:cs="Tahoma"/>
          <w:sz w:val="18"/>
          <w:szCs w:val="18"/>
        </w:rPr>
        <w:tab/>
        <w:t>O pra</w:t>
      </w:r>
      <w:r w:rsidR="008F2833" w:rsidRPr="00D81E8C">
        <w:rPr>
          <w:rFonts w:ascii="Tahoma" w:hAnsi="Tahoma" w:cs="Tahoma"/>
          <w:sz w:val="18"/>
          <w:szCs w:val="18"/>
        </w:rPr>
        <w:t>zo para entrega da amostra</w:t>
      </w:r>
      <w:r>
        <w:rPr>
          <w:rFonts w:ascii="Tahoma" w:hAnsi="Tahoma" w:cs="Tahoma"/>
          <w:sz w:val="18"/>
          <w:szCs w:val="18"/>
        </w:rPr>
        <w:t xml:space="preserve"> é de </w:t>
      </w:r>
      <w:r w:rsidRPr="00712C4C">
        <w:rPr>
          <w:rFonts w:ascii="Tahoma" w:hAnsi="Tahoma" w:cs="Tahoma"/>
          <w:color w:val="FF0000"/>
          <w:sz w:val="18"/>
          <w:szCs w:val="18"/>
          <w:highlight w:val="lightGray"/>
        </w:rPr>
        <w:t>XX</w:t>
      </w:r>
      <w:r>
        <w:rPr>
          <w:rFonts w:ascii="Tahoma" w:hAnsi="Tahoma" w:cs="Tahoma"/>
          <w:sz w:val="18"/>
          <w:szCs w:val="18"/>
        </w:rPr>
        <w:t xml:space="preserve"> (</w:t>
      </w:r>
      <w:r w:rsidRPr="00712C4C">
        <w:rPr>
          <w:rFonts w:ascii="Tahoma" w:hAnsi="Tahoma" w:cs="Tahoma"/>
          <w:color w:val="FF0000"/>
          <w:sz w:val="18"/>
          <w:szCs w:val="18"/>
          <w:highlight w:val="lightGray"/>
        </w:rPr>
        <w:t>XXXX</w:t>
      </w:r>
      <w:r>
        <w:rPr>
          <w:rFonts w:ascii="Tahoma" w:hAnsi="Tahoma" w:cs="Tahoma"/>
          <w:sz w:val="18"/>
          <w:szCs w:val="18"/>
        </w:rPr>
        <w:t xml:space="preserve">) dias úteis </w:t>
      </w:r>
      <w:r w:rsidR="005F44D2">
        <w:rPr>
          <w:rFonts w:ascii="Tahoma" w:hAnsi="Tahoma" w:cs="Tahoma"/>
          <w:sz w:val="18"/>
          <w:szCs w:val="18"/>
        </w:rPr>
        <w:t>a partir da solicitação da Finep</w:t>
      </w:r>
      <w:r w:rsidR="0073735F">
        <w:rPr>
          <w:rFonts w:ascii="Tahoma" w:hAnsi="Tahoma" w:cs="Tahoma"/>
          <w:sz w:val="18"/>
          <w:szCs w:val="18"/>
        </w:rPr>
        <w:t>.</w:t>
      </w:r>
    </w:p>
    <w:p w14:paraId="1AC3C7F0" w14:textId="31EC5AAA" w:rsidR="00712C4C" w:rsidRDefault="00712C4C" w:rsidP="00BD44C2">
      <w:pPr>
        <w:tabs>
          <w:tab w:val="left" w:pos="709"/>
        </w:tabs>
        <w:spacing w:after="120" w:line="360" w:lineRule="auto"/>
        <w:ind w:left="709" w:right="-1" w:hanging="709"/>
        <w:jc w:val="both"/>
        <w:rPr>
          <w:rFonts w:ascii="Tahoma" w:hAnsi="Tahoma" w:cs="Tahoma"/>
          <w:sz w:val="18"/>
          <w:szCs w:val="18"/>
        </w:rPr>
      </w:pPr>
      <w:r>
        <w:rPr>
          <w:rFonts w:ascii="Tahoma" w:hAnsi="Tahoma" w:cs="Tahoma"/>
          <w:sz w:val="18"/>
          <w:szCs w:val="18"/>
        </w:rPr>
        <w:t>1</w:t>
      </w:r>
      <w:r w:rsidR="0089680C">
        <w:rPr>
          <w:rFonts w:ascii="Tahoma" w:hAnsi="Tahoma" w:cs="Tahoma"/>
          <w:sz w:val="18"/>
          <w:szCs w:val="18"/>
        </w:rPr>
        <w:t>2</w:t>
      </w:r>
      <w:r>
        <w:rPr>
          <w:rFonts w:ascii="Tahoma" w:hAnsi="Tahoma" w:cs="Tahoma"/>
          <w:sz w:val="18"/>
          <w:szCs w:val="18"/>
        </w:rPr>
        <w:t>.2.</w:t>
      </w:r>
      <w:r>
        <w:rPr>
          <w:rFonts w:ascii="Tahoma" w:hAnsi="Tahoma" w:cs="Tahoma"/>
          <w:sz w:val="18"/>
          <w:szCs w:val="18"/>
        </w:rPr>
        <w:tab/>
        <w:t xml:space="preserve">A amostra deve ser apresentada em </w:t>
      </w:r>
      <w:r w:rsidRPr="00712C4C">
        <w:rPr>
          <w:rFonts w:ascii="Tahoma" w:hAnsi="Tahoma" w:cs="Tahoma"/>
          <w:color w:val="FF0000"/>
          <w:sz w:val="18"/>
          <w:szCs w:val="18"/>
          <w:highlight w:val="lightGray"/>
        </w:rPr>
        <w:t>XXXX</w:t>
      </w:r>
      <w:r>
        <w:rPr>
          <w:rFonts w:ascii="Tahoma" w:hAnsi="Tahoma" w:cs="Tahoma"/>
          <w:sz w:val="18"/>
          <w:szCs w:val="18"/>
        </w:rPr>
        <w:t>.</w:t>
      </w:r>
      <w:r w:rsidRPr="00D81E8C">
        <w:rPr>
          <w:rFonts w:ascii="Tahoma" w:hAnsi="Tahoma" w:cs="Tahoma"/>
          <w:sz w:val="18"/>
          <w:szCs w:val="18"/>
        </w:rPr>
        <w:t xml:space="preserve"> </w:t>
      </w:r>
      <w:r w:rsidRPr="00712C4C">
        <w:rPr>
          <w:rFonts w:ascii="Tahoma" w:hAnsi="Tahoma" w:cs="Tahoma"/>
          <w:color w:val="FF0000"/>
          <w:sz w:val="18"/>
          <w:szCs w:val="18"/>
        </w:rPr>
        <w:t>(1 caixa, 1 unidade...)</w:t>
      </w:r>
    </w:p>
    <w:p w14:paraId="3ABF5721" w14:textId="7E443D50" w:rsidR="00712C4C" w:rsidRDefault="00712C4C" w:rsidP="00BD44C2">
      <w:pPr>
        <w:tabs>
          <w:tab w:val="left" w:pos="709"/>
        </w:tabs>
        <w:spacing w:after="120" w:line="360" w:lineRule="auto"/>
        <w:ind w:left="709" w:right="-1" w:hanging="709"/>
        <w:jc w:val="both"/>
        <w:rPr>
          <w:rFonts w:ascii="Tahoma" w:hAnsi="Tahoma" w:cs="Tahoma"/>
          <w:sz w:val="18"/>
          <w:szCs w:val="18"/>
        </w:rPr>
      </w:pPr>
      <w:r>
        <w:rPr>
          <w:rFonts w:ascii="Tahoma" w:hAnsi="Tahoma" w:cs="Tahoma"/>
          <w:sz w:val="18"/>
          <w:szCs w:val="18"/>
        </w:rPr>
        <w:t>1</w:t>
      </w:r>
      <w:r w:rsidR="0089680C">
        <w:rPr>
          <w:rFonts w:ascii="Tahoma" w:hAnsi="Tahoma" w:cs="Tahoma"/>
          <w:sz w:val="18"/>
          <w:szCs w:val="18"/>
        </w:rPr>
        <w:t>2</w:t>
      </w:r>
      <w:r>
        <w:rPr>
          <w:rFonts w:ascii="Tahoma" w:hAnsi="Tahoma" w:cs="Tahoma"/>
          <w:sz w:val="18"/>
          <w:szCs w:val="18"/>
        </w:rPr>
        <w:t>.3.</w:t>
      </w:r>
      <w:r>
        <w:rPr>
          <w:rFonts w:ascii="Tahoma" w:hAnsi="Tahoma" w:cs="Tahoma"/>
          <w:sz w:val="18"/>
          <w:szCs w:val="18"/>
        </w:rPr>
        <w:tab/>
        <w:t xml:space="preserve">A Finep analisará a amostra no prazo de </w:t>
      </w:r>
      <w:r w:rsidRPr="00712C4C">
        <w:rPr>
          <w:rFonts w:ascii="Tahoma" w:hAnsi="Tahoma" w:cs="Tahoma"/>
          <w:color w:val="FF0000"/>
          <w:sz w:val="18"/>
          <w:szCs w:val="18"/>
          <w:highlight w:val="lightGray"/>
        </w:rPr>
        <w:t>XX</w:t>
      </w:r>
      <w:r>
        <w:rPr>
          <w:rFonts w:ascii="Tahoma" w:hAnsi="Tahoma" w:cs="Tahoma"/>
          <w:sz w:val="18"/>
          <w:szCs w:val="18"/>
        </w:rPr>
        <w:t xml:space="preserve"> (</w:t>
      </w:r>
      <w:r w:rsidRPr="00712C4C">
        <w:rPr>
          <w:rFonts w:ascii="Tahoma" w:hAnsi="Tahoma" w:cs="Tahoma"/>
          <w:color w:val="FF0000"/>
          <w:sz w:val="18"/>
          <w:szCs w:val="18"/>
          <w:highlight w:val="lightGray"/>
        </w:rPr>
        <w:t>XXXX</w:t>
      </w:r>
      <w:r>
        <w:rPr>
          <w:rFonts w:ascii="Tahoma" w:hAnsi="Tahoma" w:cs="Tahoma"/>
          <w:sz w:val="18"/>
          <w:szCs w:val="18"/>
        </w:rPr>
        <w:t xml:space="preserve">) dias úteis, podendo conceder prazo para ajustes a seu critério, não ultrapassando o prazo mencionado </w:t>
      </w:r>
      <w:r w:rsidR="00786407">
        <w:rPr>
          <w:rFonts w:ascii="Tahoma" w:hAnsi="Tahoma" w:cs="Tahoma"/>
          <w:sz w:val="18"/>
          <w:szCs w:val="18"/>
        </w:rPr>
        <w:t>acima</w:t>
      </w:r>
      <w:r>
        <w:rPr>
          <w:rFonts w:ascii="Tahoma" w:hAnsi="Tahoma" w:cs="Tahoma"/>
          <w:sz w:val="18"/>
          <w:szCs w:val="18"/>
        </w:rPr>
        <w:t>.</w:t>
      </w:r>
    </w:p>
    <w:p w14:paraId="72D2C249" w14:textId="2F673B1C" w:rsidR="002D4478" w:rsidRPr="00712C4C" w:rsidRDefault="00712C4C" w:rsidP="00BD44C2">
      <w:pPr>
        <w:tabs>
          <w:tab w:val="left" w:pos="709"/>
        </w:tabs>
        <w:spacing w:after="120" w:line="360" w:lineRule="auto"/>
        <w:ind w:left="709" w:right="-1" w:hanging="709"/>
        <w:jc w:val="both"/>
        <w:rPr>
          <w:rFonts w:ascii="Tahoma" w:hAnsi="Tahoma" w:cs="Tahoma"/>
          <w:sz w:val="18"/>
          <w:szCs w:val="18"/>
        </w:rPr>
      </w:pPr>
      <w:r>
        <w:rPr>
          <w:rFonts w:ascii="Tahoma" w:hAnsi="Tahoma" w:cs="Tahoma"/>
          <w:sz w:val="18"/>
          <w:szCs w:val="18"/>
        </w:rPr>
        <w:t>1</w:t>
      </w:r>
      <w:r w:rsidR="0089680C">
        <w:rPr>
          <w:rFonts w:ascii="Tahoma" w:hAnsi="Tahoma" w:cs="Tahoma"/>
          <w:sz w:val="18"/>
          <w:szCs w:val="18"/>
        </w:rPr>
        <w:t>2</w:t>
      </w:r>
      <w:r>
        <w:rPr>
          <w:rFonts w:ascii="Tahoma" w:hAnsi="Tahoma" w:cs="Tahoma"/>
          <w:sz w:val="18"/>
          <w:szCs w:val="18"/>
        </w:rPr>
        <w:t>.4.</w:t>
      </w:r>
      <w:r>
        <w:rPr>
          <w:rFonts w:ascii="Tahoma" w:hAnsi="Tahoma" w:cs="Tahoma"/>
          <w:sz w:val="18"/>
          <w:szCs w:val="18"/>
        </w:rPr>
        <w:tab/>
        <w:t xml:space="preserve">A amostra deverá ser entregue no endereço </w:t>
      </w:r>
      <w:r w:rsidRPr="00712C4C">
        <w:rPr>
          <w:rFonts w:ascii="Tahoma" w:hAnsi="Tahoma" w:cs="Tahoma"/>
          <w:color w:val="FF0000"/>
          <w:sz w:val="18"/>
          <w:szCs w:val="18"/>
          <w:highlight w:val="lightGray"/>
        </w:rPr>
        <w:t>XXXX</w:t>
      </w:r>
      <w:r w:rsidRPr="00712C4C">
        <w:rPr>
          <w:rFonts w:ascii="Tahoma" w:hAnsi="Tahoma" w:cs="Tahoma"/>
          <w:sz w:val="18"/>
          <w:szCs w:val="18"/>
        </w:rPr>
        <w:t xml:space="preserve">, tendo o Departamento </w:t>
      </w:r>
      <w:r w:rsidRPr="00712C4C">
        <w:rPr>
          <w:rFonts w:ascii="Tahoma" w:hAnsi="Tahoma" w:cs="Tahoma"/>
          <w:color w:val="FF0000"/>
          <w:sz w:val="18"/>
          <w:szCs w:val="18"/>
          <w:highlight w:val="lightGray"/>
        </w:rPr>
        <w:t>XXXX</w:t>
      </w:r>
      <w:r w:rsidRPr="00712C4C">
        <w:rPr>
          <w:rFonts w:ascii="Tahoma" w:hAnsi="Tahoma" w:cs="Tahoma"/>
          <w:color w:val="FF0000"/>
          <w:sz w:val="18"/>
          <w:szCs w:val="18"/>
        </w:rPr>
        <w:t xml:space="preserve"> </w:t>
      </w:r>
      <w:r w:rsidRPr="00712C4C">
        <w:rPr>
          <w:rFonts w:ascii="Tahoma" w:hAnsi="Tahoma" w:cs="Tahoma"/>
          <w:sz w:val="18"/>
          <w:szCs w:val="18"/>
        </w:rPr>
        <w:t>como destinatário.</w:t>
      </w:r>
    </w:p>
    <w:p w14:paraId="1A745C43" w14:textId="6B161A19" w:rsidR="009C6647" w:rsidRPr="00D81E8C" w:rsidRDefault="0073735F" w:rsidP="00BD44C2">
      <w:pPr>
        <w:tabs>
          <w:tab w:val="left" w:pos="709"/>
        </w:tabs>
        <w:spacing w:after="120" w:line="360" w:lineRule="auto"/>
        <w:ind w:left="709" w:right="-1" w:hanging="709"/>
        <w:jc w:val="both"/>
        <w:rPr>
          <w:rFonts w:ascii="Tahoma" w:hAnsi="Tahoma" w:cs="Tahoma"/>
          <w:sz w:val="18"/>
          <w:szCs w:val="18"/>
        </w:rPr>
      </w:pPr>
      <w:r>
        <w:rPr>
          <w:rFonts w:ascii="Tahoma" w:hAnsi="Tahoma" w:cs="Tahoma"/>
          <w:sz w:val="18"/>
          <w:szCs w:val="18"/>
        </w:rPr>
        <w:t>1</w:t>
      </w:r>
      <w:r w:rsidR="0089680C">
        <w:rPr>
          <w:rFonts w:ascii="Tahoma" w:hAnsi="Tahoma" w:cs="Tahoma"/>
          <w:sz w:val="18"/>
          <w:szCs w:val="18"/>
        </w:rPr>
        <w:t>2</w:t>
      </w:r>
      <w:r>
        <w:rPr>
          <w:rFonts w:ascii="Tahoma" w:hAnsi="Tahoma" w:cs="Tahoma"/>
          <w:sz w:val="18"/>
          <w:szCs w:val="18"/>
        </w:rPr>
        <w:t>.5.</w:t>
      </w:r>
      <w:r>
        <w:rPr>
          <w:rFonts w:ascii="Tahoma" w:hAnsi="Tahoma" w:cs="Tahoma"/>
          <w:sz w:val="18"/>
          <w:szCs w:val="18"/>
        </w:rPr>
        <w:tab/>
        <w:t>O</w:t>
      </w:r>
      <w:r w:rsidR="009C6647">
        <w:rPr>
          <w:rFonts w:ascii="Tahoma" w:hAnsi="Tahoma" w:cs="Tahoma"/>
          <w:sz w:val="18"/>
          <w:szCs w:val="18"/>
        </w:rPr>
        <w:t xml:space="preserve"> aceite ou recusa da amostra apresentada</w:t>
      </w:r>
      <w:r>
        <w:rPr>
          <w:rFonts w:ascii="Tahoma" w:hAnsi="Tahoma" w:cs="Tahoma"/>
          <w:sz w:val="18"/>
          <w:szCs w:val="18"/>
        </w:rPr>
        <w:t xml:space="preserve"> seguem os seguintes critérios: </w:t>
      </w:r>
      <w:r w:rsidRPr="00712C4C">
        <w:rPr>
          <w:rFonts w:ascii="Tahoma" w:hAnsi="Tahoma" w:cs="Tahoma"/>
          <w:color w:val="FF0000"/>
          <w:sz w:val="18"/>
          <w:szCs w:val="18"/>
          <w:highlight w:val="lightGray"/>
        </w:rPr>
        <w:t>XXXX</w:t>
      </w:r>
      <w:r w:rsidR="009C6647">
        <w:rPr>
          <w:rFonts w:ascii="Tahoma" w:hAnsi="Tahoma" w:cs="Tahoma"/>
          <w:sz w:val="18"/>
          <w:szCs w:val="18"/>
        </w:rPr>
        <w:t>.</w:t>
      </w:r>
    </w:p>
    <w:p w14:paraId="4FBB814B" w14:textId="77777777" w:rsidR="003E4920" w:rsidRPr="00D81E8C" w:rsidRDefault="003E4920" w:rsidP="00BD44C2">
      <w:pPr>
        <w:tabs>
          <w:tab w:val="left" w:pos="709"/>
        </w:tabs>
        <w:spacing w:after="120" w:line="360" w:lineRule="auto"/>
        <w:ind w:left="709" w:right="-1" w:hanging="709"/>
        <w:jc w:val="both"/>
        <w:rPr>
          <w:rFonts w:ascii="Tahoma" w:hAnsi="Tahoma" w:cs="Tahoma"/>
          <w:b/>
          <w:sz w:val="18"/>
          <w:szCs w:val="18"/>
        </w:rPr>
      </w:pPr>
    </w:p>
    <w:p w14:paraId="27FDD7F9" w14:textId="428CCEEC" w:rsidR="002D4478" w:rsidRPr="00D81E8C" w:rsidRDefault="002D4478" w:rsidP="00BD44C2">
      <w:pPr>
        <w:pStyle w:val="TextoPargrafo"/>
        <w:numPr>
          <w:ilvl w:val="0"/>
          <w:numId w:val="18"/>
        </w:numPr>
        <w:tabs>
          <w:tab w:val="left" w:pos="709"/>
        </w:tabs>
        <w:spacing w:before="0" w:line="360" w:lineRule="auto"/>
        <w:ind w:left="709" w:right="-1" w:hanging="709"/>
        <w:rPr>
          <w:rFonts w:ascii="Tahoma" w:hAnsi="Tahoma" w:cs="Tahoma"/>
          <w:b/>
          <w:sz w:val="18"/>
          <w:szCs w:val="18"/>
        </w:rPr>
      </w:pPr>
      <w:r w:rsidRPr="00D81E8C">
        <w:rPr>
          <w:rFonts w:ascii="Tahoma" w:hAnsi="Tahoma" w:cs="Tahoma"/>
          <w:b/>
          <w:sz w:val="18"/>
          <w:szCs w:val="18"/>
        </w:rPr>
        <w:t>D</w:t>
      </w:r>
      <w:r w:rsidR="008F2833" w:rsidRPr="00D81E8C">
        <w:rPr>
          <w:rFonts w:ascii="Tahoma" w:hAnsi="Tahoma" w:cs="Tahoma"/>
          <w:b/>
          <w:sz w:val="18"/>
          <w:szCs w:val="18"/>
        </w:rPr>
        <w:t>A PROVA DE CONCEITO</w:t>
      </w:r>
      <w:r w:rsidR="00B23358">
        <w:rPr>
          <w:rFonts w:ascii="Tahoma" w:hAnsi="Tahoma" w:cs="Tahoma"/>
          <w:b/>
          <w:sz w:val="18"/>
          <w:szCs w:val="18"/>
        </w:rPr>
        <w:t xml:space="preserve"> </w:t>
      </w:r>
      <w:r w:rsidR="00B23358" w:rsidRPr="0073735F">
        <w:rPr>
          <w:rFonts w:ascii="Tahoma" w:hAnsi="Tahoma" w:cs="Tahoma"/>
          <w:b/>
          <w:color w:val="FF0000"/>
          <w:sz w:val="18"/>
          <w:szCs w:val="18"/>
          <w:highlight w:val="yellow"/>
        </w:rPr>
        <w:t>(</w:t>
      </w:r>
      <w:r w:rsidR="00F84B48">
        <w:rPr>
          <w:rFonts w:ascii="Tahoma" w:hAnsi="Tahoma" w:cs="Tahoma"/>
          <w:b/>
          <w:color w:val="FF0000"/>
          <w:sz w:val="18"/>
          <w:szCs w:val="18"/>
          <w:highlight w:val="yellow"/>
        </w:rPr>
        <w:t xml:space="preserve">EXCLUIR </w:t>
      </w:r>
      <w:r w:rsidR="00B23358" w:rsidRPr="0073735F">
        <w:rPr>
          <w:rFonts w:ascii="Tahoma" w:hAnsi="Tahoma" w:cs="Tahoma"/>
          <w:b/>
          <w:color w:val="FF0000"/>
          <w:sz w:val="18"/>
          <w:szCs w:val="18"/>
          <w:highlight w:val="yellow"/>
        </w:rPr>
        <w:t>SE</w:t>
      </w:r>
      <w:r w:rsidR="00F84B48">
        <w:rPr>
          <w:rFonts w:ascii="Tahoma" w:hAnsi="Tahoma" w:cs="Tahoma"/>
          <w:b/>
          <w:color w:val="FF0000"/>
          <w:sz w:val="18"/>
          <w:szCs w:val="18"/>
          <w:highlight w:val="yellow"/>
        </w:rPr>
        <w:t xml:space="preserve"> NÃO</w:t>
      </w:r>
      <w:r w:rsidR="00B23358" w:rsidRPr="0073735F">
        <w:rPr>
          <w:rFonts w:ascii="Tahoma" w:hAnsi="Tahoma" w:cs="Tahoma"/>
          <w:b/>
          <w:color w:val="FF0000"/>
          <w:sz w:val="18"/>
          <w:szCs w:val="18"/>
          <w:highlight w:val="yellow"/>
        </w:rPr>
        <w:t xml:space="preserve"> FOR O CASO)</w:t>
      </w:r>
    </w:p>
    <w:p w14:paraId="1ECF5BF1" w14:textId="1406E606" w:rsidR="00D20AC6" w:rsidRDefault="00D20AC6" w:rsidP="005E4A80">
      <w:pPr>
        <w:pStyle w:val="TextoPargrafo"/>
        <w:numPr>
          <w:ilvl w:val="1"/>
          <w:numId w:val="18"/>
        </w:numPr>
        <w:tabs>
          <w:tab w:val="left" w:pos="709"/>
        </w:tabs>
        <w:spacing w:before="0" w:line="360" w:lineRule="auto"/>
        <w:ind w:left="709" w:right="-1" w:hanging="709"/>
        <w:rPr>
          <w:rFonts w:ascii="Tahoma" w:hAnsi="Tahoma" w:cs="Tahoma"/>
          <w:sz w:val="18"/>
          <w:szCs w:val="18"/>
        </w:rPr>
      </w:pPr>
      <w:r w:rsidRPr="00106F18">
        <w:rPr>
          <w:rFonts w:ascii="Tahoma" w:hAnsi="Tahoma" w:cs="Tahoma"/>
          <w:sz w:val="18"/>
          <w:szCs w:val="18"/>
        </w:rPr>
        <w:t>A Prova de Conceito (</w:t>
      </w:r>
      <w:proofErr w:type="spellStart"/>
      <w:r w:rsidRPr="00106F18">
        <w:rPr>
          <w:rFonts w:ascii="Tahoma" w:hAnsi="Tahoma" w:cs="Tahoma"/>
          <w:sz w:val="18"/>
          <w:szCs w:val="18"/>
        </w:rPr>
        <w:t>PoC</w:t>
      </w:r>
      <w:proofErr w:type="spellEnd"/>
      <w:r w:rsidRPr="00106F18">
        <w:rPr>
          <w:rFonts w:ascii="Tahoma" w:hAnsi="Tahoma" w:cs="Tahoma"/>
          <w:sz w:val="18"/>
          <w:szCs w:val="18"/>
        </w:rPr>
        <w:t xml:space="preserve"> – </w:t>
      </w:r>
      <w:proofErr w:type="spellStart"/>
      <w:r w:rsidRPr="00106F18">
        <w:rPr>
          <w:rFonts w:ascii="Tahoma" w:hAnsi="Tahoma" w:cs="Tahoma"/>
          <w:sz w:val="18"/>
          <w:szCs w:val="18"/>
        </w:rPr>
        <w:t>Proof</w:t>
      </w:r>
      <w:proofErr w:type="spellEnd"/>
      <w:r w:rsidRPr="00106F18">
        <w:rPr>
          <w:rFonts w:ascii="Tahoma" w:hAnsi="Tahoma" w:cs="Tahoma"/>
          <w:sz w:val="18"/>
          <w:szCs w:val="18"/>
        </w:rPr>
        <w:t xml:space="preserve"> </w:t>
      </w:r>
      <w:proofErr w:type="spellStart"/>
      <w:r w:rsidRPr="00106F18">
        <w:rPr>
          <w:rFonts w:ascii="Tahoma" w:hAnsi="Tahoma" w:cs="Tahoma"/>
          <w:sz w:val="18"/>
          <w:szCs w:val="18"/>
        </w:rPr>
        <w:t>of</w:t>
      </w:r>
      <w:proofErr w:type="spellEnd"/>
      <w:r w:rsidRPr="00106F18">
        <w:rPr>
          <w:rFonts w:ascii="Tahoma" w:hAnsi="Tahoma" w:cs="Tahoma"/>
          <w:sz w:val="18"/>
          <w:szCs w:val="18"/>
        </w:rPr>
        <w:t xml:space="preserve"> Concept) consiste em demonstrar, de forma prática, que as informações relativas às características da solução ofertada, no que se refere ao atendimento dos requisitos especificados, são compatíveis com as especificações presentes no Termo de Referência. </w:t>
      </w:r>
    </w:p>
    <w:p w14:paraId="2A9D39F1" w14:textId="7861AC94" w:rsidR="00D20AC6" w:rsidRDefault="00D20AC6" w:rsidP="005E4A80">
      <w:pPr>
        <w:pStyle w:val="TextoPargrafo"/>
        <w:numPr>
          <w:ilvl w:val="1"/>
          <w:numId w:val="18"/>
        </w:numPr>
        <w:tabs>
          <w:tab w:val="left" w:pos="709"/>
        </w:tabs>
        <w:spacing w:before="0" w:line="360" w:lineRule="auto"/>
        <w:ind w:left="709" w:right="-1" w:hanging="709"/>
        <w:rPr>
          <w:rFonts w:ascii="Tahoma" w:hAnsi="Tahoma" w:cs="Tahoma"/>
          <w:sz w:val="18"/>
          <w:szCs w:val="18"/>
        </w:rPr>
      </w:pPr>
      <w:r w:rsidRPr="00106F18">
        <w:rPr>
          <w:rFonts w:ascii="Tahoma" w:hAnsi="Tahoma" w:cs="Tahoma"/>
          <w:sz w:val="18"/>
          <w:szCs w:val="18"/>
        </w:rPr>
        <w:t xml:space="preserve">A </w:t>
      </w:r>
      <w:proofErr w:type="spellStart"/>
      <w:r>
        <w:rPr>
          <w:rFonts w:ascii="Tahoma" w:hAnsi="Tahoma" w:cs="Tahoma"/>
          <w:sz w:val="18"/>
          <w:szCs w:val="18"/>
        </w:rPr>
        <w:t>PoC</w:t>
      </w:r>
      <w:proofErr w:type="spellEnd"/>
      <w:r w:rsidRPr="00106F18">
        <w:rPr>
          <w:rFonts w:ascii="Tahoma" w:hAnsi="Tahoma" w:cs="Tahoma"/>
          <w:sz w:val="18"/>
          <w:szCs w:val="18"/>
        </w:rPr>
        <w:t xml:space="preserve"> deverá ser iniciada em no máximo </w:t>
      </w:r>
      <w:r w:rsidRPr="00D20AC6">
        <w:rPr>
          <w:rFonts w:ascii="Tahoma" w:hAnsi="Tahoma" w:cs="Tahoma"/>
          <w:color w:val="FF0000"/>
          <w:sz w:val="18"/>
          <w:szCs w:val="18"/>
          <w:highlight w:val="lightGray"/>
        </w:rPr>
        <w:t>XX</w:t>
      </w:r>
      <w:r w:rsidRPr="00D20AC6">
        <w:rPr>
          <w:rFonts w:ascii="Tahoma" w:hAnsi="Tahoma" w:cs="Tahoma"/>
          <w:color w:val="FF0000"/>
          <w:sz w:val="18"/>
          <w:szCs w:val="18"/>
        </w:rPr>
        <w:t xml:space="preserve"> </w:t>
      </w:r>
      <w:r w:rsidRPr="00106F18">
        <w:rPr>
          <w:rFonts w:ascii="Tahoma" w:hAnsi="Tahoma" w:cs="Tahoma"/>
          <w:sz w:val="18"/>
          <w:szCs w:val="18"/>
        </w:rPr>
        <w:t>(</w:t>
      </w:r>
      <w:r w:rsidRPr="00D20AC6">
        <w:rPr>
          <w:rFonts w:ascii="Tahoma" w:hAnsi="Tahoma" w:cs="Tahoma"/>
          <w:color w:val="FF0000"/>
          <w:sz w:val="18"/>
          <w:szCs w:val="18"/>
          <w:highlight w:val="lightGray"/>
        </w:rPr>
        <w:t>XXXX</w:t>
      </w:r>
      <w:r w:rsidRPr="00106F18">
        <w:rPr>
          <w:rFonts w:ascii="Tahoma" w:hAnsi="Tahoma" w:cs="Tahoma"/>
          <w:sz w:val="18"/>
          <w:szCs w:val="18"/>
        </w:rPr>
        <w:t>) dias úteis contados a partir da data da convocação para sua realização, que ocorrerá em sessão pública e divulgada no site da Finep (http://www.finep.gov.br/</w:t>
      </w:r>
      <w:proofErr w:type="spellStart"/>
      <w:r w:rsidRPr="00106F18">
        <w:rPr>
          <w:rFonts w:ascii="Tahoma" w:hAnsi="Tahoma" w:cs="Tahoma"/>
          <w:sz w:val="18"/>
          <w:szCs w:val="18"/>
        </w:rPr>
        <w:t>licitacoes</w:t>
      </w:r>
      <w:proofErr w:type="spellEnd"/>
      <w:r w:rsidRPr="00106F18">
        <w:rPr>
          <w:rFonts w:ascii="Tahoma" w:hAnsi="Tahoma" w:cs="Tahoma"/>
          <w:sz w:val="18"/>
          <w:szCs w:val="18"/>
        </w:rPr>
        <w:t>-e-contratos), salvo excepcionalidade definida pela Finep.</w:t>
      </w:r>
    </w:p>
    <w:p w14:paraId="056EA0A3" w14:textId="6154A552" w:rsidR="00D20AC6" w:rsidRDefault="00D20AC6" w:rsidP="00FD4D4E">
      <w:pPr>
        <w:pStyle w:val="TextoPargrafo"/>
        <w:widowControl w:val="0"/>
        <w:numPr>
          <w:ilvl w:val="1"/>
          <w:numId w:val="18"/>
        </w:numPr>
        <w:tabs>
          <w:tab w:val="left" w:pos="709"/>
          <w:tab w:val="left" w:pos="1099"/>
        </w:tabs>
        <w:autoSpaceDE w:val="0"/>
        <w:autoSpaceDN w:val="0"/>
        <w:adjustRightInd w:val="0"/>
        <w:spacing w:after="0" w:line="360" w:lineRule="auto"/>
        <w:ind w:left="709" w:right="-1" w:hanging="709"/>
        <w:rPr>
          <w:rFonts w:ascii="Tahoma" w:hAnsi="Tahoma" w:cs="Tahoma"/>
          <w:sz w:val="18"/>
          <w:szCs w:val="18"/>
        </w:rPr>
      </w:pPr>
      <w:r w:rsidRPr="00D20AC6">
        <w:rPr>
          <w:rFonts w:ascii="Tahoma" w:hAnsi="Tahoma" w:cs="Tahoma"/>
          <w:sz w:val="18"/>
          <w:szCs w:val="18"/>
        </w:rPr>
        <w:t xml:space="preserve">O Licitante deverá agendar antecipadamente datas e horários da </w:t>
      </w:r>
      <w:proofErr w:type="spellStart"/>
      <w:r w:rsidRPr="00D20AC6">
        <w:rPr>
          <w:rFonts w:ascii="Tahoma" w:hAnsi="Tahoma" w:cs="Tahoma"/>
          <w:sz w:val="18"/>
          <w:szCs w:val="18"/>
        </w:rPr>
        <w:t>PoC</w:t>
      </w:r>
      <w:proofErr w:type="spellEnd"/>
      <w:r w:rsidRPr="00D20AC6">
        <w:rPr>
          <w:rFonts w:ascii="Tahoma" w:hAnsi="Tahoma" w:cs="Tahoma"/>
          <w:sz w:val="18"/>
          <w:szCs w:val="18"/>
        </w:rPr>
        <w:t xml:space="preserve"> junto à Finep com antecedência</w:t>
      </w:r>
      <w:r w:rsidRPr="00D20AC6">
        <w:rPr>
          <w:rFonts w:ascii="Tahoma" w:hAnsi="Tahoma" w:cs="Tahoma"/>
          <w:spacing w:val="1"/>
          <w:sz w:val="18"/>
          <w:szCs w:val="18"/>
        </w:rPr>
        <w:t xml:space="preserve"> </w:t>
      </w:r>
      <w:r w:rsidRPr="00D20AC6">
        <w:rPr>
          <w:rFonts w:ascii="Tahoma" w:hAnsi="Tahoma" w:cs="Tahoma"/>
          <w:sz w:val="18"/>
          <w:szCs w:val="18"/>
        </w:rPr>
        <w:t xml:space="preserve">de no mínimo </w:t>
      </w:r>
      <w:r w:rsidR="003E0FE6" w:rsidRPr="003E0FE6">
        <w:rPr>
          <w:rFonts w:ascii="Tahoma" w:hAnsi="Tahoma" w:cs="Tahoma"/>
          <w:sz w:val="18"/>
          <w:szCs w:val="18"/>
        </w:rPr>
        <w:t>2</w:t>
      </w:r>
      <w:r w:rsidRPr="003E0FE6">
        <w:rPr>
          <w:rFonts w:ascii="Tahoma" w:hAnsi="Tahoma" w:cs="Tahoma"/>
          <w:sz w:val="18"/>
          <w:szCs w:val="18"/>
        </w:rPr>
        <w:t xml:space="preserve"> (</w:t>
      </w:r>
      <w:r w:rsidR="003E0FE6" w:rsidRPr="003E0FE6">
        <w:rPr>
          <w:rFonts w:ascii="Tahoma" w:hAnsi="Tahoma" w:cs="Tahoma"/>
          <w:sz w:val="18"/>
          <w:szCs w:val="18"/>
        </w:rPr>
        <w:t>dois</w:t>
      </w:r>
      <w:r w:rsidRPr="00D20AC6">
        <w:rPr>
          <w:rFonts w:ascii="Tahoma" w:hAnsi="Tahoma" w:cs="Tahoma"/>
          <w:sz w:val="18"/>
          <w:szCs w:val="18"/>
        </w:rPr>
        <w:t>) dias úteis, a fim de que seja dada publicidade de data, local e horário para que</w:t>
      </w:r>
      <w:r w:rsidRPr="00D20AC6">
        <w:rPr>
          <w:rFonts w:ascii="Tahoma" w:hAnsi="Tahoma" w:cs="Tahoma"/>
          <w:spacing w:val="1"/>
          <w:sz w:val="18"/>
          <w:szCs w:val="18"/>
        </w:rPr>
        <w:t xml:space="preserve"> </w:t>
      </w:r>
      <w:r w:rsidRPr="00D20AC6">
        <w:rPr>
          <w:rFonts w:ascii="Tahoma" w:hAnsi="Tahoma" w:cs="Tahoma"/>
          <w:sz w:val="18"/>
          <w:szCs w:val="18"/>
        </w:rPr>
        <w:t>todos os envolvidos possam organizar-se adequadamente e terceiros interessados possam participar na</w:t>
      </w:r>
      <w:r w:rsidRPr="00D20AC6">
        <w:rPr>
          <w:rFonts w:ascii="Tahoma" w:hAnsi="Tahoma" w:cs="Tahoma"/>
          <w:spacing w:val="1"/>
          <w:sz w:val="18"/>
          <w:szCs w:val="18"/>
        </w:rPr>
        <w:t xml:space="preserve"> </w:t>
      </w:r>
      <w:r w:rsidRPr="00D20AC6">
        <w:rPr>
          <w:rFonts w:ascii="Tahoma" w:hAnsi="Tahoma" w:cs="Tahoma"/>
          <w:sz w:val="18"/>
          <w:szCs w:val="18"/>
        </w:rPr>
        <w:t>condição</w:t>
      </w:r>
      <w:r w:rsidRPr="00D20AC6">
        <w:rPr>
          <w:rFonts w:ascii="Tahoma" w:hAnsi="Tahoma" w:cs="Tahoma"/>
          <w:spacing w:val="-1"/>
          <w:sz w:val="18"/>
          <w:szCs w:val="18"/>
        </w:rPr>
        <w:t xml:space="preserve"> </w:t>
      </w:r>
      <w:r w:rsidRPr="00D20AC6">
        <w:rPr>
          <w:rFonts w:ascii="Tahoma" w:hAnsi="Tahoma" w:cs="Tahoma"/>
          <w:sz w:val="18"/>
          <w:szCs w:val="18"/>
        </w:rPr>
        <w:t>de ouvinte.</w:t>
      </w:r>
    </w:p>
    <w:p w14:paraId="53E1DFD3" w14:textId="3A9B01F9" w:rsidR="00D20AC6" w:rsidRPr="00D20AC6" w:rsidRDefault="00D20AC6" w:rsidP="00FD4D4E">
      <w:pPr>
        <w:pStyle w:val="TextoPargrafo"/>
        <w:widowControl w:val="0"/>
        <w:numPr>
          <w:ilvl w:val="1"/>
          <w:numId w:val="18"/>
        </w:numPr>
        <w:tabs>
          <w:tab w:val="left" w:pos="709"/>
          <w:tab w:val="left" w:pos="1099"/>
        </w:tabs>
        <w:autoSpaceDE w:val="0"/>
        <w:autoSpaceDN w:val="0"/>
        <w:adjustRightInd w:val="0"/>
        <w:spacing w:after="0" w:line="360" w:lineRule="auto"/>
        <w:ind w:left="709" w:right="-1" w:hanging="709"/>
        <w:rPr>
          <w:rFonts w:ascii="Tahoma" w:hAnsi="Tahoma" w:cs="Tahoma"/>
          <w:sz w:val="18"/>
          <w:szCs w:val="18"/>
        </w:rPr>
      </w:pPr>
      <w:r>
        <w:rPr>
          <w:rFonts w:ascii="Tahoma" w:hAnsi="Tahoma" w:cs="Tahoma"/>
          <w:sz w:val="18"/>
          <w:szCs w:val="18"/>
        </w:rPr>
        <w:lastRenderedPageBreak/>
        <w:t>A</w:t>
      </w:r>
      <w:r w:rsidRPr="00D20AC6">
        <w:rPr>
          <w:rFonts w:ascii="Tahoma" w:hAnsi="Tahoma" w:cs="Tahoma"/>
          <w:spacing w:val="-12"/>
          <w:sz w:val="18"/>
          <w:szCs w:val="18"/>
        </w:rPr>
        <w:t xml:space="preserve"> </w:t>
      </w:r>
      <w:proofErr w:type="spellStart"/>
      <w:r w:rsidRPr="00D20AC6">
        <w:rPr>
          <w:rFonts w:ascii="Tahoma" w:hAnsi="Tahoma" w:cs="Tahoma"/>
          <w:sz w:val="18"/>
          <w:szCs w:val="18"/>
        </w:rPr>
        <w:t>PoC</w:t>
      </w:r>
      <w:proofErr w:type="spellEnd"/>
      <w:r w:rsidRPr="00D20AC6">
        <w:rPr>
          <w:rFonts w:ascii="Tahoma" w:hAnsi="Tahoma" w:cs="Tahoma"/>
          <w:spacing w:val="-12"/>
          <w:sz w:val="18"/>
          <w:szCs w:val="18"/>
        </w:rPr>
        <w:t xml:space="preserve"> </w:t>
      </w:r>
      <w:r w:rsidRPr="00D20AC6">
        <w:rPr>
          <w:rFonts w:ascii="Tahoma" w:hAnsi="Tahoma" w:cs="Tahoma"/>
          <w:sz w:val="18"/>
          <w:szCs w:val="18"/>
        </w:rPr>
        <w:t>somente</w:t>
      </w:r>
      <w:r w:rsidRPr="00D20AC6">
        <w:rPr>
          <w:rFonts w:ascii="Tahoma" w:hAnsi="Tahoma" w:cs="Tahoma"/>
          <w:spacing w:val="-9"/>
          <w:sz w:val="18"/>
          <w:szCs w:val="18"/>
        </w:rPr>
        <w:t xml:space="preserve"> </w:t>
      </w:r>
      <w:r w:rsidRPr="00D20AC6">
        <w:rPr>
          <w:rFonts w:ascii="Tahoma" w:hAnsi="Tahoma" w:cs="Tahoma"/>
          <w:sz w:val="18"/>
          <w:szCs w:val="18"/>
        </w:rPr>
        <w:t>será</w:t>
      </w:r>
      <w:r w:rsidRPr="00D20AC6">
        <w:rPr>
          <w:rFonts w:ascii="Tahoma" w:hAnsi="Tahoma" w:cs="Tahoma"/>
          <w:spacing w:val="-12"/>
          <w:sz w:val="18"/>
          <w:szCs w:val="18"/>
        </w:rPr>
        <w:t xml:space="preserve"> </w:t>
      </w:r>
      <w:r w:rsidRPr="00D20AC6">
        <w:rPr>
          <w:rFonts w:ascii="Tahoma" w:hAnsi="Tahoma" w:cs="Tahoma"/>
          <w:sz w:val="18"/>
          <w:szCs w:val="18"/>
        </w:rPr>
        <w:t>considerada</w:t>
      </w:r>
      <w:r w:rsidRPr="00D20AC6">
        <w:rPr>
          <w:rFonts w:ascii="Tahoma" w:hAnsi="Tahoma" w:cs="Tahoma"/>
          <w:spacing w:val="-12"/>
          <w:sz w:val="18"/>
          <w:szCs w:val="18"/>
        </w:rPr>
        <w:t xml:space="preserve"> </w:t>
      </w:r>
      <w:r w:rsidRPr="00D20AC6">
        <w:rPr>
          <w:rFonts w:ascii="Tahoma" w:hAnsi="Tahoma" w:cs="Tahoma"/>
          <w:sz w:val="18"/>
          <w:szCs w:val="18"/>
        </w:rPr>
        <w:t>como</w:t>
      </w:r>
      <w:r w:rsidRPr="00D20AC6">
        <w:rPr>
          <w:rFonts w:ascii="Tahoma" w:hAnsi="Tahoma" w:cs="Tahoma"/>
          <w:spacing w:val="-10"/>
          <w:sz w:val="18"/>
          <w:szCs w:val="18"/>
        </w:rPr>
        <w:t xml:space="preserve"> </w:t>
      </w:r>
      <w:r w:rsidRPr="00D20AC6">
        <w:rPr>
          <w:rFonts w:ascii="Tahoma" w:hAnsi="Tahoma" w:cs="Tahoma"/>
          <w:sz w:val="18"/>
          <w:szCs w:val="18"/>
        </w:rPr>
        <w:t>iniciada</w:t>
      </w:r>
      <w:r w:rsidRPr="00D20AC6">
        <w:rPr>
          <w:rFonts w:ascii="Tahoma" w:hAnsi="Tahoma" w:cs="Tahoma"/>
          <w:spacing w:val="-9"/>
          <w:sz w:val="18"/>
          <w:szCs w:val="18"/>
        </w:rPr>
        <w:t xml:space="preserve"> </w:t>
      </w:r>
      <w:r w:rsidRPr="00D20AC6">
        <w:rPr>
          <w:rFonts w:ascii="Tahoma" w:hAnsi="Tahoma" w:cs="Tahoma"/>
          <w:sz w:val="18"/>
          <w:szCs w:val="18"/>
        </w:rPr>
        <w:t>quando</w:t>
      </w:r>
      <w:r w:rsidRPr="00D20AC6">
        <w:rPr>
          <w:rFonts w:ascii="Tahoma" w:hAnsi="Tahoma" w:cs="Tahoma"/>
          <w:spacing w:val="-10"/>
          <w:sz w:val="18"/>
          <w:szCs w:val="18"/>
        </w:rPr>
        <w:t xml:space="preserve"> </w:t>
      </w:r>
      <w:r w:rsidRPr="00D20AC6">
        <w:rPr>
          <w:rFonts w:ascii="Tahoma" w:hAnsi="Tahoma" w:cs="Tahoma"/>
          <w:sz w:val="18"/>
          <w:szCs w:val="18"/>
        </w:rPr>
        <w:t>a</w:t>
      </w:r>
      <w:r w:rsidRPr="00D20AC6">
        <w:rPr>
          <w:rFonts w:ascii="Tahoma" w:hAnsi="Tahoma" w:cs="Tahoma"/>
          <w:spacing w:val="-11"/>
          <w:sz w:val="18"/>
          <w:szCs w:val="18"/>
        </w:rPr>
        <w:t xml:space="preserve"> </w:t>
      </w:r>
      <w:r w:rsidRPr="00D20AC6">
        <w:rPr>
          <w:rFonts w:ascii="Tahoma" w:hAnsi="Tahoma" w:cs="Tahoma"/>
          <w:sz w:val="18"/>
          <w:szCs w:val="18"/>
        </w:rPr>
        <w:t>solução</w:t>
      </w:r>
      <w:r w:rsidRPr="00D20AC6">
        <w:rPr>
          <w:rFonts w:ascii="Tahoma" w:hAnsi="Tahoma" w:cs="Tahoma"/>
          <w:spacing w:val="-12"/>
          <w:sz w:val="18"/>
          <w:szCs w:val="18"/>
        </w:rPr>
        <w:t xml:space="preserve"> </w:t>
      </w:r>
      <w:r w:rsidRPr="00D20AC6">
        <w:rPr>
          <w:rFonts w:ascii="Tahoma" w:hAnsi="Tahoma" w:cs="Tahoma"/>
          <w:sz w:val="18"/>
          <w:szCs w:val="18"/>
        </w:rPr>
        <w:t>começar</w:t>
      </w:r>
      <w:r w:rsidRPr="00D20AC6">
        <w:rPr>
          <w:rFonts w:ascii="Tahoma" w:hAnsi="Tahoma" w:cs="Tahoma"/>
          <w:spacing w:val="-11"/>
          <w:sz w:val="18"/>
          <w:szCs w:val="18"/>
        </w:rPr>
        <w:t xml:space="preserve"> </w:t>
      </w:r>
      <w:r w:rsidRPr="00D20AC6">
        <w:rPr>
          <w:rFonts w:ascii="Tahoma" w:hAnsi="Tahoma" w:cs="Tahoma"/>
          <w:sz w:val="18"/>
          <w:szCs w:val="18"/>
        </w:rPr>
        <w:t>a</w:t>
      </w:r>
      <w:r w:rsidRPr="00D20AC6">
        <w:rPr>
          <w:rFonts w:ascii="Tahoma" w:hAnsi="Tahoma" w:cs="Tahoma"/>
          <w:spacing w:val="-14"/>
          <w:sz w:val="18"/>
          <w:szCs w:val="18"/>
        </w:rPr>
        <w:t xml:space="preserve"> </w:t>
      </w:r>
      <w:r w:rsidRPr="00D20AC6">
        <w:rPr>
          <w:rFonts w:ascii="Tahoma" w:hAnsi="Tahoma" w:cs="Tahoma"/>
          <w:sz w:val="18"/>
          <w:szCs w:val="18"/>
        </w:rPr>
        <w:t>ser</w:t>
      </w:r>
      <w:r w:rsidRPr="00D20AC6">
        <w:rPr>
          <w:rFonts w:ascii="Tahoma" w:hAnsi="Tahoma" w:cs="Tahoma"/>
          <w:spacing w:val="-9"/>
          <w:sz w:val="18"/>
          <w:szCs w:val="18"/>
        </w:rPr>
        <w:t xml:space="preserve"> </w:t>
      </w:r>
      <w:r w:rsidRPr="00D20AC6">
        <w:rPr>
          <w:rFonts w:ascii="Tahoma" w:hAnsi="Tahoma" w:cs="Tahoma"/>
          <w:sz w:val="18"/>
          <w:szCs w:val="18"/>
        </w:rPr>
        <w:t>efetivamente</w:t>
      </w:r>
      <w:r w:rsidRPr="00D20AC6">
        <w:rPr>
          <w:rFonts w:ascii="Tahoma" w:hAnsi="Tahoma" w:cs="Tahoma"/>
          <w:spacing w:val="-10"/>
          <w:sz w:val="18"/>
          <w:szCs w:val="18"/>
        </w:rPr>
        <w:t xml:space="preserve"> </w:t>
      </w:r>
      <w:r w:rsidRPr="00D20AC6">
        <w:rPr>
          <w:rFonts w:ascii="Tahoma" w:hAnsi="Tahoma" w:cs="Tahoma"/>
          <w:sz w:val="18"/>
          <w:szCs w:val="18"/>
        </w:rPr>
        <w:t>apresentada e avaliada. Portanto, o Licitante deverá preparar previamente o ambiente onde será executada de forma</w:t>
      </w:r>
      <w:r w:rsidRPr="00D20AC6">
        <w:rPr>
          <w:rFonts w:ascii="Tahoma" w:hAnsi="Tahoma" w:cs="Tahoma"/>
          <w:spacing w:val="1"/>
          <w:sz w:val="18"/>
          <w:szCs w:val="18"/>
        </w:rPr>
        <w:t xml:space="preserve"> </w:t>
      </w:r>
      <w:r w:rsidRPr="00D20AC6">
        <w:rPr>
          <w:rFonts w:ascii="Tahoma" w:hAnsi="Tahoma" w:cs="Tahoma"/>
          <w:sz w:val="18"/>
          <w:szCs w:val="18"/>
        </w:rPr>
        <w:t>que</w:t>
      </w:r>
      <w:r w:rsidRPr="00D20AC6">
        <w:rPr>
          <w:rFonts w:ascii="Tahoma" w:hAnsi="Tahoma" w:cs="Tahoma"/>
          <w:spacing w:val="-1"/>
          <w:sz w:val="18"/>
          <w:szCs w:val="18"/>
        </w:rPr>
        <w:t xml:space="preserve"> </w:t>
      </w:r>
      <w:r w:rsidRPr="00D20AC6">
        <w:rPr>
          <w:rFonts w:ascii="Tahoma" w:hAnsi="Tahoma" w:cs="Tahoma"/>
          <w:sz w:val="18"/>
          <w:szCs w:val="18"/>
        </w:rPr>
        <w:t>a avaliação seja</w:t>
      </w:r>
      <w:r w:rsidRPr="00D20AC6">
        <w:rPr>
          <w:rFonts w:ascii="Tahoma" w:hAnsi="Tahoma" w:cs="Tahoma"/>
          <w:spacing w:val="-4"/>
          <w:sz w:val="18"/>
          <w:szCs w:val="18"/>
        </w:rPr>
        <w:t xml:space="preserve"> </w:t>
      </w:r>
      <w:r w:rsidRPr="00D20AC6">
        <w:rPr>
          <w:rFonts w:ascii="Tahoma" w:hAnsi="Tahoma" w:cs="Tahoma"/>
          <w:sz w:val="18"/>
          <w:szCs w:val="18"/>
        </w:rPr>
        <w:t>iniciada</w:t>
      </w:r>
      <w:r w:rsidRPr="00D20AC6">
        <w:rPr>
          <w:rFonts w:ascii="Tahoma" w:hAnsi="Tahoma" w:cs="Tahoma"/>
          <w:spacing w:val="-3"/>
          <w:sz w:val="18"/>
          <w:szCs w:val="18"/>
        </w:rPr>
        <w:t xml:space="preserve"> </w:t>
      </w:r>
      <w:r w:rsidRPr="00D20AC6">
        <w:rPr>
          <w:rFonts w:ascii="Tahoma" w:hAnsi="Tahoma" w:cs="Tahoma"/>
          <w:sz w:val="18"/>
          <w:szCs w:val="18"/>
        </w:rPr>
        <w:t>no prazo agendado,</w:t>
      </w:r>
      <w:r w:rsidRPr="00D20AC6">
        <w:rPr>
          <w:rFonts w:ascii="Tahoma" w:hAnsi="Tahoma" w:cs="Tahoma"/>
          <w:spacing w:val="1"/>
          <w:sz w:val="18"/>
          <w:szCs w:val="18"/>
        </w:rPr>
        <w:t xml:space="preserve"> </w:t>
      </w:r>
      <w:r w:rsidRPr="00D20AC6">
        <w:rPr>
          <w:rFonts w:ascii="Tahoma" w:hAnsi="Tahoma" w:cs="Tahoma"/>
          <w:sz w:val="18"/>
          <w:szCs w:val="18"/>
        </w:rPr>
        <w:t>respeitando</w:t>
      </w:r>
      <w:r w:rsidRPr="00D20AC6">
        <w:rPr>
          <w:rFonts w:ascii="Tahoma" w:hAnsi="Tahoma" w:cs="Tahoma"/>
          <w:spacing w:val="-1"/>
          <w:sz w:val="18"/>
          <w:szCs w:val="18"/>
        </w:rPr>
        <w:t xml:space="preserve"> </w:t>
      </w:r>
      <w:r w:rsidRPr="00D20AC6">
        <w:rPr>
          <w:rFonts w:ascii="Tahoma" w:hAnsi="Tahoma" w:cs="Tahoma"/>
          <w:sz w:val="18"/>
          <w:szCs w:val="18"/>
        </w:rPr>
        <w:t>o limite máximo</w:t>
      </w:r>
      <w:r w:rsidRPr="00D20AC6">
        <w:rPr>
          <w:rFonts w:ascii="Tahoma" w:hAnsi="Tahoma" w:cs="Tahoma"/>
          <w:spacing w:val="3"/>
          <w:sz w:val="18"/>
          <w:szCs w:val="18"/>
        </w:rPr>
        <w:t xml:space="preserve"> </w:t>
      </w:r>
      <w:r w:rsidRPr="00D20AC6">
        <w:rPr>
          <w:rFonts w:ascii="Tahoma" w:hAnsi="Tahoma" w:cs="Tahoma"/>
          <w:sz w:val="18"/>
          <w:szCs w:val="18"/>
        </w:rPr>
        <w:t>indicado</w:t>
      </w:r>
      <w:r w:rsidRPr="00D20AC6">
        <w:rPr>
          <w:rFonts w:ascii="Tahoma" w:hAnsi="Tahoma" w:cs="Tahoma"/>
          <w:spacing w:val="-4"/>
          <w:sz w:val="18"/>
          <w:szCs w:val="18"/>
        </w:rPr>
        <w:t xml:space="preserve"> </w:t>
      </w:r>
      <w:r w:rsidRPr="00D20AC6">
        <w:rPr>
          <w:rFonts w:ascii="Tahoma" w:hAnsi="Tahoma" w:cs="Tahoma"/>
          <w:sz w:val="18"/>
          <w:szCs w:val="18"/>
        </w:rPr>
        <w:t>acima.</w:t>
      </w:r>
    </w:p>
    <w:p w14:paraId="1B547EB7" w14:textId="2012B8E1" w:rsidR="00D20AC6" w:rsidRDefault="00D20AC6" w:rsidP="00FD4D4E">
      <w:pPr>
        <w:pStyle w:val="TextoPargrafo"/>
        <w:widowControl w:val="0"/>
        <w:numPr>
          <w:ilvl w:val="1"/>
          <w:numId w:val="18"/>
        </w:numPr>
        <w:tabs>
          <w:tab w:val="left" w:pos="709"/>
          <w:tab w:val="left" w:pos="1099"/>
        </w:tabs>
        <w:autoSpaceDE w:val="0"/>
        <w:autoSpaceDN w:val="0"/>
        <w:adjustRightInd w:val="0"/>
        <w:spacing w:after="0" w:line="360" w:lineRule="auto"/>
        <w:ind w:left="709" w:right="-1" w:hanging="709"/>
        <w:rPr>
          <w:rFonts w:ascii="Tahoma" w:hAnsi="Tahoma" w:cs="Tahoma"/>
          <w:sz w:val="18"/>
          <w:szCs w:val="18"/>
        </w:rPr>
      </w:pPr>
      <w:r w:rsidRPr="00106F18">
        <w:rPr>
          <w:rFonts w:ascii="Tahoma" w:hAnsi="Tahoma" w:cs="Tahoma"/>
          <w:sz w:val="18"/>
          <w:szCs w:val="18"/>
        </w:rPr>
        <w:t>A</w:t>
      </w:r>
      <w:r w:rsidRPr="00D20AC6">
        <w:rPr>
          <w:rFonts w:ascii="Tahoma" w:hAnsi="Tahoma" w:cs="Tahoma"/>
          <w:sz w:val="18"/>
          <w:szCs w:val="18"/>
        </w:rPr>
        <w:t xml:space="preserve"> </w:t>
      </w:r>
      <w:proofErr w:type="spellStart"/>
      <w:r w:rsidRPr="00106F18">
        <w:rPr>
          <w:rFonts w:ascii="Tahoma" w:hAnsi="Tahoma" w:cs="Tahoma"/>
          <w:sz w:val="18"/>
          <w:szCs w:val="18"/>
        </w:rPr>
        <w:t>PoC</w:t>
      </w:r>
      <w:proofErr w:type="spellEnd"/>
      <w:r w:rsidRPr="00D20AC6">
        <w:rPr>
          <w:rFonts w:ascii="Tahoma" w:hAnsi="Tahoma" w:cs="Tahoma"/>
          <w:sz w:val="18"/>
          <w:szCs w:val="18"/>
        </w:rPr>
        <w:t xml:space="preserve"> </w:t>
      </w:r>
      <w:r w:rsidRPr="00106F18">
        <w:rPr>
          <w:rFonts w:ascii="Tahoma" w:hAnsi="Tahoma" w:cs="Tahoma"/>
          <w:sz w:val="18"/>
          <w:szCs w:val="18"/>
        </w:rPr>
        <w:t>será realizada</w:t>
      </w:r>
      <w:r w:rsidRPr="00D20AC6">
        <w:rPr>
          <w:rFonts w:ascii="Tahoma" w:hAnsi="Tahoma" w:cs="Tahoma"/>
          <w:sz w:val="18"/>
          <w:szCs w:val="18"/>
        </w:rPr>
        <w:t xml:space="preserve"> </w:t>
      </w:r>
      <w:r w:rsidRPr="00106F18">
        <w:rPr>
          <w:rFonts w:ascii="Tahoma" w:hAnsi="Tahoma" w:cs="Tahoma"/>
          <w:sz w:val="18"/>
          <w:szCs w:val="18"/>
        </w:rPr>
        <w:t>de forma</w:t>
      </w:r>
      <w:r w:rsidRPr="00D20AC6">
        <w:rPr>
          <w:rFonts w:ascii="Tahoma" w:hAnsi="Tahoma" w:cs="Tahoma"/>
          <w:sz w:val="18"/>
          <w:szCs w:val="18"/>
        </w:rPr>
        <w:t xml:space="preserve"> </w:t>
      </w:r>
      <w:r w:rsidRPr="00D20AC6">
        <w:rPr>
          <w:rFonts w:ascii="Tahoma" w:hAnsi="Tahoma" w:cs="Tahoma"/>
          <w:color w:val="FF0000"/>
          <w:sz w:val="18"/>
          <w:szCs w:val="18"/>
          <w:highlight w:val="lightGray"/>
        </w:rPr>
        <w:t>XXXX</w:t>
      </w:r>
      <w:r w:rsidRPr="00D20AC6">
        <w:rPr>
          <w:rFonts w:ascii="Tahoma" w:hAnsi="Tahoma" w:cs="Tahoma"/>
          <w:color w:val="FF0000"/>
          <w:sz w:val="18"/>
          <w:szCs w:val="18"/>
        </w:rPr>
        <w:t xml:space="preserve"> </w:t>
      </w:r>
      <w:r w:rsidRPr="00D20AC6">
        <w:rPr>
          <w:rFonts w:ascii="Tahoma" w:hAnsi="Tahoma" w:cs="Tahoma"/>
          <w:sz w:val="18"/>
          <w:szCs w:val="18"/>
        </w:rPr>
        <w:t>(“remota usando ferramenta de videoconferência fornecida pela Finep</w:t>
      </w:r>
      <w:r w:rsidRPr="003E0FE6">
        <w:rPr>
          <w:rFonts w:ascii="Tahoma" w:hAnsi="Tahoma" w:cs="Tahoma"/>
          <w:sz w:val="18"/>
          <w:szCs w:val="18"/>
        </w:rPr>
        <w:t xml:space="preserve">” </w:t>
      </w:r>
      <w:r w:rsidRPr="003E0FE6">
        <w:rPr>
          <w:rFonts w:ascii="Tahoma" w:hAnsi="Tahoma" w:cs="Tahoma"/>
          <w:color w:val="FF0000"/>
          <w:sz w:val="18"/>
          <w:szCs w:val="18"/>
        </w:rPr>
        <w:t xml:space="preserve">OU </w:t>
      </w:r>
      <w:r w:rsidRPr="003E0FE6">
        <w:rPr>
          <w:rFonts w:ascii="Tahoma" w:hAnsi="Tahoma" w:cs="Tahoma"/>
          <w:sz w:val="18"/>
          <w:szCs w:val="18"/>
        </w:rPr>
        <w:t>“presencial</w:t>
      </w:r>
      <w:r w:rsidRPr="00D20AC6">
        <w:rPr>
          <w:rFonts w:ascii="Tahoma" w:hAnsi="Tahoma" w:cs="Tahoma"/>
          <w:sz w:val="18"/>
          <w:szCs w:val="18"/>
        </w:rPr>
        <w:t xml:space="preserve">, no endereço </w:t>
      </w:r>
      <w:r w:rsidRPr="003E0FE6">
        <w:rPr>
          <w:rFonts w:ascii="Tahoma" w:hAnsi="Tahoma" w:cs="Tahoma"/>
          <w:color w:val="FF0000"/>
          <w:sz w:val="18"/>
          <w:szCs w:val="18"/>
          <w:highlight w:val="lightGray"/>
        </w:rPr>
        <w:t>XXXX</w:t>
      </w:r>
      <w:r>
        <w:rPr>
          <w:rFonts w:ascii="Tahoma" w:hAnsi="Tahoma" w:cs="Tahoma"/>
          <w:sz w:val="18"/>
          <w:szCs w:val="18"/>
        </w:rPr>
        <w:t>”)</w:t>
      </w:r>
      <w:r w:rsidRPr="00106F18">
        <w:rPr>
          <w:rFonts w:ascii="Tahoma" w:hAnsi="Tahoma" w:cs="Tahoma"/>
          <w:sz w:val="18"/>
          <w:szCs w:val="18"/>
        </w:rPr>
        <w:t>.</w:t>
      </w:r>
    </w:p>
    <w:p w14:paraId="3FDF6F52" w14:textId="461F7AAB" w:rsidR="003E0FE6" w:rsidRPr="003E0FE6" w:rsidRDefault="003E0FE6" w:rsidP="00FD4D4E">
      <w:pPr>
        <w:pStyle w:val="TextoPargrafo"/>
        <w:widowControl w:val="0"/>
        <w:numPr>
          <w:ilvl w:val="2"/>
          <w:numId w:val="18"/>
        </w:numPr>
        <w:tabs>
          <w:tab w:val="left" w:pos="709"/>
          <w:tab w:val="left" w:pos="1099"/>
        </w:tabs>
        <w:autoSpaceDE w:val="0"/>
        <w:autoSpaceDN w:val="0"/>
        <w:adjustRightInd w:val="0"/>
        <w:spacing w:after="0" w:line="360" w:lineRule="auto"/>
        <w:ind w:left="709" w:right="-1" w:hanging="709"/>
        <w:rPr>
          <w:rFonts w:ascii="Tahoma" w:hAnsi="Tahoma" w:cs="Tahoma"/>
          <w:sz w:val="18"/>
          <w:szCs w:val="18"/>
        </w:rPr>
      </w:pPr>
      <w:r w:rsidRPr="00106F18">
        <w:rPr>
          <w:rFonts w:ascii="Tahoma" w:hAnsi="Tahoma" w:cs="Tahoma"/>
          <w:sz w:val="18"/>
          <w:szCs w:val="18"/>
        </w:rPr>
        <w:t>Em</w:t>
      </w:r>
      <w:r w:rsidRPr="003E0FE6">
        <w:rPr>
          <w:rFonts w:ascii="Tahoma" w:hAnsi="Tahoma" w:cs="Tahoma"/>
          <w:sz w:val="18"/>
          <w:szCs w:val="18"/>
        </w:rPr>
        <w:t xml:space="preserve"> </w:t>
      </w:r>
      <w:r w:rsidRPr="00106F18">
        <w:rPr>
          <w:rFonts w:ascii="Tahoma" w:hAnsi="Tahoma" w:cs="Tahoma"/>
          <w:sz w:val="18"/>
          <w:szCs w:val="18"/>
        </w:rPr>
        <w:t>caso</w:t>
      </w:r>
      <w:r w:rsidRPr="003E0FE6">
        <w:rPr>
          <w:rFonts w:ascii="Tahoma" w:hAnsi="Tahoma" w:cs="Tahoma"/>
          <w:sz w:val="18"/>
          <w:szCs w:val="18"/>
        </w:rPr>
        <w:t xml:space="preserve"> </w:t>
      </w:r>
      <w:r w:rsidRPr="00106F18">
        <w:rPr>
          <w:rFonts w:ascii="Tahoma" w:hAnsi="Tahoma" w:cs="Tahoma"/>
          <w:sz w:val="18"/>
          <w:szCs w:val="18"/>
        </w:rPr>
        <w:t>de</w:t>
      </w:r>
      <w:r w:rsidRPr="003E0FE6">
        <w:rPr>
          <w:rFonts w:ascii="Tahoma" w:hAnsi="Tahoma" w:cs="Tahoma"/>
          <w:sz w:val="18"/>
          <w:szCs w:val="18"/>
        </w:rPr>
        <w:t xml:space="preserve"> </w:t>
      </w:r>
      <w:r w:rsidRPr="00106F18">
        <w:rPr>
          <w:rFonts w:ascii="Tahoma" w:hAnsi="Tahoma" w:cs="Tahoma"/>
          <w:sz w:val="18"/>
          <w:szCs w:val="18"/>
        </w:rPr>
        <w:t>incidentes</w:t>
      </w:r>
      <w:r w:rsidRPr="003E0FE6">
        <w:rPr>
          <w:rFonts w:ascii="Tahoma" w:hAnsi="Tahoma" w:cs="Tahoma"/>
          <w:sz w:val="18"/>
          <w:szCs w:val="18"/>
        </w:rPr>
        <w:t xml:space="preserve"> </w:t>
      </w:r>
      <w:r w:rsidRPr="00106F18">
        <w:rPr>
          <w:rFonts w:ascii="Tahoma" w:hAnsi="Tahoma" w:cs="Tahoma"/>
          <w:sz w:val="18"/>
          <w:szCs w:val="18"/>
        </w:rPr>
        <w:t>na</w:t>
      </w:r>
      <w:r w:rsidRPr="003E0FE6">
        <w:rPr>
          <w:rFonts w:ascii="Tahoma" w:hAnsi="Tahoma" w:cs="Tahoma"/>
          <w:sz w:val="18"/>
          <w:szCs w:val="18"/>
        </w:rPr>
        <w:t xml:space="preserve"> </w:t>
      </w:r>
      <w:r w:rsidRPr="00106F18">
        <w:rPr>
          <w:rFonts w:ascii="Tahoma" w:hAnsi="Tahoma" w:cs="Tahoma"/>
          <w:sz w:val="18"/>
          <w:szCs w:val="18"/>
        </w:rPr>
        <w:t>ferramenta</w:t>
      </w:r>
      <w:r w:rsidRPr="003E0FE6">
        <w:rPr>
          <w:rFonts w:ascii="Tahoma" w:hAnsi="Tahoma" w:cs="Tahoma"/>
          <w:sz w:val="18"/>
          <w:szCs w:val="18"/>
        </w:rPr>
        <w:t xml:space="preserve"> </w:t>
      </w:r>
      <w:r w:rsidRPr="00106F18">
        <w:rPr>
          <w:rFonts w:ascii="Tahoma" w:hAnsi="Tahoma" w:cs="Tahoma"/>
          <w:sz w:val="18"/>
          <w:szCs w:val="18"/>
        </w:rPr>
        <w:t>de</w:t>
      </w:r>
      <w:r w:rsidRPr="003E0FE6">
        <w:rPr>
          <w:rFonts w:ascii="Tahoma" w:hAnsi="Tahoma" w:cs="Tahoma"/>
          <w:sz w:val="18"/>
          <w:szCs w:val="18"/>
        </w:rPr>
        <w:t xml:space="preserve"> </w:t>
      </w:r>
      <w:r w:rsidRPr="00106F18">
        <w:rPr>
          <w:rFonts w:ascii="Tahoma" w:hAnsi="Tahoma" w:cs="Tahoma"/>
          <w:sz w:val="18"/>
          <w:szCs w:val="18"/>
        </w:rPr>
        <w:t>videoconferência</w:t>
      </w:r>
      <w:r w:rsidRPr="003E0FE6">
        <w:rPr>
          <w:rFonts w:ascii="Tahoma" w:hAnsi="Tahoma" w:cs="Tahoma"/>
          <w:sz w:val="18"/>
          <w:szCs w:val="18"/>
        </w:rPr>
        <w:t xml:space="preserve"> </w:t>
      </w:r>
      <w:r w:rsidRPr="00106F18">
        <w:rPr>
          <w:rFonts w:ascii="Tahoma" w:hAnsi="Tahoma" w:cs="Tahoma"/>
          <w:sz w:val="18"/>
          <w:szCs w:val="18"/>
        </w:rPr>
        <w:t>utilizada,</w:t>
      </w:r>
      <w:r w:rsidRPr="003E0FE6">
        <w:rPr>
          <w:rFonts w:ascii="Tahoma" w:hAnsi="Tahoma" w:cs="Tahoma"/>
          <w:sz w:val="18"/>
          <w:szCs w:val="18"/>
        </w:rPr>
        <w:t xml:space="preserve"> </w:t>
      </w:r>
      <w:r w:rsidRPr="00106F18">
        <w:rPr>
          <w:rFonts w:ascii="Tahoma" w:hAnsi="Tahoma" w:cs="Tahoma"/>
          <w:sz w:val="18"/>
          <w:szCs w:val="18"/>
        </w:rPr>
        <w:t>a</w:t>
      </w:r>
      <w:r w:rsidRPr="003E0FE6">
        <w:rPr>
          <w:rFonts w:ascii="Tahoma" w:hAnsi="Tahoma" w:cs="Tahoma"/>
          <w:sz w:val="18"/>
          <w:szCs w:val="18"/>
        </w:rPr>
        <w:t xml:space="preserve"> </w:t>
      </w:r>
      <w:r w:rsidRPr="00106F18">
        <w:rPr>
          <w:rFonts w:ascii="Tahoma" w:hAnsi="Tahoma" w:cs="Tahoma"/>
          <w:sz w:val="18"/>
          <w:szCs w:val="18"/>
        </w:rPr>
        <w:t>contagem</w:t>
      </w:r>
      <w:r w:rsidRPr="003E0FE6">
        <w:rPr>
          <w:rFonts w:ascii="Tahoma" w:hAnsi="Tahoma" w:cs="Tahoma"/>
          <w:sz w:val="18"/>
          <w:szCs w:val="18"/>
        </w:rPr>
        <w:t xml:space="preserve"> </w:t>
      </w:r>
      <w:r w:rsidRPr="00106F18">
        <w:rPr>
          <w:rFonts w:ascii="Tahoma" w:hAnsi="Tahoma" w:cs="Tahoma"/>
          <w:sz w:val="18"/>
          <w:szCs w:val="18"/>
        </w:rPr>
        <w:t>do</w:t>
      </w:r>
      <w:r w:rsidRPr="003E0FE6">
        <w:rPr>
          <w:rFonts w:ascii="Tahoma" w:hAnsi="Tahoma" w:cs="Tahoma"/>
          <w:sz w:val="18"/>
          <w:szCs w:val="18"/>
        </w:rPr>
        <w:t xml:space="preserve"> </w:t>
      </w:r>
      <w:r w:rsidRPr="00106F18">
        <w:rPr>
          <w:rFonts w:ascii="Tahoma" w:hAnsi="Tahoma" w:cs="Tahoma"/>
          <w:sz w:val="18"/>
          <w:szCs w:val="18"/>
        </w:rPr>
        <w:t>prazo</w:t>
      </w:r>
      <w:r w:rsidRPr="003E0FE6">
        <w:rPr>
          <w:rFonts w:ascii="Tahoma" w:hAnsi="Tahoma" w:cs="Tahoma"/>
          <w:sz w:val="18"/>
          <w:szCs w:val="18"/>
        </w:rPr>
        <w:t xml:space="preserve"> </w:t>
      </w:r>
      <w:r>
        <w:rPr>
          <w:rFonts w:ascii="Tahoma" w:hAnsi="Tahoma" w:cs="Tahoma"/>
          <w:sz w:val="18"/>
          <w:szCs w:val="18"/>
        </w:rPr>
        <w:t>ficará interrompida</w:t>
      </w:r>
      <w:r w:rsidRPr="003E0FE6">
        <w:rPr>
          <w:rFonts w:ascii="Tahoma" w:hAnsi="Tahoma" w:cs="Tahoma"/>
          <w:sz w:val="18"/>
          <w:szCs w:val="18"/>
        </w:rPr>
        <w:t xml:space="preserve"> </w:t>
      </w:r>
      <w:r w:rsidRPr="00106F18">
        <w:rPr>
          <w:rFonts w:ascii="Tahoma" w:hAnsi="Tahoma" w:cs="Tahoma"/>
          <w:sz w:val="18"/>
          <w:szCs w:val="18"/>
        </w:rPr>
        <w:t>até o</w:t>
      </w:r>
      <w:r w:rsidRPr="003E0FE6">
        <w:rPr>
          <w:rFonts w:ascii="Tahoma" w:hAnsi="Tahoma" w:cs="Tahoma"/>
          <w:sz w:val="18"/>
          <w:szCs w:val="18"/>
        </w:rPr>
        <w:t xml:space="preserve"> </w:t>
      </w:r>
      <w:r w:rsidRPr="00106F18">
        <w:rPr>
          <w:rFonts w:ascii="Tahoma" w:hAnsi="Tahoma" w:cs="Tahoma"/>
          <w:sz w:val="18"/>
          <w:szCs w:val="18"/>
        </w:rPr>
        <w:t>restabelecimento</w:t>
      </w:r>
      <w:r w:rsidRPr="003E0FE6">
        <w:rPr>
          <w:rFonts w:ascii="Tahoma" w:hAnsi="Tahoma" w:cs="Tahoma"/>
          <w:sz w:val="18"/>
          <w:szCs w:val="18"/>
        </w:rPr>
        <w:t xml:space="preserve"> </w:t>
      </w:r>
      <w:r w:rsidRPr="00106F18">
        <w:rPr>
          <w:rFonts w:ascii="Tahoma" w:hAnsi="Tahoma" w:cs="Tahoma"/>
          <w:sz w:val="18"/>
          <w:szCs w:val="18"/>
        </w:rPr>
        <w:t>das condições de realização.</w:t>
      </w:r>
    </w:p>
    <w:p w14:paraId="051116AE" w14:textId="5E23D30E" w:rsidR="003E0FE6" w:rsidRPr="003E0FE6" w:rsidRDefault="003E0FE6" w:rsidP="00FD4D4E">
      <w:pPr>
        <w:pStyle w:val="PargrafodaLista"/>
        <w:widowControl w:val="0"/>
        <w:numPr>
          <w:ilvl w:val="1"/>
          <w:numId w:val="18"/>
        </w:numPr>
        <w:tabs>
          <w:tab w:val="left" w:pos="1099"/>
        </w:tabs>
        <w:autoSpaceDE w:val="0"/>
        <w:autoSpaceDN w:val="0"/>
        <w:spacing w:before="119" w:line="360" w:lineRule="auto"/>
        <w:ind w:left="709" w:right="-1" w:hanging="709"/>
        <w:jc w:val="both"/>
        <w:rPr>
          <w:rFonts w:ascii="Tahoma" w:hAnsi="Tahoma" w:cs="Tahoma"/>
          <w:sz w:val="18"/>
          <w:szCs w:val="18"/>
        </w:rPr>
      </w:pPr>
      <w:r w:rsidRPr="003E0FE6">
        <w:rPr>
          <w:rFonts w:ascii="Tahoma" w:hAnsi="Tahoma" w:cs="Tahoma"/>
          <w:sz w:val="18"/>
          <w:szCs w:val="18"/>
        </w:rPr>
        <w:t xml:space="preserve">Todos os custos relativos à </w:t>
      </w:r>
      <w:proofErr w:type="spellStart"/>
      <w:r w:rsidRPr="003E0FE6">
        <w:rPr>
          <w:rFonts w:ascii="Tahoma" w:hAnsi="Tahoma" w:cs="Tahoma"/>
          <w:sz w:val="18"/>
          <w:szCs w:val="18"/>
        </w:rPr>
        <w:t>PoC</w:t>
      </w:r>
      <w:proofErr w:type="spellEnd"/>
      <w:r w:rsidRPr="003E0FE6">
        <w:rPr>
          <w:rFonts w:ascii="Tahoma" w:hAnsi="Tahoma" w:cs="Tahoma"/>
          <w:sz w:val="18"/>
          <w:szCs w:val="18"/>
        </w:rPr>
        <w:t xml:space="preserve"> ficarão a cargo d</w:t>
      </w:r>
      <w:r>
        <w:rPr>
          <w:rFonts w:ascii="Tahoma" w:hAnsi="Tahoma" w:cs="Tahoma"/>
          <w:sz w:val="18"/>
          <w:szCs w:val="18"/>
        </w:rPr>
        <w:t>o</w:t>
      </w:r>
      <w:r w:rsidRPr="003E0FE6">
        <w:rPr>
          <w:rFonts w:ascii="Tahoma" w:hAnsi="Tahoma" w:cs="Tahoma"/>
          <w:sz w:val="18"/>
          <w:szCs w:val="18"/>
        </w:rPr>
        <w:t xml:space="preserve"> Licitante, a qual não terá direito a qualquer</w:t>
      </w:r>
      <w:r w:rsidRPr="003E0FE6">
        <w:rPr>
          <w:rFonts w:ascii="Tahoma" w:hAnsi="Tahoma" w:cs="Tahoma"/>
          <w:spacing w:val="1"/>
          <w:sz w:val="18"/>
          <w:szCs w:val="18"/>
        </w:rPr>
        <w:t xml:space="preserve"> </w:t>
      </w:r>
      <w:r w:rsidRPr="003E0FE6">
        <w:rPr>
          <w:rFonts w:ascii="Tahoma" w:hAnsi="Tahoma" w:cs="Tahoma"/>
          <w:sz w:val="18"/>
          <w:szCs w:val="18"/>
        </w:rPr>
        <w:t>indenização,</w:t>
      </w:r>
      <w:r w:rsidRPr="003E0FE6">
        <w:rPr>
          <w:rFonts w:ascii="Tahoma" w:hAnsi="Tahoma" w:cs="Tahoma"/>
          <w:spacing w:val="-1"/>
          <w:sz w:val="18"/>
          <w:szCs w:val="18"/>
        </w:rPr>
        <w:t xml:space="preserve"> </w:t>
      </w:r>
      <w:r w:rsidRPr="003E0FE6">
        <w:rPr>
          <w:rFonts w:ascii="Tahoma" w:hAnsi="Tahoma" w:cs="Tahoma"/>
          <w:sz w:val="18"/>
          <w:szCs w:val="18"/>
        </w:rPr>
        <w:t>inclusive</w:t>
      </w:r>
      <w:r w:rsidRPr="003E0FE6">
        <w:rPr>
          <w:rFonts w:ascii="Tahoma" w:hAnsi="Tahoma" w:cs="Tahoma"/>
          <w:spacing w:val="1"/>
          <w:sz w:val="18"/>
          <w:szCs w:val="18"/>
        </w:rPr>
        <w:t xml:space="preserve"> </w:t>
      </w:r>
      <w:r w:rsidRPr="003E0FE6">
        <w:rPr>
          <w:rFonts w:ascii="Tahoma" w:hAnsi="Tahoma" w:cs="Tahoma"/>
          <w:sz w:val="18"/>
          <w:szCs w:val="18"/>
        </w:rPr>
        <w:t>no caso</w:t>
      </w:r>
      <w:r w:rsidRPr="003E0FE6">
        <w:rPr>
          <w:rFonts w:ascii="Tahoma" w:hAnsi="Tahoma" w:cs="Tahoma"/>
          <w:spacing w:val="-3"/>
          <w:sz w:val="18"/>
          <w:szCs w:val="18"/>
        </w:rPr>
        <w:t xml:space="preserve"> </w:t>
      </w:r>
      <w:r w:rsidRPr="003E0FE6">
        <w:rPr>
          <w:rFonts w:ascii="Tahoma" w:hAnsi="Tahoma" w:cs="Tahoma"/>
          <w:sz w:val="18"/>
          <w:szCs w:val="18"/>
        </w:rPr>
        <w:t xml:space="preserve">de </w:t>
      </w:r>
      <w:r>
        <w:rPr>
          <w:rFonts w:ascii="Tahoma" w:hAnsi="Tahoma" w:cs="Tahoma"/>
          <w:sz w:val="18"/>
          <w:szCs w:val="18"/>
        </w:rPr>
        <w:t>reprovação</w:t>
      </w:r>
      <w:r w:rsidRPr="003E0FE6">
        <w:rPr>
          <w:rFonts w:ascii="Tahoma" w:hAnsi="Tahoma" w:cs="Tahoma"/>
          <w:sz w:val="18"/>
          <w:szCs w:val="18"/>
        </w:rPr>
        <w:t>.</w:t>
      </w:r>
    </w:p>
    <w:p w14:paraId="7D074BA9" w14:textId="77777777" w:rsidR="003E0FE6" w:rsidRDefault="003E0FE6" w:rsidP="00FD4D4E">
      <w:pPr>
        <w:pStyle w:val="PargrafodaLista"/>
        <w:widowControl w:val="0"/>
        <w:numPr>
          <w:ilvl w:val="1"/>
          <w:numId w:val="18"/>
        </w:numPr>
        <w:tabs>
          <w:tab w:val="left" w:pos="945"/>
        </w:tabs>
        <w:autoSpaceDE w:val="0"/>
        <w:autoSpaceDN w:val="0"/>
        <w:spacing w:before="121" w:line="360" w:lineRule="auto"/>
        <w:ind w:left="709" w:right="-1" w:hanging="709"/>
        <w:jc w:val="both"/>
        <w:rPr>
          <w:rFonts w:ascii="Tahoma" w:hAnsi="Tahoma" w:cs="Tahoma"/>
          <w:sz w:val="18"/>
          <w:szCs w:val="18"/>
        </w:rPr>
      </w:pPr>
      <w:r w:rsidRPr="003E0FE6">
        <w:rPr>
          <w:rFonts w:ascii="Tahoma" w:hAnsi="Tahoma" w:cs="Tahoma"/>
          <w:sz w:val="18"/>
          <w:szCs w:val="18"/>
        </w:rPr>
        <w:t xml:space="preserve">Os dados e conteúdos existentes na plataforma disponibilizada para a </w:t>
      </w:r>
      <w:proofErr w:type="spellStart"/>
      <w:r w:rsidRPr="003E0FE6">
        <w:rPr>
          <w:rFonts w:ascii="Tahoma" w:hAnsi="Tahoma" w:cs="Tahoma"/>
          <w:sz w:val="18"/>
          <w:szCs w:val="18"/>
        </w:rPr>
        <w:t>PoC</w:t>
      </w:r>
      <w:proofErr w:type="spellEnd"/>
      <w:r w:rsidRPr="003E0FE6">
        <w:rPr>
          <w:rFonts w:ascii="Tahoma" w:hAnsi="Tahoma" w:cs="Tahoma"/>
          <w:sz w:val="18"/>
          <w:szCs w:val="18"/>
        </w:rPr>
        <w:t xml:space="preserve"> devem ser fictícios, mas que</w:t>
      </w:r>
      <w:r w:rsidRPr="003E0FE6">
        <w:rPr>
          <w:rFonts w:ascii="Tahoma" w:hAnsi="Tahoma" w:cs="Tahoma"/>
          <w:spacing w:val="1"/>
          <w:sz w:val="18"/>
          <w:szCs w:val="18"/>
        </w:rPr>
        <w:t xml:space="preserve"> </w:t>
      </w:r>
      <w:r w:rsidRPr="003E0FE6">
        <w:rPr>
          <w:rFonts w:ascii="Tahoma" w:hAnsi="Tahoma" w:cs="Tahoma"/>
          <w:sz w:val="18"/>
          <w:szCs w:val="18"/>
        </w:rPr>
        <w:t>possibilitem</w:t>
      </w:r>
      <w:r w:rsidRPr="003E0FE6">
        <w:rPr>
          <w:rFonts w:ascii="Tahoma" w:hAnsi="Tahoma" w:cs="Tahoma"/>
          <w:spacing w:val="-3"/>
          <w:sz w:val="18"/>
          <w:szCs w:val="18"/>
        </w:rPr>
        <w:t xml:space="preserve"> </w:t>
      </w:r>
      <w:r w:rsidRPr="003E0FE6">
        <w:rPr>
          <w:rFonts w:ascii="Tahoma" w:hAnsi="Tahoma" w:cs="Tahoma"/>
          <w:sz w:val="18"/>
          <w:szCs w:val="18"/>
        </w:rPr>
        <w:t>a</w:t>
      </w:r>
      <w:r w:rsidRPr="003E0FE6">
        <w:rPr>
          <w:rFonts w:ascii="Tahoma" w:hAnsi="Tahoma" w:cs="Tahoma"/>
          <w:spacing w:val="-3"/>
          <w:sz w:val="18"/>
          <w:szCs w:val="18"/>
        </w:rPr>
        <w:t xml:space="preserve"> </w:t>
      </w:r>
      <w:r w:rsidRPr="003E0FE6">
        <w:rPr>
          <w:rFonts w:ascii="Tahoma" w:hAnsi="Tahoma" w:cs="Tahoma"/>
          <w:sz w:val="18"/>
          <w:szCs w:val="18"/>
        </w:rPr>
        <w:t>avaliação dos</w:t>
      </w:r>
      <w:r w:rsidRPr="003E0FE6">
        <w:rPr>
          <w:rFonts w:ascii="Tahoma" w:hAnsi="Tahoma" w:cs="Tahoma"/>
          <w:spacing w:val="-3"/>
          <w:sz w:val="18"/>
          <w:szCs w:val="18"/>
        </w:rPr>
        <w:t xml:space="preserve"> </w:t>
      </w:r>
      <w:r w:rsidRPr="003E0FE6">
        <w:rPr>
          <w:rFonts w:ascii="Tahoma" w:hAnsi="Tahoma" w:cs="Tahoma"/>
          <w:sz w:val="18"/>
          <w:szCs w:val="18"/>
        </w:rPr>
        <w:t>requisitos</w:t>
      </w:r>
      <w:r w:rsidRPr="003E0FE6">
        <w:rPr>
          <w:rFonts w:ascii="Tahoma" w:hAnsi="Tahoma" w:cs="Tahoma"/>
          <w:spacing w:val="-3"/>
          <w:sz w:val="18"/>
          <w:szCs w:val="18"/>
        </w:rPr>
        <w:t xml:space="preserve"> </w:t>
      </w:r>
      <w:r w:rsidRPr="003E0FE6">
        <w:rPr>
          <w:rFonts w:ascii="Tahoma" w:hAnsi="Tahoma" w:cs="Tahoma"/>
          <w:sz w:val="18"/>
          <w:szCs w:val="18"/>
        </w:rPr>
        <w:t>e</w:t>
      </w:r>
      <w:r w:rsidRPr="003E0FE6">
        <w:rPr>
          <w:rFonts w:ascii="Tahoma" w:hAnsi="Tahoma" w:cs="Tahoma"/>
          <w:spacing w:val="-3"/>
          <w:sz w:val="18"/>
          <w:szCs w:val="18"/>
        </w:rPr>
        <w:t xml:space="preserve"> </w:t>
      </w:r>
      <w:r w:rsidRPr="003E0FE6">
        <w:rPr>
          <w:rFonts w:ascii="Tahoma" w:hAnsi="Tahoma" w:cs="Tahoma"/>
          <w:sz w:val="18"/>
          <w:szCs w:val="18"/>
        </w:rPr>
        <w:t>as</w:t>
      </w:r>
      <w:r w:rsidRPr="003E0FE6">
        <w:rPr>
          <w:rFonts w:ascii="Tahoma" w:hAnsi="Tahoma" w:cs="Tahoma"/>
          <w:spacing w:val="-4"/>
          <w:sz w:val="18"/>
          <w:szCs w:val="18"/>
        </w:rPr>
        <w:t xml:space="preserve"> </w:t>
      </w:r>
      <w:r w:rsidRPr="003E0FE6">
        <w:rPr>
          <w:rFonts w:ascii="Tahoma" w:hAnsi="Tahoma" w:cs="Tahoma"/>
          <w:sz w:val="18"/>
          <w:szCs w:val="18"/>
        </w:rPr>
        <w:t>integrações</w:t>
      </w:r>
      <w:r w:rsidRPr="003E0FE6">
        <w:rPr>
          <w:rFonts w:ascii="Tahoma" w:hAnsi="Tahoma" w:cs="Tahoma"/>
          <w:spacing w:val="-2"/>
          <w:sz w:val="18"/>
          <w:szCs w:val="18"/>
        </w:rPr>
        <w:t xml:space="preserve"> </w:t>
      </w:r>
      <w:r w:rsidRPr="003E0FE6">
        <w:rPr>
          <w:rFonts w:ascii="Tahoma" w:hAnsi="Tahoma" w:cs="Tahoma"/>
          <w:sz w:val="18"/>
          <w:szCs w:val="18"/>
        </w:rPr>
        <w:t>com</w:t>
      </w:r>
      <w:r w:rsidRPr="003E0FE6">
        <w:rPr>
          <w:rFonts w:ascii="Tahoma" w:hAnsi="Tahoma" w:cs="Tahoma"/>
          <w:spacing w:val="-6"/>
          <w:sz w:val="18"/>
          <w:szCs w:val="18"/>
        </w:rPr>
        <w:t xml:space="preserve"> </w:t>
      </w:r>
      <w:r w:rsidRPr="003E0FE6">
        <w:rPr>
          <w:rFonts w:ascii="Tahoma" w:hAnsi="Tahoma" w:cs="Tahoma"/>
          <w:sz w:val="18"/>
          <w:szCs w:val="18"/>
        </w:rPr>
        <w:t>os</w:t>
      </w:r>
      <w:r w:rsidRPr="003E0FE6">
        <w:rPr>
          <w:rFonts w:ascii="Tahoma" w:hAnsi="Tahoma" w:cs="Tahoma"/>
          <w:spacing w:val="-3"/>
          <w:sz w:val="18"/>
          <w:szCs w:val="18"/>
        </w:rPr>
        <w:t xml:space="preserve"> </w:t>
      </w:r>
      <w:r w:rsidRPr="003E0FE6">
        <w:rPr>
          <w:rFonts w:ascii="Tahoma" w:hAnsi="Tahoma" w:cs="Tahoma"/>
          <w:sz w:val="18"/>
          <w:szCs w:val="18"/>
        </w:rPr>
        <w:t>sistemas</w:t>
      </w:r>
      <w:r w:rsidRPr="003E0FE6">
        <w:rPr>
          <w:rFonts w:ascii="Tahoma" w:hAnsi="Tahoma" w:cs="Tahoma"/>
          <w:spacing w:val="-3"/>
          <w:sz w:val="18"/>
          <w:szCs w:val="18"/>
        </w:rPr>
        <w:t xml:space="preserve"> </w:t>
      </w:r>
      <w:r w:rsidRPr="003E0FE6">
        <w:rPr>
          <w:rFonts w:ascii="Tahoma" w:hAnsi="Tahoma" w:cs="Tahoma"/>
          <w:sz w:val="18"/>
          <w:szCs w:val="18"/>
        </w:rPr>
        <w:t>da</w:t>
      </w:r>
      <w:r w:rsidRPr="003E0FE6">
        <w:rPr>
          <w:rFonts w:ascii="Tahoma" w:hAnsi="Tahoma" w:cs="Tahoma"/>
          <w:spacing w:val="-5"/>
          <w:sz w:val="18"/>
          <w:szCs w:val="18"/>
        </w:rPr>
        <w:t xml:space="preserve"> </w:t>
      </w:r>
      <w:r w:rsidRPr="003E0FE6">
        <w:rPr>
          <w:rFonts w:ascii="Tahoma" w:hAnsi="Tahoma" w:cs="Tahoma"/>
          <w:sz w:val="18"/>
          <w:szCs w:val="18"/>
        </w:rPr>
        <w:t>Finep</w:t>
      </w:r>
      <w:r w:rsidRPr="003E0FE6">
        <w:rPr>
          <w:rFonts w:ascii="Tahoma" w:hAnsi="Tahoma" w:cs="Tahoma"/>
          <w:spacing w:val="-3"/>
          <w:sz w:val="18"/>
          <w:szCs w:val="18"/>
        </w:rPr>
        <w:t xml:space="preserve"> </w:t>
      </w:r>
      <w:r w:rsidRPr="003E0FE6">
        <w:rPr>
          <w:rFonts w:ascii="Tahoma" w:hAnsi="Tahoma" w:cs="Tahoma"/>
          <w:sz w:val="18"/>
          <w:szCs w:val="18"/>
        </w:rPr>
        <w:t>ou</w:t>
      </w:r>
      <w:r w:rsidRPr="003E0FE6">
        <w:rPr>
          <w:rFonts w:ascii="Tahoma" w:hAnsi="Tahoma" w:cs="Tahoma"/>
          <w:spacing w:val="-5"/>
          <w:sz w:val="18"/>
          <w:szCs w:val="18"/>
        </w:rPr>
        <w:t xml:space="preserve"> </w:t>
      </w:r>
      <w:r w:rsidRPr="003E0FE6">
        <w:rPr>
          <w:rFonts w:ascii="Tahoma" w:hAnsi="Tahoma" w:cs="Tahoma"/>
          <w:sz w:val="18"/>
          <w:szCs w:val="18"/>
        </w:rPr>
        <w:t>em</w:t>
      </w:r>
      <w:r w:rsidRPr="003E0FE6">
        <w:rPr>
          <w:rFonts w:ascii="Tahoma" w:hAnsi="Tahoma" w:cs="Tahoma"/>
          <w:spacing w:val="-5"/>
          <w:sz w:val="18"/>
          <w:szCs w:val="18"/>
        </w:rPr>
        <w:t xml:space="preserve"> </w:t>
      </w:r>
      <w:r w:rsidRPr="003E0FE6">
        <w:rPr>
          <w:rFonts w:ascii="Tahoma" w:hAnsi="Tahoma" w:cs="Tahoma"/>
          <w:sz w:val="18"/>
          <w:szCs w:val="18"/>
        </w:rPr>
        <w:t>seu</w:t>
      </w:r>
      <w:r w:rsidRPr="003E0FE6">
        <w:rPr>
          <w:rFonts w:ascii="Tahoma" w:hAnsi="Tahoma" w:cs="Tahoma"/>
          <w:spacing w:val="-3"/>
          <w:sz w:val="18"/>
          <w:szCs w:val="18"/>
        </w:rPr>
        <w:t xml:space="preserve"> </w:t>
      </w:r>
      <w:r w:rsidRPr="003E0FE6">
        <w:rPr>
          <w:rFonts w:ascii="Tahoma" w:hAnsi="Tahoma" w:cs="Tahoma"/>
          <w:sz w:val="18"/>
          <w:szCs w:val="18"/>
        </w:rPr>
        <w:t>ambiente</w:t>
      </w:r>
      <w:r w:rsidRPr="003E0FE6">
        <w:rPr>
          <w:rFonts w:ascii="Tahoma" w:hAnsi="Tahoma" w:cs="Tahoma"/>
          <w:spacing w:val="-3"/>
          <w:sz w:val="18"/>
          <w:szCs w:val="18"/>
        </w:rPr>
        <w:t xml:space="preserve"> </w:t>
      </w:r>
      <w:r>
        <w:rPr>
          <w:rFonts w:ascii="Tahoma" w:hAnsi="Tahoma" w:cs="Tahoma"/>
          <w:sz w:val="18"/>
          <w:szCs w:val="18"/>
        </w:rPr>
        <w:t>com configuração</w:t>
      </w:r>
      <w:r w:rsidRPr="003E0FE6">
        <w:rPr>
          <w:rFonts w:ascii="Tahoma" w:hAnsi="Tahoma" w:cs="Tahoma"/>
          <w:spacing w:val="-4"/>
          <w:sz w:val="18"/>
          <w:szCs w:val="18"/>
        </w:rPr>
        <w:t xml:space="preserve"> </w:t>
      </w:r>
      <w:r w:rsidRPr="003E0FE6">
        <w:rPr>
          <w:rFonts w:ascii="Tahoma" w:hAnsi="Tahoma" w:cs="Tahoma"/>
          <w:sz w:val="18"/>
          <w:szCs w:val="18"/>
        </w:rPr>
        <w:t xml:space="preserve">semelhante </w:t>
      </w:r>
      <w:r>
        <w:rPr>
          <w:rFonts w:ascii="Tahoma" w:hAnsi="Tahoma" w:cs="Tahoma"/>
          <w:sz w:val="18"/>
          <w:szCs w:val="18"/>
        </w:rPr>
        <w:t>à</w:t>
      </w:r>
      <w:r w:rsidRPr="003E0FE6">
        <w:rPr>
          <w:rFonts w:ascii="Tahoma" w:hAnsi="Tahoma" w:cs="Tahoma"/>
          <w:sz w:val="18"/>
          <w:szCs w:val="18"/>
        </w:rPr>
        <w:t xml:space="preserve"> da Finep.</w:t>
      </w:r>
    </w:p>
    <w:p w14:paraId="5D3B56F2" w14:textId="05491920" w:rsidR="003E0FE6" w:rsidRDefault="003E0FE6" w:rsidP="00FD4D4E">
      <w:pPr>
        <w:pStyle w:val="PargrafodaLista"/>
        <w:widowControl w:val="0"/>
        <w:numPr>
          <w:ilvl w:val="1"/>
          <w:numId w:val="18"/>
        </w:numPr>
        <w:tabs>
          <w:tab w:val="left" w:pos="945"/>
        </w:tabs>
        <w:autoSpaceDE w:val="0"/>
        <w:autoSpaceDN w:val="0"/>
        <w:spacing w:before="121" w:line="360" w:lineRule="auto"/>
        <w:ind w:left="709" w:right="-1" w:hanging="709"/>
        <w:jc w:val="both"/>
        <w:rPr>
          <w:rFonts w:ascii="Tahoma" w:hAnsi="Tahoma" w:cs="Tahoma"/>
          <w:sz w:val="18"/>
          <w:szCs w:val="18"/>
        </w:rPr>
      </w:pPr>
      <w:r w:rsidRPr="003E0FE6">
        <w:rPr>
          <w:rFonts w:ascii="Tahoma" w:hAnsi="Tahoma" w:cs="Tahoma"/>
          <w:sz w:val="18"/>
          <w:szCs w:val="18"/>
        </w:rPr>
        <w:t>A</w:t>
      </w:r>
      <w:r w:rsidRPr="003E0FE6">
        <w:rPr>
          <w:rFonts w:ascii="Tahoma" w:hAnsi="Tahoma" w:cs="Tahoma"/>
          <w:spacing w:val="-6"/>
          <w:sz w:val="18"/>
          <w:szCs w:val="18"/>
        </w:rPr>
        <w:t xml:space="preserve"> </w:t>
      </w:r>
      <w:r w:rsidRPr="003E0FE6">
        <w:rPr>
          <w:rFonts w:ascii="Tahoma" w:hAnsi="Tahoma" w:cs="Tahoma"/>
          <w:sz w:val="18"/>
          <w:szCs w:val="18"/>
        </w:rPr>
        <w:t>relação</w:t>
      </w:r>
      <w:r w:rsidRPr="003E0FE6">
        <w:rPr>
          <w:rFonts w:ascii="Tahoma" w:hAnsi="Tahoma" w:cs="Tahoma"/>
          <w:spacing w:val="-3"/>
          <w:sz w:val="18"/>
          <w:szCs w:val="18"/>
        </w:rPr>
        <w:t xml:space="preserve"> </w:t>
      </w:r>
      <w:r w:rsidRPr="003E0FE6">
        <w:rPr>
          <w:rFonts w:ascii="Tahoma" w:hAnsi="Tahoma" w:cs="Tahoma"/>
          <w:sz w:val="18"/>
          <w:szCs w:val="18"/>
        </w:rPr>
        <w:t>de</w:t>
      </w:r>
      <w:r w:rsidRPr="003E0FE6">
        <w:rPr>
          <w:rFonts w:ascii="Tahoma" w:hAnsi="Tahoma" w:cs="Tahoma"/>
          <w:spacing w:val="-5"/>
          <w:sz w:val="18"/>
          <w:szCs w:val="18"/>
        </w:rPr>
        <w:t xml:space="preserve"> </w:t>
      </w:r>
      <w:r w:rsidRPr="003E0FE6">
        <w:rPr>
          <w:rFonts w:ascii="Tahoma" w:hAnsi="Tahoma" w:cs="Tahoma"/>
          <w:sz w:val="18"/>
          <w:szCs w:val="18"/>
        </w:rPr>
        <w:t>requisitos</w:t>
      </w:r>
      <w:r w:rsidRPr="003E0FE6">
        <w:rPr>
          <w:rFonts w:ascii="Tahoma" w:hAnsi="Tahoma" w:cs="Tahoma"/>
          <w:spacing w:val="-2"/>
          <w:sz w:val="18"/>
          <w:szCs w:val="18"/>
        </w:rPr>
        <w:t xml:space="preserve"> </w:t>
      </w:r>
      <w:r w:rsidRPr="003E0FE6">
        <w:rPr>
          <w:rFonts w:ascii="Tahoma" w:hAnsi="Tahoma" w:cs="Tahoma"/>
          <w:sz w:val="18"/>
          <w:szCs w:val="18"/>
        </w:rPr>
        <w:t>que</w:t>
      </w:r>
      <w:r w:rsidRPr="003E0FE6">
        <w:rPr>
          <w:rFonts w:ascii="Tahoma" w:hAnsi="Tahoma" w:cs="Tahoma"/>
          <w:spacing w:val="-1"/>
          <w:sz w:val="18"/>
          <w:szCs w:val="18"/>
        </w:rPr>
        <w:t xml:space="preserve"> </w:t>
      </w:r>
      <w:r w:rsidRPr="003E0FE6">
        <w:rPr>
          <w:rFonts w:ascii="Tahoma" w:hAnsi="Tahoma" w:cs="Tahoma"/>
          <w:sz w:val="18"/>
          <w:szCs w:val="18"/>
        </w:rPr>
        <w:t>serão</w:t>
      </w:r>
      <w:r w:rsidRPr="003E0FE6">
        <w:rPr>
          <w:rFonts w:ascii="Tahoma" w:hAnsi="Tahoma" w:cs="Tahoma"/>
          <w:spacing w:val="-5"/>
          <w:sz w:val="18"/>
          <w:szCs w:val="18"/>
        </w:rPr>
        <w:t xml:space="preserve"> </w:t>
      </w:r>
      <w:r w:rsidRPr="003E0FE6">
        <w:rPr>
          <w:rFonts w:ascii="Tahoma" w:hAnsi="Tahoma" w:cs="Tahoma"/>
          <w:sz w:val="18"/>
          <w:szCs w:val="18"/>
        </w:rPr>
        <w:t>avaliados</w:t>
      </w:r>
      <w:r w:rsidRPr="003E0FE6">
        <w:rPr>
          <w:rFonts w:ascii="Tahoma" w:hAnsi="Tahoma" w:cs="Tahoma"/>
          <w:spacing w:val="-3"/>
          <w:sz w:val="18"/>
          <w:szCs w:val="18"/>
        </w:rPr>
        <w:t xml:space="preserve"> </w:t>
      </w:r>
      <w:r w:rsidRPr="003E0FE6">
        <w:rPr>
          <w:rFonts w:ascii="Tahoma" w:hAnsi="Tahoma" w:cs="Tahoma"/>
          <w:sz w:val="18"/>
          <w:szCs w:val="18"/>
        </w:rPr>
        <w:t>e o</w:t>
      </w:r>
      <w:r w:rsidRPr="003E0FE6">
        <w:rPr>
          <w:rFonts w:ascii="Tahoma" w:hAnsi="Tahoma" w:cs="Tahoma"/>
          <w:spacing w:val="-4"/>
          <w:sz w:val="18"/>
          <w:szCs w:val="18"/>
        </w:rPr>
        <w:t xml:space="preserve"> </w:t>
      </w:r>
      <w:r w:rsidRPr="003E0FE6">
        <w:rPr>
          <w:rFonts w:ascii="Tahoma" w:hAnsi="Tahoma" w:cs="Tahoma"/>
          <w:sz w:val="18"/>
          <w:szCs w:val="18"/>
        </w:rPr>
        <w:t>roteiro</w:t>
      </w:r>
      <w:r w:rsidRPr="003E0FE6">
        <w:rPr>
          <w:rFonts w:ascii="Tahoma" w:hAnsi="Tahoma" w:cs="Tahoma"/>
          <w:spacing w:val="-1"/>
          <w:sz w:val="18"/>
          <w:szCs w:val="18"/>
        </w:rPr>
        <w:t xml:space="preserve"> </w:t>
      </w:r>
      <w:r w:rsidRPr="003E0FE6">
        <w:rPr>
          <w:rFonts w:ascii="Tahoma" w:hAnsi="Tahoma" w:cs="Tahoma"/>
          <w:sz w:val="18"/>
          <w:szCs w:val="18"/>
        </w:rPr>
        <w:t>de avaliação</w:t>
      </w:r>
      <w:r w:rsidRPr="003E0FE6">
        <w:rPr>
          <w:rFonts w:ascii="Tahoma" w:hAnsi="Tahoma" w:cs="Tahoma"/>
          <w:spacing w:val="-5"/>
          <w:sz w:val="18"/>
          <w:szCs w:val="18"/>
        </w:rPr>
        <w:t xml:space="preserve"> </w:t>
      </w:r>
      <w:r w:rsidRPr="003E0FE6">
        <w:rPr>
          <w:rFonts w:ascii="Tahoma" w:hAnsi="Tahoma" w:cs="Tahoma"/>
          <w:sz w:val="18"/>
          <w:szCs w:val="18"/>
        </w:rPr>
        <w:t>constam</w:t>
      </w:r>
      <w:r w:rsidRPr="003E0FE6">
        <w:rPr>
          <w:rFonts w:ascii="Tahoma" w:hAnsi="Tahoma" w:cs="Tahoma"/>
          <w:spacing w:val="-6"/>
          <w:sz w:val="18"/>
          <w:szCs w:val="18"/>
        </w:rPr>
        <w:t xml:space="preserve"> </w:t>
      </w:r>
      <w:r w:rsidRPr="003E0FE6">
        <w:rPr>
          <w:rFonts w:ascii="Tahoma" w:hAnsi="Tahoma" w:cs="Tahoma"/>
          <w:sz w:val="18"/>
          <w:szCs w:val="18"/>
        </w:rPr>
        <w:t>no</w:t>
      </w:r>
      <w:r w:rsidRPr="003E0FE6">
        <w:rPr>
          <w:rFonts w:ascii="Tahoma" w:hAnsi="Tahoma" w:cs="Tahoma"/>
          <w:spacing w:val="-1"/>
          <w:sz w:val="18"/>
          <w:szCs w:val="18"/>
        </w:rPr>
        <w:t xml:space="preserve"> </w:t>
      </w:r>
      <w:r w:rsidRPr="003E0FE6">
        <w:rPr>
          <w:rFonts w:ascii="Tahoma" w:hAnsi="Tahoma" w:cs="Tahoma"/>
          <w:sz w:val="18"/>
          <w:szCs w:val="18"/>
        </w:rPr>
        <w:t>caderno</w:t>
      </w:r>
      <w:r w:rsidRPr="003E0FE6">
        <w:rPr>
          <w:rFonts w:ascii="Tahoma" w:hAnsi="Tahoma" w:cs="Tahoma"/>
          <w:spacing w:val="-1"/>
          <w:sz w:val="18"/>
          <w:szCs w:val="18"/>
        </w:rPr>
        <w:t xml:space="preserve"> </w:t>
      </w:r>
      <w:r w:rsidRPr="003E0FE6">
        <w:rPr>
          <w:rFonts w:ascii="Tahoma" w:hAnsi="Tahoma" w:cs="Tahoma"/>
          <w:sz w:val="18"/>
          <w:szCs w:val="18"/>
        </w:rPr>
        <w:t xml:space="preserve">da </w:t>
      </w:r>
      <w:proofErr w:type="spellStart"/>
      <w:r w:rsidRPr="003E0FE6">
        <w:rPr>
          <w:rFonts w:ascii="Tahoma" w:hAnsi="Tahoma" w:cs="Tahoma"/>
          <w:sz w:val="18"/>
          <w:szCs w:val="18"/>
        </w:rPr>
        <w:t>PoC</w:t>
      </w:r>
      <w:proofErr w:type="spellEnd"/>
      <w:r w:rsidRPr="003E0FE6">
        <w:rPr>
          <w:rFonts w:ascii="Tahoma" w:hAnsi="Tahoma" w:cs="Tahoma"/>
          <w:sz w:val="18"/>
          <w:szCs w:val="18"/>
        </w:rPr>
        <w:t>,</w:t>
      </w:r>
      <w:r w:rsidRPr="003E0FE6">
        <w:rPr>
          <w:rFonts w:ascii="Tahoma" w:hAnsi="Tahoma" w:cs="Tahoma"/>
          <w:spacing w:val="-5"/>
          <w:sz w:val="18"/>
          <w:szCs w:val="18"/>
        </w:rPr>
        <w:t xml:space="preserve"> </w:t>
      </w:r>
      <w:r w:rsidRPr="003E0FE6">
        <w:rPr>
          <w:rFonts w:ascii="Tahoma" w:hAnsi="Tahoma" w:cs="Tahoma"/>
          <w:sz w:val="18"/>
          <w:szCs w:val="18"/>
        </w:rPr>
        <w:t>disponível</w:t>
      </w:r>
      <w:r w:rsidRPr="003E0FE6">
        <w:rPr>
          <w:rFonts w:ascii="Tahoma" w:hAnsi="Tahoma" w:cs="Tahoma"/>
          <w:spacing w:val="-54"/>
          <w:sz w:val="18"/>
          <w:szCs w:val="18"/>
        </w:rPr>
        <w:t xml:space="preserve"> </w:t>
      </w:r>
      <w:r w:rsidRPr="003E0FE6">
        <w:rPr>
          <w:rFonts w:ascii="Tahoma" w:hAnsi="Tahoma" w:cs="Tahoma"/>
          <w:sz w:val="18"/>
          <w:szCs w:val="18"/>
        </w:rPr>
        <w:t xml:space="preserve">no </w:t>
      </w:r>
      <w:r>
        <w:rPr>
          <w:rFonts w:ascii="Tahoma" w:hAnsi="Tahoma" w:cs="Tahoma"/>
          <w:sz w:val="18"/>
          <w:szCs w:val="18"/>
        </w:rPr>
        <w:t>Anexo I</w:t>
      </w:r>
      <w:r w:rsidR="008C345F">
        <w:rPr>
          <w:rFonts w:ascii="Tahoma" w:hAnsi="Tahoma" w:cs="Tahoma"/>
          <w:sz w:val="18"/>
          <w:szCs w:val="18"/>
        </w:rPr>
        <w:t>-</w:t>
      </w:r>
      <w:r w:rsidRPr="003E0FE6">
        <w:rPr>
          <w:rFonts w:ascii="Tahoma" w:hAnsi="Tahoma" w:cs="Tahoma"/>
          <w:color w:val="FF0000"/>
          <w:sz w:val="18"/>
          <w:szCs w:val="18"/>
          <w:highlight w:val="lightGray"/>
        </w:rPr>
        <w:t>X</w:t>
      </w:r>
      <w:r w:rsidRPr="003E0FE6">
        <w:rPr>
          <w:rFonts w:ascii="Tahoma" w:hAnsi="Tahoma" w:cs="Tahoma"/>
          <w:sz w:val="18"/>
          <w:szCs w:val="18"/>
        </w:rPr>
        <w:t xml:space="preserve"> deste Termo de Referência, considerando a versão entregue pel</w:t>
      </w:r>
      <w:r>
        <w:rPr>
          <w:rFonts w:ascii="Tahoma" w:hAnsi="Tahoma" w:cs="Tahoma"/>
          <w:sz w:val="18"/>
          <w:szCs w:val="18"/>
        </w:rPr>
        <w:t>o</w:t>
      </w:r>
      <w:r w:rsidRPr="003E0FE6">
        <w:rPr>
          <w:rFonts w:ascii="Tahoma" w:hAnsi="Tahoma" w:cs="Tahoma"/>
          <w:sz w:val="18"/>
          <w:szCs w:val="18"/>
        </w:rPr>
        <w:t xml:space="preserve"> Licitante na proposta de preços, com</w:t>
      </w:r>
      <w:r w:rsidRPr="003E0FE6">
        <w:rPr>
          <w:rFonts w:ascii="Tahoma" w:hAnsi="Tahoma" w:cs="Tahoma"/>
          <w:spacing w:val="-3"/>
          <w:sz w:val="18"/>
          <w:szCs w:val="18"/>
        </w:rPr>
        <w:t xml:space="preserve"> </w:t>
      </w:r>
      <w:r w:rsidRPr="003E0FE6">
        <w:rPr>
          <w:rFonts w:ascii="Tahoma" w:hAnsi="Tahoma" w:cs="Tahoma"/>
          <w:sz w:val="18"/>
          <w:szCs w:val="18"/>
        </w:rPr>
        <w:t>as</w:t>
      </w:r>
      <w:r w:rsidRPr="003E0FE6">
        <w:rPr>
          <w:rFonts w:ascii="Tahoma" w:hAnsi="Tahoma" w:cs="Tahoma"/>
          <w:spacing w:val="-1"/>
          <w:sz w:val="18"/>
          <w:szCs w:val="18"/>
        </w:rPr>
        <w:t xml:space="preserve"> </w:t>
      </w:r>
      <w:r w:rsidRPr="003E0FE6">
        <w:rPr>
          <w:rFonts w:ascii="Tahoma" w:hAnsi="Tahoma" w:cs="Tahoma"/>
          <w:sz w:val="18"/>
          <w:szCs w:val="18"/>
        </w:rPr>
        <w:t>indicações</w:t>
      </w:r>
      <w:r w:rsidRPr="003E0FE6">
        <w:rPr>
          <w:rFonts w:ascii="Tahoma" w:hAnsi="Tahoma" w:cs="Tahoma"/>
          <w:spacing w:val="2"/>
          <w:sz w:val="18"/>
          <w:szCs w:val="18"/>
        </w:rPr>
        <w:t xml:space="preserve"> </w:t>
      </w:r>
      <w:r w:rsidRPr="003E0FE6">
        <w:rPr>
          <w:rFonts w:ascii="Tahoma" w:hAnsi="Tahoma" w:cs="Tahoma"/>
          <w:sz w:val="18"/>
          <w:szCs w:val="18"/>
        </w:rPr>
        <w:t>de</w:t>
      </w:r>
      <w:r w:rsidRPr="003E0FE6">
        <w:rPr>
          <w:rFonts w:ascii="Tahoma" w:hAnsi="Tahoma" w:cs="Tahoma"/>
          <w:spacing w:val="-1"/>
          <w:sz w:val="18"/>
          <w:szCs w:val="18"/>
        </w:rPr>
        <w:t xml:space="preserve"> </w:t>
      </w:r>
      <w:r w:rsidRPr="003E0FE6">
        <w:rPr>
          <w:rFonts w:ascii="Tahoma" w:hAnsi="Tahoma" w:cs="Tahoma"/>
          <w:sz w:val="18"/>
          <w:szCs w:val="18"/>
        </w:rPr>
        <w:t>não atendimento,</w:t>
      </w:r>
      <w:r w:rsidRPr="003E0FE6">
        <w:rPr>
          <w:rFonts w:ascii="Tahoma" w:hAnsi="Tahoma" w:cs="Tahoma"/>
          <w:spacing w:val="-1"/>
          <w:sz w:val="18"/>
          <w:szCs w:val="18"/>
        </w:rPr>
        <w:t xml:space="preserve"> </w:t>
      </w:r>
      <w:r w:rsidRPr="003E0FE6">
        <w:rPr>
          <w:rFonts w:ascii="Tahoma" w:hAnsi="Tahoma" w:cs="Tahoma"/>
          <w:sz w:val="18"/>
          <w:szCs w:val="18"/>
        </w:rPr>
        <w:t>atendimento</w:t>
      </w:r>
      <w:r w:rsidRPr="003E0FE6">
        <w:rPr>
          <w:rFonts w:ascii="Tahoma" w:hAnsi="Tahoma" w:cs="Tahoma"/>
          <w:spacing w:val="-4"/>
          <w:sz w:val="18"/>
          <w:szCs w:val="18"/>
        </w:rPr>
        <w:t xml:space="preserve"> </w:t>
      </w:r>
      <w:r w:rsidRPr="003E0FE6">
        <w:rPr>
          <w:rFonts w:ascii="Tahoma" w:hAnsi="Tahoma" w:cs="Tahoma"/>
          <w:sz w:val="18"/>
          <w:szCs w:val="18"/>
        </w:rPr>
        <w:t>nativo ou atendimento</w:t>
      </w:r>
      <w:r w:rsidRPr="003E0FE6">
        <w:rPr>
          <w:rFonts w:ascii="Tahoma" w:hAnsi="Tahoma" w:cs="Tahoma"/>
          <w:spacing w:val="-1"/>
          <w:sz w:val="18"/>
          <w:szCs w:val="18"/>
        </w:rPr>
        <w:t xml:space="preserve"> </w:t>
      </w:r>
      <w:r w:rsidRPr="003E0FE6">
        <w:rPr>
          <w:rFonts w:ascii="Tahoma" w:hAnsi="Tahoma" w:cs="Tahoma"/>
          <w:sz w:val="18"/>
          <w:szCs w:val="18"/>
        </w:rPr>
        <w:t>por</w:t>
      </w:r>
      <w:r w:rsidRPr="003E0FE6">
        <w:rPr>
          <w:rFonts w:ascii="Tahoma" w:hAnsi="Tahoma" w:cs="Tahoma"/>
          <w:spacing w:val="1"/>
          <w:sz w:val="18"/>
          <w:szCs w:val="18"/>
        </w:rPr>
        <w:t xml:space="preserve"> </w:t>
      </w:r>
      <w:r w:rsidRPr="003E0FE6">
        <w:rPr>
          <w:rFonts w:ascii="Tahoma" w:hAnsi="Tahoma" w:cs="Tahoma"/>
          <w:sz w:val="18"/>
          <w:szCs w:val="18"/>
        </w:rPr>
        <w:t>customização.</w:t>
      </w:r>
    </w:p>
    <w:p w14:paraId="2F9DDA4B" w14:textId="77777777" w:rsidR="003E0FE6" w:rsidRDefault="003E0FE6" w:rsidP="00FD4D4E">
      <w:pPr>
        <w:pStyle w:val="PargrafodaLista"/>
        <w:widowControl w:val="0"/>
        <w:numPr>
          <w:ilvl w:val="1"/>
          <w:numId w:val="18"/>
        </w:numPr>
        <w:tabs>
          <w:tab w:val="left" w:pos="945"/>
        </w:tabs>
        <w:autoSpaceDE w:val="0"/>
        <w:autoSpaceDN w:val="0"/>
        <w:spacing w:before="121" w:line="360" w:lineRule="auto"/>
        <w:ind w:left="709" w:right="-1" w:hanging="709"/>
        <w:jc w:val="both"/>
        <w:rPr>
          <w:rFonts w:ascii="Tahoma" w:hAnsi="Tahoma" w:cs="Tahoma"/>
          <w:sz w:val="18"/>
          <w:szCs w:val="18"/>
        </w:rPr>
      </w:pPr>
      <w:r w:rsidRPr="003E0FE6">
        <w:rPr>
          <w:rFonts w:ascii="Tahoma" w:hAnsi="Tahoma" w:cs="Tahoma"/>
          <w:spacing w:val="-6"/>
          <w:sz w:val="18"/>
          <w:szCs w:val="18"/>
        </w:rPr>
        <w:t xml:space="preserve">O </w:t>
      </w:r>
      <w:r w:rsidRPr="003E0FE6">
        <w:rPr>
          <w:rFonts w:ascii="Tahoma" w:hAnsi="Tahoma" w:cs="Tahoma"/>
          <w:sz w:val="18"/>
          <w:szCs w:val="18"/>
        </w:rPr>
        <w:t>Licitante</w:t>
      </w:r>
      <w:r w:rsidRPr="003E0FE6">
        <w:rPr>
          <w:rFonts w:ascii="Tahoma" w:hAnsi="Tahoma" w:cs="Tahoma"/>
          <w:spacing w:val="-5"/>
          <w:sz w:val="18"/>
          <w:szCs w:val="18"/>
        </w:rPr>
        <w:t xml:space="preserve"> </w:t>
      </w:r>
      <w:r w:rsidRPr="003E0FE6">
        <w:rPr>
          <w:rFonts w:ascii="Tahoma" w:hAnsi="Tahoma" w:cs="Tahoma"/>
          <w:sz w:val="18"/>
          <w:szCs w:val="18"/>
        </w:rPr>
        <w:t>deverá</w:t>
      </w:r>
      <w:r w:rsidRPr="003E0FE6">
        <w:rPr>
          <w:rFonts w:ascii="Tahoma" w:hAnsi="Tahoma" w:cs="Tahoma"/>
          <w:spacing w:val="-6"/>
          <w:sz w:val="18"/>
          <w:szCs w:val="18"/>
        </w:rPr>
        <w:t xml:space="preserve"> </w:t>
      </w:r>
      <w:r w:rsidRPr="003E0FE6">
        <w:rPr>
          <w:rFonts w:ascii="Tahoma" w:hAnsi="Tahoma" w:cs="Tahoma"/>
          <w:sz w:val="18"/>
          <w:szCs w:val="18"/>
        </w:rPr>
        <w:t>disponibilizar</w:t>
      </w:r>
      <w:r w:rsidRPr="003E0FE6">
        <w:rPr>
          <w:rFonts w:ascii="Tahoma" w:hAnsi="Tahoma" w:cs="Tahoma"/>
          <w:spacing w:val="-4"/>
          <w:sz w:val="18"/>
          <w:szCs w:val="18"/>
        </w:rPr>
        <w:t xml:space="preserve"> </w:t>
      </w:r>
      <w:r w:rsidRPr="003E0FE6">
        <w:rPr>
          <w:rFonts w:ascii="Tahoma" w:hAnsi="Tahoma" w:cs="Tahoma"/>
          <w:sz w:val="18"/>
          <w:szCs w:val="18"/>
        </w:rPr>
        <w:t>pelo</w:t>
      </w:r>
      <w:r w:rsidRPr="003E0FE6">
        <w:rPr>
          <w:rFonts w:ascii="Tahoma" w:hAnsi="Tahoma" w:cs="Tahoma"/>
          <w:spacing w:val="-3"/>
          <w:sz w:val="18"/>
          <w:szCs w:val="18"/>
        </w:rPr>
        <w:t xml:space="preserve"> </w:t>
      </w:r>
      <w:r w:rsidRPr="003E0FE6">
        <w:rPr>
          <w:rFonts w:ascii="Tahoma" w:hAnsi="Tahoma" w:cs="Tahoma"/>
          <w:sz w:val="18"/>
          <w:szCs w:val="18"/>
        </w:rPr>
        <w:t>menos</w:t>
      </w:r>
      <w:r w:rsidRPr="003E0FE6">
        <w:rPr>
          <w:rFonts w:ascii="Tahoma" w:hAnsi="Tahoma" w:cs="Tahoma"/>
          <w:spacing w:val="-3"/>
          <w:sz w:val="18"/>
          <w:szCs w:val="18"/>
        </w:rPr>
        <w:t xml:space="preserve"> </w:t>
      </w:r>
      <w:r w:rsidRPr="003E0FE6">
        <w:rPr>
          <w:rFonts w:ascii="Tahoma" w:hAnsi="Tahoma" w:cs="Tahoma"/>
          <w:sz w:val="18"/>
          <w:szCs w:val="18"/>
        </w:rPr>
        <w:t>1</w:t>
      </w:r>
      <w:r w:rsidRPr="003E0FE6">
        <w:rPr>
          <w:rFonts w:ascii="Tahoma" w:hAnsi="Tahoma" w:cs="Tahoma"/>
          <w:spacing w:val="-4"/>
          <w:sz w:val="18"/>
          <w:szCs w:val="18"/>
        </w:rPr>
        <w:t xml:space="preserve"> </w:t>
      </w:r>
      <w:r w:rsidRPr="003E0FE6">
        <w:rPr>
          <w:rFonts w:ascii="Tahoma" w:hAnsi="Tahoma" w:cs="Tahoma"/>
          <w:sz w:val="18"/>
          <w:szCs w:val="18"/>
        </w:rPr>
        <w:t>(um)</w:t>
      </w:r>
      <w:r w:rsidRPr="003E0FE6">
        <w:rPr>
          <w:rFonts w:ascii="Tahoma" w:hAnsi="Tahoma" w:cs="Tahoma"/>
          <w:spacing w:val="-4"/>
          <w:sz w:val="18"/>
          <w:szCs w:val="18"/>
        </w:rPr>
        <w:t xml:space="preserve"> </w:t>
      </w:r>
      <w:r w:rsidRPr="003E0FE6">
        <w:rPr>
          <w:rFonts w:ascii="Tahoma" w:hAnsi="Tahoma" w:cs="Tahoma"/>
          <w:sz w:val="18"/>
          <w:szCs w:val="18"/>
        </w:rPr>
        <w:t>profissional</w:t>
      </w:r>
      <w:r w:rsidRPr="003E0FE6">
        <w:rPr>
          <w:rFonts w:ascii="Tahoma" w:hAnsi="Tahoma" w:cs="Tahoma"/>
          <w:spacing w:val="-6"/>
          <w:sz w:val="18"/>
          <w:szCs w:val="18"/>
        </w:rPr>
        <w:t xml:space="preserve"> </w:t>
      </w:r>
      <w:r w:rsidRPr="003E0FE6">
        <w:rPr>
          <w:rFonts w:ascii="Tahoma" w:hAnsi="Tahoma" w:cs="Tahoma"/>
          <w:sz w:val="18"/>
          <w:szCs w:val="18"/>
        </w:rPr>
        <w:t>especialista</w:t>
      </w:r>
      <w:r w:rsidRPr="003E0FE6">
        <w:rPr>
          <w:rFonts w:ascii="Tahoma" w:hAnsi="Tahoma" w:cs="Tahoma"/>
          <w:spacing w:val="-5"/>
          <w:sz w:val="18"/>
          <w:szCs w:val="18"/>
        </w:rPr>
        <w:t xml:space="preserve"> </w:t>
      </w:r>
      <w:r w:rsidRPr="003E0FE6">
        <w:rPr>
          <w:rFonts w:ascii="Tahoma" w:hAnsi="Tahoma" w:cs="Tahoma"/>
          <w:sz w:val="18"/>
          <w:szCs w:val="18"/>
        </w:rPr>
        <w:t>para</w:t>
      </w:r>
      <w:r w:rsidRPr="003E0FE6">
        <w:rPr>
          <w:rFonts w:ascii="Tahoma" w:hAnsi="Tahoma" w:cs="Tahoma"/>
          <w:spacing w:val="-6"/>
          <w:sz w:val="18"/>
          <w:szCs w:val="18"/>
        </w:rPr>
        <w:t xml:space="preserve"> </w:t>
      </w:r>
      <w:r w:rsidRPr="003E0FE6">
        <w:rPr>
          <w:rFonts w:ascii="Tahoma" w:hAnsi="Tahoma" w:cs="Tahoma"/>
          <w:sz w:val="18"/>
          <w:szCs w:val="18"/>
        </w:rPr>
        <w:t>demonstrar</w:t>
      </w:r>
      <w:r w:rsidRPr="003E0FE6">
        <w:rPr>
          <w:rFonts w:ascii="Tahoma" w:hAnsi="Tahoma" w:cs="Tahoma"/>
          <w:spacing w:val="-6"/>
          <w:sz w:val="18"/>
          <w:szCs w:val="18"/>
        </w:rPr>
        <w:t xml:space="preserve"> </w:t>
      </w:r>
      <w:r w:rsidRPr="003E0FE6">
        <w:rPr>
          <w:rFonts w:ascii="Tahoma" w:hAnsi="Tahoma" w:cs="Tahoma"/>
          <w:sz w:val="18"/>
          <w:szCs w:val="18"/>
        </w:rPr>
        <w:t>o</w:t>
      </w:r>
      <w:r w:rsidRPr="003E0FE6">
        <w:rPr>
          <w:rFonts w:ascii="Tahoma" w:hAnsi="Tahoma" w:cs="Tahoma"/>
          <w:spacing w:val="-3"/>
          <w:sz w:val="18"/>
          <w:szCs w:val="18"/>
        </w:rPr>
        <w:t xml:space="preserve"> </w:t>
      </w:r>
      <w:r w:rsidRPr="003E0FE6">
        <w:rPr>
          <w:rFonts w:ascii="Tahoma" w:hAnsi="Tahoma" w:cs="Tahoma"/>
          <w:sz w:val="18"/>
          <w:szCs w:val="18"/>
        </w:rPr>
        <w:t>produto</w:t>
      </w:r>
      <w:r w:rsidRPr="003E0FE6">
        <w:rPr>
          <w:rFonts w:ascii="Tahoma" w:hAnsi="Tahoma" w:cs="Tahoma"/>
          <w:spacing w:val="-5"/>
          <w:sz w:val="18"/>
          <w:szCs w:val="18"/>
        </w:rPr>
        <w:t xml:space="preserve"> </w:t>
      </w:r>
      <w:r>
        <w:rPr>
          <w:rFonts w:ascii="Tahoma" w:hAnsi="Tahoma" w:cs="Tahoma"/>
          <w:sz w:val="18"/>
          <w:szCs w:val="18"/>
        </w:rPr>
        <w:t>e acompanhar</w:t>
      </w:r>
      <w:r w:rsidRPr="003E0FE6">
        <w:rPr>
          <w:rFonts w:ascii="Tahoma" w:hAnsi="Tahoma" w:cs="Tahoma"/>
          <w:spacing w:val="-1"/>
          <w:sz w:val="18"/>
          <w:szCs w:val="18"/>
        </w:rPr>
        <w:t xml:space="preserve"> </w:t>
      </w:r>
      <w:r w:rsidRPr="003E0FE6">
        <w:rPr>
          <w:rFonts w:ascii="Tahoma" w:hAnsi="Tahoma" w:cs="Tahoma"/>
          <w:sz w:val="18"/>
          <w:szCs w:val="18"/>
        </w:rPr>
        <w:t>sua</w:t>
      </w:r>
      <w:r w:rsidRPr="003E0FE6">
        <w:rPr>
          <w:rFonts w:ascii="Tahoma" w:hAnsi="Tahoma" w:cs="Tahoma"/>
          <w:spacing w:val="-3"/>
          <w:sz w:val="18"/>
          <w:szCs w:val="18"/>
        </w:rPr>
        <w:t xml:space="preserve"> </w:t>
      </w:r>
      <w:r w:rsidRPr="003E0FE6">
        <w:rPr>
          <w:rFonts w:ascii="Tahoma" w:hAnsi="Tahoma" w:cs="Tahoma"/>
          <w:sz w:val="18"/>
          <w:szCs w:val="18"/>
        </w:rPr>
        <w:t>avaliação.</w:t>
      </w:r>
    </w:p>
    <w:p w14:paraId="5AB331F2" w14:textId="6C55E50F" w:rsidR="003E0FE6" w:rsidRDefault="003E0FE6" w:rsidP="00FD4D4E">
      <w:pPr>
        <w:pStyle w:val="PargrafodaLista"/>
        <w:widowControl w:val="0"/>
        <w:numPr>
          <w:ilvl w:val="1"/>
          <w:numId w:val="18"/>
        </w:numPr>
        <w:tabs>
          <w:tab w:val="left" w:pos="945"/>
        </w:tabs>
        <w:autoSpaceDE w:val="0"/>
        <w:autoSpaceDN w:val="0"/>
        <w:spacing w:before="121" w:line="360" w:lineRule="auto"/>
        <w:ind w:left="709" w:right="-1" w:hanging="709"/>
        <w:jc w:val="both"/>
        <w:rPr>
          <w:rFonts w:ascii="Tahoma" w:hAnsi="Tahoma" w:cs="Tahoma"/>
          <w:sz w:val="18"/>
          <w:szCs w:val="18"/>
        </w:rPr>
      </w:pPr>
      <w:r w:rsidRPr="003E0FE6">
        <w:rPr>
          <w:rFonts w:ascii="Tahoma" w:hAnsi="Tahoma" w:cs="Tahoma"/>
          <w:sz w:val="18"/>
          <w:szCs w:val="18"/>
        </w:rPr>
        <w:t>A</w:t>
      </w:r>
      <w:r w:rsidRPr="003E0FE6">
        <w:rPr>
          <w:rFonts w:ascii="Tahoma" w:hAnsi="Tahoma" w:cs="Tahoma"/>
          <w:spacing w:val="-1"/>
          <w:sz w:val="18"/>
          <w:szCs w:val="18"/>
        </w:rPr>
        <w:t xml:space="preserve"> </w:t>
      </w:r>
      <w:r w:rsidRPr="003E0FE6">
        <w:rPr>
          <w:rFonts w:ascii="Tahoma" w:hAnsi="Tahoma" w:cs="Tahoma"/>
          <w:sz w:val="18"/>
          <w:szCs w:val="18"/>
        </w:rPr>
        <w:t>Prova de</w:t>
      </w:r>
      <w:r w:rsidRPr="003E0FE6">
        <w:rPr>
          <w:rFonts w:ascii="Tahoma" w:hAnsi="Tahoma" w:cs="Tahoma"/>
          <w:spacing w:val="-1"/>
          <w:sz w:val="18"/>
          <w:szCs w:val="18"/>
        </w:rPr>
        <w:t xml:space="preserve"> </w:t>
      </w:r>
      <w:r w:rsidRPr="003E0FE6">
        <w:rPr>
          <w:rFonts w:ascii="Tahoma" w:hAnsi="Tahoma" w:cs="Tahoma"/>
          <w:sz w:val="18"/>
          <w:szCs w:val="18"/>
        </w:rPr>
        <w:t>Conceito</w:t>
      </w:r>
      <w:r w:rsidRPr="003E0FE6">
        <w:rPr>
          <w:rFonts w:ascii="Tahoma" w:hAnsi="Tahoma" w:cs="Tahoma"/>
          <w:spacing w:val="-1"/>
          <w:sz w:val="18"/>
          <w:szCs w:val="18"/>
        </w:rPr>
        <w:t xml:space="preserve"> </w:t>
      </w:r>
      <w:r w:rsidRPr="003E0FE6">
        <w:rPr>
          <w:rFonts w:ascii="Tahoma" w:hAnsi="Tahoma" w:cs="Tahoma"/>
          <w:sz w:val="18"/>
          <w:szCs w:val="18"/>
        </w:rPr>
        <w:t>terá</w:t>
      </w:r>
      <w:r w:rsidRPr="003E0FE6">
        <w:rPr>
          <w:rFonts w:ascii="Tahoma" w:hAnsi="Tahoma" w:cs="Tahoma"/>
          <w:spacing w:val="-4"/>
          <w:sz w:val="18"/>
          <w:szCs w:val="18"/>
        </w:rPr>
        <w:t xml:space="preserve"> </w:t>
      </w:r>
      <w:r w:rsidRPr="003E0FE6">
        <w:rPr>
          <w:rFonts w:ascii="Tahoma" w:hAnsi="Tahoma" w:cs="Tahoma"/>
          <w:sz w:val="18"/>
          <w:szCs w:val="18"/>
        </w:rPr>
        <w:t>duração</w:t>
      </w:r>
      <w:r w:rsidRPr="003E0FE6">
        <w:rPr>
          <w:rFonts w:ascii="Tahoma" w:hAnsi="Tahoma" w:cs="Tahoma"/>
          <w:spacing w:val="-3"/>
          <w:sz w:val="18"/>
          <w:szCs w:val="18"/>
        </w:rPr>
        <w:t xml:space="preserve"> </w:t>
      </w:r>
      <w:r w:rsidRPr="003E0FE6">
        <w:rPr>
          <w:rFonts w:ascii="Tahoma" w:hAnsi="Tahoma" w:cs="Tahoma"/>
          <w:sz w:val="18"/>
          <w:szCs w:val="18"/>
        </w:rPr>
        <w:t>máxima de</w:t>
      </w:r>
      <w:r w:rsidRPr="003E0FE6">
        <w:rPr>
          <w:rFonts w:ascii="Tahoma" w:hAnsi="Tahoma" w:cs="Tahoma"/>
          <w:spacing w:val="-1"/>
          <w:sz w:val="18"/>
          <w:szCs w:val="18"/>
        </w:rPr>
        <w:t xml:space="preserve"> </w:t>
      </w:r>
      <w:r w:rsidRPr="00D20AC6">
        <w:rPr>
          <w:rFonts w:ascii="Tahoma" w:hAnsi="Tahoma" w:cs="Tahoma"/>
          <w:color w:val="FF0000"/>
          <w:sz w:val="18"/>
          <w:szCs w:val="18"/>
          <w:highlight w:val="lightGray"/>
        </w:rPr>
        <w:t>XX</w:t>
      </w:r>
      <w:r w:rsidRPr="00D20AC6">
        <w:rPr>
          <w:rFonts w:ascii="Tahoma" w:hAnsi="Tahoma" w:cs="Tahoma"/>
          <w:color w:val="FF0000"/>
          <w:sz w:val="18"/>
          <w:szCs w:val="18"/>
        </w:rPr>
        <w:t xml:space="preserve"> </w:t>
      </w:r>
      <w:r w:rsidRPr="00D20AC6">
        <w:rPr>
          <w:rFonts w:ascii="Tahoma" w:hAnsi="Tahoma" w:cs="Tahoma"/>
          <w:sz w:val="18"/>
          <w:szCs w:val="18"/>
        </w:rPr>
        <w:t>(</w:t>
      </w:r>
      <w:r w:rsidRPr="00D20AC6">
        <w:rPr>
          <w:rFonts w:ascii="Tahoma" w:hAnsi="Tahoma" w:cs="Tahoma"/>
          <w:color w:val="FF0000"/>
          <w:sz w:val="18"/>
          <w:szCs w:val="18"/>
          <w:highlight w:val="lightGray"/>
        </w:rPr>
        <w:t>XXXX</w:t>
      </w:r>
      <w:r w:rsidRPr="00D20AC6">
        <w:rPr>
          <w:rFonts w:ascii="Tahoma" w:hAnsi="Tahoma" w:cs="Tahoma"/>
          <w:sz w:val="18"/>
          <w:szCs w:val="18"/>
        </w:rPr>
        <w:t>)</w:t>
      </w:r>
      <w:r w:rsidRPr="003E0FE6">
        <w:rPr>
          <w:rFonts w:ascii="Tahoma" w:hAnsi="Tahoma" w:cs="Tahoma"/>
          <w:spacing w:val="-1"/>
          <w:sz w:val="18"/>
          <w:szCs w:val="18"/>
        </w:rPr>
        <w:t xml:space="preserve"> </w:t>
      </w:r>
      <w:r w:rsidRPr="003E0FE6">
        <w:rPr>
          <w:rFonts w:ascii="Tahoma" w:hAnsi="Tahoma" w:cs="Tahoma"/>
          <w:sz w:val="18"/>
          <w:szCs w:val="18"/>
        </w:rPr>
        <w:t>dias úteis,</w:t>
      </w:r>
      <w:r w:rsidRPr="003E0FE6">
        <w:rPr>
          <w:rFonts w:ascii="Tahoma" w:hAnsi="Tahoma" w:cs="Tahoma"/>
          <w:spacing w:val="1"/>
          <w:sz w:val="18"/>
          <w:szCs w:val="18"/>
        </w:rPr>
        <w:t xml:space="preserve"> </w:t>
      </w:r>
      <w:r w:rsidRPr="003E0FE6">
        <w:rPr>
          <w:rFonts w:ascii="Tahoma" w:hAnsi="Tahoma" w:cs="Tahoma"/>
          <w:sz w:val="18"/>
          <w:szCs w:val="18"/>
        </w:rPr>
        <w:t>prorrogáveis,</w:t>
      </w:r>
      <w:r w:rsidRPr="003E0FE6">
        <w:rPr>
          <w:rFonts w:ascii="Tahoma" w:hAnsi="Tahoma" w:cs="Tahoma"/>
          <w:spacing w:val="-2"/>
          <w:sz w:val="18"/>
          <w:szCs w:val="18"/>
        </w:rPr>
        <w:t xml:space="preserve"> </w:t>
      </w:r>
      <w:r w:rsidRPr="003E0FE6">
        <w:rPr>
          <w:rFonts w:ascii="Tahoma" w:hAnsi="Tahoma" w:cs="Tahoma"/>
          <w:sz w:val="18"/>
          <w:szCs w:val="18"/>
        </w:rPr>
        <w:t>a</w:t>
      </w:r>
      <w:r w:rsidRPr="003E0FE6">
        <w:rPr>
          <w:rFonts w:ascii="Tahoma" w:hAnsi="Tahoma" w:cs="Tahoma"/>
          <w:spacing w:val="-3"/>
          <w:sz w:val="18"/>
          <w:szCs w:val="18"/>
        </w:rPr>
        <w:t xml:space="preserve"> </w:t>
      </w:r>
      <w:r w:rsidRPr="003E0FE6">
        <w:rPr>
          <w:rFonts w:ascii="Tahoma" w:hAnsi="Tahoma" w:cs="Tahoma"/>
          <w:sz w:val="18"/>
          <w:szCs w:val="18"/>
        </w:rPr>
        <w:t>critério da Finep.</w:t>
      </w:r>
    </w:p>
    <w:p w14:paraId="22CBAE32" w14:textId="663CEDFE" w:rsidR="003E0FE6" w:rsidRPr="003E0FE6" w:rsidRDefault="003E0FE6" w:rsidP="00FD4D4E">
      <w:pPr>
        <w:pStyle w:val="PargrafodaLista"/>
        <w:widowControl w:val="0"/>
        <w:numPr>
          <w:ilvl w:val="1"/>
          <w:numId w:val="18"/>
        </w:numPr>
        <w:tabs>
          <w:tab w:val="left" w:pos="1243"/>
        </w:tabs>
        <w:autoSpaceDE w:val="0"/>
        <w:autoSpaceDN w:val="0"/>
        <w:spacing w:line="360" w:lineRule="auto"/>
        <w:ind w:left="709" w:right="-1" w:hanging="709"/>
        <w:jc w:val="both"/>
        <w:rPr>
          <w:rFonts w:ascii="Tahoma" w:hAnsi="Tahoma" w:cs="Tahoma"/>
          <w:sz w:val="18"/>
          <w:szCs w:val="18"/>
        </w:rPr>
      </w:pPr>
      <w:r w:rsidRPr="003E0FE6">
        <w:rPr>
          <w:rFonts w:ascii="Tahoma" w:hAnsi="Tahoma" w:cs="Tahoma"/>
          <w:sz w:val="18"/>
          <w:szCs w:val="18"/>
        </w:rPr>
        <w:t xml:space="preserve">A Finep emitirá, no prazo de até </w:t>
      </w:r>
      <w:r w:rsidR="005E4A80" w:rsidRPr="00D20AC6">
        <w:rPr>
          <w:rFonts w:ascii="Tahoma" w:hAnsi="Tahoma" w:cs="Tahoma"/>
          <w:color w:val="FF0000"/>
          <w:sz w:val="18"/>
          <w:szCs w:val="18"/>
          <w:highlight w:val="lightGray"/>
        </w:rPr>
        <w:t>XX</w:t>
      </w:r>
      <w:r w:rsidR="005E4A80" w:rsidRPr="00D20AC6">
        <w:rPr>
          <w:rFonts w:ascii="Tahoma" w:hAnsi="Tahoma" w:cs="Tahoma"/>
          <w:color w:val="FF0000"/>
          <w:sz w:val="18"/>
          <w:szCs w:val="18"/>
        </w:rPr>
        <w:t xml:space="preserve"> </w:t>
      </w:r>
      <w:r w:rsidR="005E4A80" w:rsidRPr="00D20AC6">
        <w:rPr>
          <w:rFonts w:ascii="Tahoma" w:hAnsi="Tahoma" w:cs="Tahoma"/>
          <w:sz w:val="18"/>
          <w:szCs w:val="18"/>
        </w:rPr>
        <w:t>(</w:t>
      </w:r>
      <w:r w:rsidR="005E4A80" w:rsidRPr="00D20AC6">
        <w:rPr>
          <w:rFonts w:ascii="Tahoma" w:hAnsi="Tahoma" w:cs="Tahoma"/>
          <w:color w:val="FF0000"/>
          <w:sz w:val="18"/>
          <w:szCs w:val="18"/>
          <w:highlight w:val="lightGray"/>
        </w:rPr>
        <w:t>XXXX</w:t>
      </w:r>
      <w:r w:rsidRPr="003E0FE6">
        <w:rPr>
          <w:rFonts w:ascii="Tahoma" w:hAnsi="Tahoma" w:cs="Tahoma"/>
          <w:sz w:val="18"/>
          <w:szCs w:val="18"/>
        </w:rPr>
        <w:t>) dias úteis após o encerramento da Prova de</w:t>
      </w:r>
      <w:r w:rsidRPr="003E0FE6">
        <w:rPr>
          <w:rFonts w:ascii="Tahoma" w:hAnsi="Tahoma" w:cs="Tahoma"/>
          <w:spacing w:val="1"/>
          <w:sz w:val="18"/>
          <w:szCs w:val="18"/>
        </w:rPr>
        <w:t xml:space="preserve"> </w:t>
      </w:r>
      <w:r w:rsidRPr="003E0FE6">
        <w:rPr>
          <w:rFonts w:ascii="Tahoma" w:hAnsi="Tahoma" w:cs="Tahoma"/>
          <w:sz w:val="18"/>
          <w:szCs w:val="18"/>
        </w:rPr>
        <w:t>Conceito,</w:t>
      </w:r>
      <w:r w:rsidRPr="003E0FE6">
        <w:rPr>
          <w:rFonts w:ascii="Tahoma" w:hAnsi="Tahoma" w:cs="Tahoma"/>
          <w:spacing w:val="-6"/>
          <w:sz w:val="18"/>
          <w:szCs w:val="18"/>
        </w:rPr>
        <w:t xml:space="preserve"> </w:t>
      </w:r>
      <w:r w:rsidRPr="003E0FE6">
        <w:rPr>
          <w:rFonts w:ascii="Tahoma" w:hAnsi="Tahoma" w:cs="Tahoma"/>
          <w:sz w:val="18"/>
          <w:szCs w:val="18"/>
        </w:rPr>
        <w:t>o</w:t>
      </w:r>
      <w:r w:rsidRPr="003E0FE6">
        <w:rPr>
          <w:rFonts w:ascii="Tahoma" w:hAnsi="Tahoma" w:cs="Tahoma"/>
          <w:spacing w:val="-5"/>
          <w:sz w:val="18"/>
          <w:szCs w:val="18"/>
        </w:rPr>
        <w:t xml:space="preserve"> </w:t>
      </w:r>
      <w:r w:rsidRPr="003E0FE6">
        <w:rPr>
          <w:rFonts w:ascii="Tahoma" w:hAnsi="Tahoma" w:cs="Tahoma"/>
          <w:sz w:val="18"/>
          <w:szCs w:val="18"/>
        </w:rPr>
        <w:t>resultado,</w:t>
      </w:r>
      <w:r w:rsidRPr="003E0FE6">
        <w:rPr>
          <w:rFonts w:ascii="Tahoma" w:hAnsi="Tahoma" w:cs="Tahoma"/>
          <w:spacing w:val="-5"/>
          <w:sz w:val="18"/>
          <w:szCs w:val="18"/>
        </w:rPr>
        <w:t xml:space="preserve"> </w:t>
      </w:r>
      <w:r w:rsidRPr="003E0FE6">
        <w:rPr>
          <w:rFonts w:ascii="Tahoma" w:hAnsi="Tahoma" w:cs="Tahoma"/>
          <w:sz w:val="18"/>
          <w:szCs w:val="18"/>
        </w:rPr>
        <w:t>com</w:t>
      </w:r>
      <w:r w:rsidRPr="003E0FE6">
        <w:rPr>
          <w:rFonts w:ascii="Tahoma" w:hAnsi="Tahoma" w:cs="Tahoma"/>
          <w:spacing w:val="-6"/>
          <w:sz w:val="18"/>
          <w:szCs w:val="18"/>
        </w:rPr>
        <w:t xml:space="preserve"> </w:t>
      </w:r>
      <w:r w:rsidRPr="003E0FE6">
        <w:rPr>
          <w:rFonts w:ascii="Tahoma" w:hAnsi="Tahoma" w:cs="Tahoma"/>
          <w:sz w:val="18"/>
          <w:szCs w:val="18"/>
        </w:rPr>
        <w:t>a</w:t>
      </w:r>
      <w:r w:rsidRPr="003E0FE6">
        <w:rPr>
          <w:rFonts w:ascii="Tahoma" w:hAnsi="Tahoma" w:cs="Tahoma"/>
          <w:spacing w:val="-8"/>
          <w:sz w:val="18"/>
          <w:szCs w:val="18"/>
        </w:rPr>
        <w:t xml:space="preserve"> </w:t>
      </w:r>
      <w:r w:rsidRPr="003E0FE6">
        <w:rPr>
          <w:rFonts w:ascii="Tahoma" w:hAnsi="Tahoma" w:cs="Tahoma"/>
          <w:sz w:val="18"/>
          <w:szCs w:val="18"/>
        </w:rPr>
        <w:t>indicação</w:t>
      </w:r>
      <w:r w:rsidRPr="003E0FE6">
        <w:rPr>
          <w:rFonts w:ascii="Tahoma" w:hAnsi="Tahoma" w:cs="Tahoma"/>
          <w:spacing w:val="-3"/>
          <w:sz w:val="18"/>
          <w:szCs w:val="18"/>
        </w:rPr>
        <w:t xml:space="preserve"> </w:t>
      </w:r>
      <w:r w:rsidRPr="003E0FE6">
        <w:rPr>
          <w:rFonts w:ascii="Tahoma" w:hAnsi="Tahoma" w:cs="Tahoma"/>
          <w:sz w:val="18"/>
          <w:szCs w:val="18"/>
        </w:rPr>
        <w:t>de aprovação</w:t>
      </w:r>
      <w:r w:rsidRPr="003E0FE6">
        <w:rPr>
          <w:rFonts w:ascii="Tahoma" w:hAnsi="Tahoma" w:cs="Tahoma"/>
          <w:spacing w:val="-3"/>
          <w:sz w:val="18"/>
          <w:szCs w:val="18"/>
        </w:rPr>
        <w:t xml:space="preserve"> </w:t>
      </w:r>
      <w:r w:rsidRPr="003E0FE6">
        <w:rPr>
          <w:rFonts w:ascii="Tahoma" w:hAnsi="Tahoma" w:cs="Tahoma"/>
          <w:sz w:val="18"/>
          <w:szCs w:val="18"/>
        </w:rPr>
        <w:t>ou reprovação, bem como o detalhamento da avaliação e respectivas justificativas.</w:t>
      </w:r>
    </w:p>
    <w:p w14:paraId="7AE6720D" w14:textId="6D65BCD2" w:rsidR="003E0FE6" w:rsidRDefault="003E0FE6" w:rsidP="00FD4D4E">
      <w:pPr>
        <w:pStyle w:val="PargrafodaLista"/>
        <w:widowControl w:val="0"/>
        <w:numPr>
          <w:ilvl w:val="1"/>
          <w:numId w:val="18"/>
        </w:numPr>
        <w:tabs>
          <w:tab w:val="left" w:pos="1099"/>
        </w:tabs>
        <w:autoSpaceDE w:val="0"/>
        <w:autoSpaceDN w:val="0"/>
        <w:spacing w:before="101" w:line="357" w:lineRule="auto"/>
        <w:ind w:left="709" w:right="-1" w:hanging="709"/>
        <w:jc w:val="both"/>
        <w:rPr>
          <w:rFonts w:ascii="Tahoma" w:hAnsi="Tahoma" w:cs="Tahoma"/>
          <w:sz w:val="18"/>
          <w:szCs w:val="18"/>
        </w:rPr>
      </w:pPr>
      <w:r w:rsidRPr="003E0FE6">
        <w:rPr>
          <w:rFonts w:ascii="Tahoma" w:hAnsi="Tahoma" w:cs="Tahoma"/>
          <w:sz w:val="18"/>
          <w:szCs w:val="18"/>
        </w:rPr>
        <w:t>Na</w:t>
      </w:r>
      <w:r w:rsidRPr="003E0FE6">
        <w:rPr>
          <w:rFonts w:ascii="Tahoma" w:hAnsi="Tahoma" w:cs="Tahoma"/>
          <w:spacing w:val="-12"/>
          <w:sz w:val="18"/>
          <w:szCs w:val="18"/>
        </w:rPr>
        <w:t xml:space="preserve"> </w:t>
      </w:r>
      <w:r w:rsidRPr="003E0FE6">
        <w:rPr>
          <w:rFonts w:ascii="Tahoma" w:hAnsi="Tahoma" w:cs="Tahoma"/>
          <w:sz w:val="18"/>
          <w:szCs w:val="18"/>
        </w:rPr>
        <w:t>hipótese</w:t>
      </w:r>
      <w:r w:rsidRPr="003E0FE6">
        <w:rPr>
          <w:rFonts w:ascii="Tahoma" w:hAnsi="Tahoma" w:cs="Tahoma"/>
          <w:spacing w:val="-9"/>
          <w:sz w:val="18"/>
          <w:szCs w:val="18"/>
        </w:rPr>
        <w:t xml:space="preserve"> </w:t>
      </w:r>
      <w:r w:rsidRPr="003E0FE6">
        <w:rPr>
          <w:rFonts w:ascii="Tahoma" w:hAnsi="Tahoma" w:cs="Tahoma"/>
          <w:sz w:val="18"/>
          <w:szCs w:val="18"/>
        </w:rPr>
        <w:t>de</w:t>
      </w:r>
      <w:r w:rsidRPr="003E0FE6">
        <w:rPr>
          <w:rFonts w:ascii="Tahoma" w:hAnsi="Tahoma" w:cs="Tahoma"/>
          <w:spacing w:val="-9"/>
          <w:sz w:val="18"/>
          <w:szCs w:val="18"/>
        </w:rPr>
        <w:t xml:space="preserve"> </w:t>
      </w:r>
      <w:r w:rsidRPr="003E0FE6">
        <w:rPr>
          <w:rFonts w:ascii="Tahoma" w:hAnsi="Tahoma" w:cs="Tahoma"/>
          <w:sz w:val="18"/>
          <w:szCs w:val="18"/>
        </w:rPr>
        <w:t>desclassificação</w:t>
      </w:r>
      <w:r w:rsidRPr="003E0FE6">
        <w:rPr>
          <w:rFonts w:ascii="Tahoma" w:hAnsi="Tahoma" w:cs="Tahoma"/>
          <w:spacing w:val="-9"/>
          <w:sz w:val="18"/>
          <w:szCs w:val="18"/>
        </w:rPr>
        <w:t xml:space="preserve"> </w:t>
      </w:r>
      <w:r w:rsidRPr="003E0FE6">
        <w:rPr>
          <w:rFonts w:ascii="Tahoma" w:hAnsi="Tahoma" w:cs="Tahoma"/>
          <w:sz w:val="18"/>
          <w:szCs w:val="18"/>
        </w:rPr>
        <w:t>da</w:t>
      </w:r>
      <w:r w:rsidRPr="003E0FE6">
        <w:rPr>
          <w:rFonts w:ascii="Tahoma" w:hAnsi="Tahoma" w:cs="Tahoma"/>
          <w:spacing w:val="-7"/>
          <w:sz w:val="18"/>
          <w:szCs w:val="18"/>
        </w:rPr>
        <w:t xml:space="preserve"> </w:t>
      </w:r>
      <w:r w:rsidRPr="003E0FE6">
        <w:rPr>
          <w:rFonts w:ascii="Tahoma" w:hAnsi="Tahoma" w:cs="Tahoma"/>
          <w:sz w:val="18"/>
          <w:szCs w:val="18"/>
        </w:rPr>
        <w:t>proposta</w:t>
      </w:r>
      <w:r w:rsidRPr="003E0FE6">
        <w:rPr>
          <w:rFonts w:ascii="Tahoma" w:hAnsi="Tahoma" w:cs="Tahoma"/>
          <w:spacing w:val="-11"/>
          <w:sz w:val="18"/>
          <w:szCs w:val="18"/>
        </w:rPr>
        <w:t xml:space="preserve"> </w:t>
      </w:r>
      <w:r w:rsidRPr="003E0FE6">
        <w:rPr>
          <w:rFonts w:ascii="Tahoma" w:hAnsi="Tahoma" w:cs="Tahoma"/>
          <w:sz w:val="18"/>
          <w:szCs w:val="18"/>
        </w:rPr>
        <w:t>avaliada,</w:t>
      </w:r>
      <w:r w:rsidRPr="003E0FE6">
        <w:rPr>
          <w:rFonts w:ascii="Tahoma" w:hAnsi="Tahoma" w:cs="Tahoma"/>
          <w:spacing w:val="-11"/>
          <w:sz w:val="18"/>
          <w:szCs w:val="18"/>
        </w:rPr>
        <w:t xml:space="preserve"> </w:t>
      </w:r>
      <w:r w:rsidRPr="003E0FE6">
        <w:rPr>
          <w:rFonts w:ascii="Tahoma" w:hAnsi="Tahoma" w:cs="Tahoma"/>
          <w:sz w:val="18"/>
          <w:szCs w:val="18"/>
        </w:rPr>
        <w:t>exatamente</w:t>
      </w:r>
      <w:r w:rsidRPr="003E0FE6">
        <w:rPr>
          <w:rFonts w:ascii="Tahoma" w:hAnsi="Tahoma" w:cs="Tahoma"/>
          <w:spacing w:val="-9"/>
          <w:sz w:val="18"/>
          <w:szCs w:val="18"/>
        </w:rPr>
        <w:t xml:space="preserve"> </w:t>
      </w:r>
      <w:r w:rsidRPr="003E0FE6">
        <w:rPr>
          <w:rFonts w:ascii="Tahoma" w:hAnsi="Tahoma" w:cs="Tahoma"/>
          <w:sz w:val="18"/>
          <w:szCs w:val="18"/>
        </w:rPr>
        <w:t>o</w:t>
      </w:r>
      <w:r w:rsidRPr="003E0FE6">
        <w:rPr>
          <w:rFonts w:ascii="Tahoma" w:hAnsi="Tahoma" w:cs="Tahoma"/>
          <w:spacing w:val="-8"/>
          <w:sz w:val="18"/>
          <w:szCs w:val="18"/>
        </w:rPr>
        <w:t xml:space="preserve"> </w:t>
      </w:r>
      <w:r w:rsidRPr="003E0FE6">
        <w:rPr>
          <w:rFonts w:ascii="Tahoma" w:hAnsi="Tahoma" w:cs="Tahoma"/>
          <w:sz w:val="18"/>
          <w:szCs w:val="18"/>
        </w:rPr>
        <w:t>mesmo</w:t>
      </w:r>
      <w:r w:rsidRPr="003E0FE6">
        <w:rPr>
          <w:rFonts w:ascii="Tahoma" w:hAnsi="Tahoma" w:cs="Tahoma"/>
          <w:spacing w:val="-8"/>
          <w:sz w:val="18"/>
          <w:szCs w:val="18"/>
        </w:rPr>
        <w:t xml:space="preserve"> </w:t>
      </w:r>
      <w:r w:rsidRPr="003E0FE6">
        <w:rPr>
          <w:rFonts w:ascii="Tahoma" w:hAnsi="Tahoma" w:cs="Tahoma"/>
          <w:sz w:val="18"/>
          <w:szCs w:val="18"/>
        </w:rPr>
        <w:t>roteiro</w:t>
      </w:r>
      <w:r w:rsidRPr="003E0FE6">
        <w:rPr>
          <w:rFonts w:ascii="Tahoma" w:hAnsi="Tahoma" w:cs="Tahoma"/>
          <w:spacing w:val="-9"/>
          <w:sz w:val="18"/>
          <w:szCs w:val="18"/>
        </w:rPr>
        <w:t xml:space="preserve"> </w:t>
      </w:r>
      <w:r w:rsidRPr="003E0FE6">
        <w:rPr>
          <w:rFonts w:ascii="Tahoma" w:hAnsi="Tahoma" w:cs="Tahoma"/>
          <w:sz w:val="18"/>
          <w:szCs w:val="18"/>
        </w:rPr>
        <w:t>será</w:t>
      </w:r>
      <w:r w:rsidRPr="003E0FE6">
        <w:rPr>
          <w:rFonts w:ascii="Tahoma" w:hAnsi="Tahoma" w:cs="Tahoma"/>
          <w:spacing w:val="-11"/>
          <w:sz w:val="18"/>
          <w:szCs w:val="18"/>
        </w:rPr>
        <w:t xml:space="preserve"> </w:t>
      </w:r>
      <w:r w:rsidRPr="003E0FE6">
        <w:rPr>
          <w:rFonts w:ascii="Tahoma" w:hAnsi="Tahoma" w:cs="Tahoma"/>
          <w:sz w:val="18"/>
          <w:szCs w:val="18"/>
        </w:rPr>
        <w:t>aplicado</w:t>
      </w:r>
      <w:r w:rsidRPr="003E0FE6">
        <w:rPr>
          <w:rFonts w:ascii="Tahoma" w:hAnsi="Tahoma" w:cs="Tahoma"/>
          <w:spacing w:val="-9"/>
          <w:sz w:val="18"/>
          <w:szCs w:val="18"/>
        </w:rPr>
        <w:t xml:space="preserve"> </w:t>
      </w:r>
      <w:r w:rsidRPr="003E0FE6">
        <w:rPr>
          <w:rFonts w:ascii="Tahoma" w:hAnsi="Tahoma" w:cs="Tahoma"/>
          <w:sz w:val="18"/>
          <w:szCs w:val="18"/>
        </w:rPr>
        <w:t>na</w:t>
      </w:r>
      <w:r w:rsidRPr="003E0FE6">
        <w:rPr>
          <w:rFonts w:ascii="Tahoma" w:hAnsi="Tahoma" w:cs="Tahoma"/>
          <w:spacing w:val="-8"/>
          <w:sz w:val="18"/>
          <w:szCs w:val="18"/>
        </w:rPr>
        <w:t xml:space="preserve"> </w:t>
      </w:r>
      <w:r w:rsidR="005E4A80">
        <w:rPr>
          <w:rFonts w:ascii="Tahoma" w:hAnsi="Tahoma" w:cs="Tahoma"/>
          <w:sz w:val="18"/>
          <w:szCs w:val="18"/>
        </w:rPr>
        <w:t xml:space="preserve">Prova de </w:t>
      </w:r>
      <w:r w:rsidRPr="003E0FE6">
        <w:rPr>
          <w:rFonts w:ascii="Tahoma" w:hAnsi="Tahoma" w:cs="Tahoma"/>
          <w:sz w:val="18"/>
          <w:szCs w:val="18"/>
        </w:rPr>
        <w:t>Conceito de qualquer</w:t>
      </w:r>
      <w:r w:rsidRPr="003E0FE6">
        <w:rPr>
          <w:rFonts w:ascii="Tahoma" w:hAnsi="Tahoma" w:cs="Tahoma"/>
          <w:spacing w:val="-3"/>
          <w:sz w:val="18"/>
          <w:szCs w:val="18"/>
        </w:rPr>
        <w:t xml:space="preserve"> </w:t>
      </w:r>
      <w:r w:rsidR="005E4A80">
        <w:rPr>
          <w:rFonts w:ascii="Tahoma" w:hAnsi="Tahoma" w:cs="Tahoma"/>
          <w:spacing w:val="-3"/>
          <w:sz w:val="18"/>
          <w:szCs w:val="18"/>
        </w:rPr>
        <w:t>L</w:t>
      </w:r>
      <w:r w:rsidRPr="003E0FE6">
        <w:rPr>
          <w:rFonts w:ascii="Tahoma" w:hAnsi="Tahoma" w:cs="Tahoma"/>
          <w:sz w:val="18"/>
          <w:szCs w:val="18"/>
        </w:rPr>
        <w:t>icitante convocad</w:t>
      </w:r>
      <w:r w:rsidR="005E4A80">
        <w:rPr>
          <w:rFonts w:ascii="Tahoma" w:hAnsi="Tahoma" w:cs="Tahoma"/>
          <w:sz w:val="18"/>
          <w:szCs w:val="18"/>
        </w:rPr>
        <w:t>o</w:t>
      </w:r>
      <w:r w:rsidRPr="003E0FE6">
        <w:rPr>
          <w:rFonts w:ascii="Tahoma" w:hAnsi="Tahoma" w:cs="Tahoma"/>
          <w:spacing w:val="-3"/>
          <w:sz w:val="18"/>
          <w:szCs w:val="18"/>
        </w:rPr>
        <w:t xml:space="preserve"> </w:t>
      </w:r>
      <w:r w:rsidRPr="003E0FE6">
        <w:rPr>
          <w:rFonts w:ascii="Tahoma" w:hAnsi="Tahoma" w:cs="Tahoma"/>
          <w:sz w:val="18"/>
          <w:szCs w:val="18"/>
        </w:rPr>
        <w:t>posteriormente.</w:t>
      </w:r>
    </w:p>
    <w:p w14:paraId="2ABF3341" w14:textId="468E3DED" w:rsidR="005E4A80" w:rsidRPr="005E4A80" w:rsidRDefault="005E4A80" w:rsidP="00FD4D4E">
      <w:pPr>
        <w:pStyle w:val="PargrafodaLista"/>
        <w:widowControl w:val="0"/>
        <w:numPr>
          <w:ilvl w:val="1"/>
          <w:numId w:val="18"/>
        </w:numPr>
        <w:tabs>
          <w:tab w:val="left" w:pos="1099"/>
        </w:tabs>
        <w:autoSpaceDE w:val="0"/>
        <w:autoSpaceDN w:val="0"/>
        <w:spacing w:before="101" w:line="357" w:lineRule="auto"/>
        <w:ind w:left="709" w:right="-1" w:hanging="709"/>
        <w:jc w:val="both"/>
        <w:rPr>
          <w:rFonts w:ascii="Tahoma" w:hAnsi="Tahoma" w:cs="Tahoma"/>
          <w:color w:val="FF0000"/>
          <w:sz w:val="18"/>
          <w:szCs w:val="18"/>
        </w:rPr>
      </w:pPr>
      <w:r w:rsidRPr="005E4A80">
        <w:rPr>
          <w:rFonts w:ascii="Tahoma" w:hAnsi="Tahoma" w:cs="Tahoma"/>
          <w:color w:val="FF0000"/>
          <w:sz w:val="18"/>
          <w:szCs w:val="18"/>
          <w:highlight w:val="lightGray"/>
        </w:rPr>
        <w:t>XXXX – OUTRAS DEFNIÇÕES PARA MELHOR ESPECIFICAÇÃO DO PROCEDIMENTO DA POC</w:t>
      </w:r>
    </w:p>
    <w:p w14:paraId="5C85D678" w14:textId="77777777" w:rsidR="008F2833" w:rsidRPr="00D81E8C" w:rsidRDefault="008F2833" w:rsidP="00BD44C2">
      <w:pPr>
        <w:pStyle w:val="TextoPargrafo"/>
        <w:tabs>
          <w:tab w:val="left" w:pos="709"/>
        </w:tabs>
        <w:spacing w:before="0" w:line="360" w:lineRule="auto"/>
        <w:ind w:left="709" w:right="-1" w:hanging="709"/>
        <w:rPr>
          <w:rFonts w:ascii="Tahoma" w:hAnsi="Tahoma" w:cs="Tahoma"/>
          <w:b/>
          <w:sz w:val="18"/>
          <w:szCs w:val="18"/>
        </w:rPr>
      </w:pPr>
    </w:p>
    <w:p w14:paraId="15819B75" w14:textId="564F52A1" w:rsidR="002D4478" w:rsidRPr="00F17008" w:rsidRDefault="00216D5C" w:rsidP="007E4640">
      <w:pPr>
        <w:pStyle w:val="TextoPargrafo"/>
        <w:numPr>
          <w:ilvl w:val="0"/>
          <w:numId w:val="18"/>
        </w:numPr>
        <w:tabs>
          <w:tab w:val="left" w:pos="709"/>
        </w:tabs>
        <w:spacing w:before="0" w:line="360" w:lineRule="auto"/>
        <w:ind w:left="709" w:right="-1" w:hanging="709"/>
        <w:rPr>
          <w:rFonts w:ascii="Tahoma" w:hAnsi="Tahoma" w:cs="Tahoma"/>
          <w:b/>
          <w:sz w:val="18"/>
          <w:szCs w:val="18"/>
        </w:rPr>
      </w:pPr>
      <w:r w:rsidRPr="00D81E8C">
        <w:rPr>
          <w:rFonts w:ascii="Tahoma" w:hAnsi="Tahoma" w:cs="Tahoma"/>
          <w:b/>
          <w:sz w:val="18"/>
          <w:szCs w:val="18"/>
        </w:rPr>
        <w:t>DO</w:t>
      </w:r>
      <w:r w:rsidR="007F3703">
        <w:rPr>
          <w:rFonts w:ascii="Tahoma" w:hAnsi="Tahoma" w:cs="Tahoma"/>
          <w:b/>
          <w:sz w:val="18"/>
          <w:szCs w:val="18"/>
        </w:rPr>
        <w:t xml:space="preserve">S REQUISITOS PARA HABILITAÇÃO </w:t>
      </w:r>
      <w:r w:rsidR="00A11990">
        <w:rPr>
          <w:rFonts w:ascii="Tahoma" w:hAnsi="Tahoma" w:cs="Tahoma"/>
          <w:b/>
          <w:sz w:val="18"/>
          <w:szCs w:val="18"/>
        </w:rPr>
        <w:t xml:space="preserve">TÉCNICA </w:t>
      </w:r>
      <w:r w:rsidR="007F3703">
        <w:rPr>
          <w:rFonts w:ascii="Tahoma" w:hAnsi="Tahoma" w:cs="Tahoma"/>
          <w:b/>
          <w:sz w:val="18"/>
          <w:szCs w:val="18"/>
        </w:rPr>
        <w:t>DO</w:t>
      </w:r>
      <w:r w:rsidRPr="00D81E8C">
        <w:rPr>
          <w:rFonts w:ascii="Tahoma" w:hAnsi="Tahoma" w:cs="Tahoma"/>
          <w:b/>
          <w:sz w:val="18"/>
          <w:szCs w:val="18"/>
        </w:rPr>
        <w:t xml:space="preserve"> </w:t>
      </w:r>
      <w:r w:rsidR="00106928">
        <w:rPr>
          <w:rFonts w:ascii="Tahoma" w:hAnsi="Tahoma" w:cs="Tahoma"/>
          <w:b/>
          <w:sz w:val="18"/>
          <w:szCs w:val="18"/>
        </w:rPr>
        <w:t>PROPONENTE</w:t>
      </w:r>
      <w:r w:rsidR="00F17008">
        <w:rPr>
          <w:rFonts w:ascii="Tahoma" w:hAnsi="Tahoma" w:cs="Tahoma"/>
          <w:b/>
          <w:sz w:val="18"/>
          <w:szCs w:val="18"/>
        </w:rPr>
        <w:t xml:space="preserve"> </w:t>
      </w:r>
      <w:r w:rsidR="00F17008" w:rsidRPr="00832ACF">
        <w:rPr>
          <w:rFonts w:ascii="Tahoma" w:hAnsi="Tahoma" w:cs="Tahoma"/>
          <w:b/>
          <w:color w:val="FF0000"/>
          <w:sz w:val="18"/>
          <w:szCs w:val="18"/>
          <w:highlight w:val="yellow"/>
        </w:rPr>
        <w:t>(</w:t>
      </w:r>
      <w:r w:rsidR="00F17008">
        <w:rPr>
          <w:rFonts w:ascii="Tahoma" w:hAnsi="Tahoma" w:cs="Tahoma"/>
          <w:b/>
          <w:color w:val="FF0000"/>
          <w:sz w:val="18"/>
          <w:szCs w:val="18"/>
          <w:highlight w:val="yellow"/>
        </w:rPr>
        <w:t xml:space="preserve">EXCLUIR </w:t>
      </w:r>
      <w:r w:rsidR="00F17008" w:rsidRPr="00832ACF">
        <w:rPr>
          <w:rFonts w:ascii="Tahoma" w:hAnsi="Tahoma" w:cs="Tahoma"/>
          <w:b/>
          <w:color w:val="FF0000"/>
          <w:sz w:val="18"/>
          <w:szCs w:val="18"/>
          <w:highlight w:val="yellow"/>
        </w:rPr>
        <w:t>SE</w:t>
      </w:r>
      <w:r w:rsidR="00F17008">
        <w:rPr>
          <w:rFonts w:ascii="Tahoma" w:hAnsi="Tahoma" w:cs="Tahoma"/>
          <w:b/>
          <w:color w:val="FF0000"/>
          <w:sz w:val="18"/>
          <w:szCs w:val="18"/>
          <w:highlight w:val="yellow"/>
        </w:rPr>
        <w:t xml:space="preserve"> NÃO</w:t>
      </w:r>
      <w:r w:rsidR="00F17008" w:rsidRPr="00832ACF">
        <w:rPr>
          <w:rFonts w:ascii="Tahoma" w:hAnsi="Tahoma" w:cs="Tahoma"/>
          <w:b/>
          <w:color w:val="FF0000"/>
          <w:sz w:val="18"/>
          <w:szCs w:val="18"/>
          <w:highlight w:val="yellow"/>
        </w:rPr>
        <w:t xml:space="preserve"> FOR O CASO)</w:t>
      </w:r>
    </w:p>
    <w:p w14:paraId="188D880E" w14:textId="33C6A0B9" w:rsidR="00216D5C" w:rsidRPr="00D81E8C" w:rsidRDefault="00D446F7" w:rsidP="00BD44C2">
      <w:pPr>
        <w:tabs>
          <w:tab w:val="left" w:pos="709"/>
        </w:tabs>
        <w:autoSpaceDE w:val="0"/>
        <w:spacing w:after="120" w:line="360" w:lineRule="auto"/>
        <w:ind w:left="709" w:right="-1" w:hanging="709"/>
        <w:jc w:val="both"/>
        <w:rPr>
          <w:rFonts w:ascii="Tahoma" w:hAnsi="Tahoma" w:cs="Tahoma"/>
          <w:sz w:val="18"/>
          <w:szCs w:val="18"/>
        </w:rPr>
      </w:pPr>
      <w:r>
        <w:rPr>
          <w:rFonts w:ascii="Tahoma" w:hAnsi="Tahoma" w:cs="Tahoma"/>
          <w:sz w:val="18"/>
          <w:szCs w:val="18"/>
        </w:rPr>
        <w:t>1</w:t>
      </w:r>
      <w:r w:rsidR="0089680C">
        <w:rPr>
          <w:rFonts w:ascii="Tahoma" w:hAnsi="Tahoma" w:cs="Tahoma"/>
          <w:sz w:val="18"/>
          <w:szCs w:val="18"/>
        </w:rPr>
        <w:t>4</w:t>
      </w:r>
      <w:r w:rsidR="002707D3">
        <w:rPr>
          <w:rFonts w:ascii="Tahoma" w:hAnsi="Tahoma" w:cs="Tahoma"/>
          <w:sz w:val="18"/>
          <w:szCs w:val="18"/>
        </w:rPr>
        <w:t>.1.</w:t>
      </w:r>
      <w:r w:rsidR="002707D3">
        <w:rPr>
          <w:rFonts w:ascii="Tahoma" w:hAnsi="Tahoma" w:cs="Tahoma"/>
          <w:sz w:val="18"/>
          <w:szCs w:val="18"/>
        </w:rPr>
        <w:tab/>
      </w:r>
      <w:r w:rsidR="006F07D2" w:rsidRPr="00FA5BC9">
        <w:rPr>
          <w:rFonts w:ascii="Tahoma" w:hAnsi="Tahoma" w:cs="Tahoma"/>
          <w:sz w:val="18"/>
          <w:szCs w:val="18"/>
        </w:rPr>
        <w:t xml:space="preserve">Atestado ou declaração expedidos por pessoa jurídica de direito público ou privado que comprove ter o </w:t>
      </w:r>
      <w:r w:rsidR="006F07D2">
        <w:rPr>
          <w:rFonts w:ascii="Tahoma" w:hAnsi="Tahoma" w:cs="Tahoma"/>
          <w:sz w:val="18"/>
          <w:szCs w:val="18"/>
        </w:rPr>
        <w:t>fornecedor</w:t>
      </w:r>
      <w:r w:rsidR="006F07D2" w:rsidRPr="00FA5BC9">
        <w:rPr>
          <w:rFonts w:ascii="Tahoma" w:hAnsi="Tahoma" w:cs="Tahoma"/>
          <w:sz w:val="18"/>
          <w:szCs w:val="18"/>
        </w:rPr>
        <w:t xml:space="preserve"> prestado serviços compatíveis em características, quantidades e prazos com o objeto </w:t>
      </w:r>
      <w:r w:rsidR="006F07D2">
        <w:rPr>
          <w:rFonts w:ascii="Tahoma" w:hAnsi="Tahoma" w:cs="Tahoma"/>
          <w:sz w:val="18"/>
          <w:szCs w:val="18"/>
        </w:rPr>
        <w:t>demandado</w:t>
      </w:r>
      <w:r w:rsidR="006F07D2" w:rsidRPr="00FA5BC9">
        <w:rPr>
          <w:rFonts w:ascii="Tahoma" w:hAnsi="Tahoma" w:cs="Tahoma"/>
          <w:sz w:val="18"/>
          <w:szCs w:val="18"/>
        </w:rPr>
        <w:t>.</w:t>
      </w:r>
    </w:p>
    <w:p w14:paraId="02D93877" w14:textId="77777777" w:rsidR="00B12176" w:rsidRDefault="006F07D2" w:rsidP="005E4A80">
      <w:pPr>
        <w:pStyle w:val="PargrafodaLista"/>
        <w:numPr>
          <w:ilvl w:val="2"/>
          <w:numId w:val="18"/>
        </w:numPr>
        <w:tabs>
          <w:tab w:val="left" w:pos="709"/>
        </w:tabs>
        <w:autoSpaceDE w:val="0"/>
        <w:spacing w:after="120" w:line="360" w:lineRule="auto"/>
        <w:ind w:left="709" w:right="-1" w:hanging="709"/>
        <w:jc w:val="both"/>
        <w:rPr>
          <w:rFonts w:ascii="Tahoma" w:hAnsi="Tahoma" w:cs="Tahoma"/>
          <w:sz w:val="18"/>
          <w:szCs w:val="18"/>
        </w:rPr>
      </w:pPr>
      <w:r w:rsidRPr="00D446F7">
        <w:rPr>
          <w:rFonts w:ascii="Tahoma" w:hAnsi="Tahoma" w:cs="Tahoma"/>
          <w:sz w:val="18"/>
          <w:szCs w:val="18"/>
        </w:rPr>
        <w:t>O atestado deverá conter nome, preferencialmente em conjunto com o CNPJ/CPF, endereço, e-mail e telefone de contato do atestador, ou qualquer outro meio com o qual a Finep possa valer-se para manter contato com a pessoa declarante, se for o caso.</w:t>
      </w:r>
    </w:p>
    <w:p w14:paraId="3616A51E" w14:textId="6A17F251" w:rsidR="002710F1" w:rsidRDefault="00272966" w:rsidP="005E4A80">
      <w:pPr>
        <w:pStyle w:val="PargrafodaLista"/>
        <w:numPr>
          <w:ilvl w:val="2"/>
          <w:numId w:val="18"/>
        </w:numPr>
        <w:tabs>
          <w:tab w:val="left" w:pos="709"/>
        </w:tabs>
        <w:autoSpaceDE w:val="0"/>
        <w:spacing w:after="120" w:line="360" w:lineRule="auto"/>
        <w:ind w:left="709" w:right="-1" w:hanging="709"/>
        <w:jc w:val="both"/>
        <w:rPr>
          <w:rFonts w:ascii="Tahoma" w:hAnsi="Tahoma" w:cs="Tahoma"/>
          <w:sz w:val="18"/>
          <w:szCs w:val="18"/>
        </w:rPr>
      </w:pPr>
      <w:r w:rsidRPr="00814310">
        <w:rPr>
          <w:rFonts w:ascii="Tahoma" w:hAnsi="Tahoma" w:cs="Tahoma"/>
          <w:sz w:val="18"/>
          <w:szCs w:val="18"/>
        </w:rPr>
        <w:lastRenderedPageBreak/>
        <w:t>É permitido o somatório de quantitativos havidos em mais de um atestado</w:t>
      </w:r>
      <w:r>
        <w:rPr>
          <w:rFonts w:ascii="Tahoma" w:hAnsi="Tahoma" w:cs="Tahoma"/>
          <w:sz w:val="18"/>
          <w:szCs w:val="18"/>
        </w:rPr>
        <w:t>, salvo se</w:t>
      </w:r>
      <w:r w:rsidRPr="00814310">
        <w:rPr>
          <w:rFonts w:ascii="Tahoma" w:hAnsi="Tahoma" w:cs="Tahoma"/>
          <w:sz w:val="18"/>
          <w:szCs w:val="18"/>
        </w:rPr>
        <w:t xml:space="preserve"> a complexidade </w:t>
      </w:r>
      <w:r>
        <w:rPr>
          <w:rFonts w:ascii="Tahoma" w:hAnsi="Tahoma" w:cs="Tahoma"/>
          <w:sz w:val="18"/>
          <w:szCs w:val="18"/>
        </w:rPr>
        <w:t>ou</w:t>
      </w:r>
      <w:r w:rsidRPr="00814310">
        <w:rPr>
          <w:rFonts w:ascii="Tahoma" w:hAnsi="Tahoma" w:cs="Tahoma"/>
          <w:sz w:val="18"/>
          <w:szCs w:val="18"/>
        </w:rPr>
        <w:t xml:space="preserve"> a técnica empregada vari</w:t>
      </w:r>
      <w:r>
        <w:rPr>
          <w:rFonts w:ascii="Tahoma" w:hAnsi="Tahoma" w:cs="Tahoma"/>
          <w:sz w:val="18"/>
          <w:szCs w:val="18"/>
        </w:rPr>
        <w:t>ar</w:t>
      </w:r>
      <w:r w:rsidRPr="00814310">
        <w:rPr>
          <w:rFonts w:ascii="Tahoma" w:hAnsi="Tahoma" w:cs="Tahoma"/>
          <w:sz w:val="18"/>
          <w:szCs w:val="18"/>
        </w:rPr>
        <w:t xml:space="preserve"> em razão das condições de execução, da dimensão ou da quantidade do objeto.</w:t>
      </w:r>
    </w:p>
    <w:p w14:paraId="35F4B76B" w14:textId="1A21C0A1" w:rsidR="00B12176" w:rsidRPr="00B12176" w:rsidRDefault="00B12176" w:rsidP="005E4A80">
      <w:pPr>
        <w:pStyle w:val="PargrafodaLista"/>
        <w:numPr>
          <w:ilvl w:val="2"/>
          <w:numId w:val="18"/>
        </w:numPr>
        <w:tabs>
          <w:tab w:val="left" w:pos="709"/>
        </w:tabs>
        <w:autoSpaceDE w:val="0"/>
        <w:spacing w:after="120" w:line="360" w:lineRule="auto"/>
        <w:ind w:left="709" w:right="-1" w:hanging="709"/>
        <w:jc w:val="both"/>
        <w:rPr>
          <w:rFonts w:ascii="Tahoma" w:hAnsi="Tahoma" w:cs="Tahoma"/>
          <w:sz w:val="18"/>
          <w:szCs w:val="18"/>
        </w:rPr>
      </w:pPr>
      <w:bookmarkStart w:id="87" w:name="_Hlk148360602"/>
      <w:r w:rsidRPr="00B12176">
        <w:rPr>
          <w:rFonts w:ascii="Tahoma" w:hAnsi="Tahoma" w:cs="Tahoma"/>
          <w:sz w:val="18"/>
          <w:szCs w:val="18"/>
        </w:rPr>
        <w:t>Somente serão aceitos atestados expedidos após a conclusão do contrato</w:t>
      </w:r>
      <w:r w:rsidR="00D11D37">
        <w:rPr>
          <w:rFonts w:ascii="Tahoma" w:hAnsi="Tahoma" w:cs="Tahoma"/>
          <w:sz w:val="18"/>
          <w:szCs w:val="18"/>
        </w:rPr>
        <w:t xml:space="preserve"> </w:t>
      </w:r>
      <w:r w:rsidRPr="00B12176">
        <w:rPr>
          <w:rFonts w:ascii="Tahoma" w:hAnsi="Tahoma" w:cs="Tahoma"/>
          <w:sz w:val="18"/>
          <w:szCs w:val="18"/>
        </w:rPr>
        <w:t>ou</w:t>
      </w:r>
      <w:r w:rsidR="00D11D37">
        <w:rPr>
          <w:rFonts w:ascii="Tahoma" w:hAnsi="Tahoma" w:cs="Tahoma"/>
          <w:sz w:val="18"/>
          <w:szCs w:val="18"/>
        </w:rPr>
        <w:t xml:space="preserve"> </w:t>
      </w:r>
      <w:r w:rsidR="00D11D37" w:rsidRPr="00D11D37">
        <w:rPr>
          <w:rFonts w:ascii="Tahoma" w:hAnsi="Tahoma" w:cs="Tahoma"/>
          <w:color w:val="FF0000"/>
          <w:sz w:val="18"/>
          <w:szCs w:val="18"/>
          <w:highlight w:val="yellow"/>
        </w:rPr>
        <w:t>(SE PRESTAÇÃO DE SERVIÇOS CONTÍNUOS)</w:t>
      </w:r>
      <w:r w:rsidRPr="00B12176">
        <w:rPr>
          <w:rFonts w:ascii="Tahoma" w:hAnsi="Tahoma" w:cs="Tahoma"/>
          <w:sz w:val="18"/>
          <w:szCs w:val="18"/>
        </w:rPr>
        <w:t xml:space="preserve"> se decorrido, pelo menos, um ano do início de sua execução, exceto se firmado para ser executado em prazo inferior. </w:t>
      </w:r>
    </w:p>
    <w:bookmarkEnd w:id="87"/>
    <w:p w14:paraId="08A9340A" w14:textId="04AD33C3" w:rsidR="00216D5C" w:rsidRDefault="001234AE" w:rsidP="005E4A80">
      <w:pPr>
        <w:pStyle w:val="PargrafodaLista"/>
        <w:numPr>
          <w:ilvl w:val="2"/>
          <w:numId w:val="18"/>
        </w:numPr>
        <w:tabs>
          <w:tab w:val="left" w:pos="709"/>
        </w:tabs>
        <w:autoSpaceDE w:val="0"/>
        <w:spacing w:after="120" w:line="360" w:lineRule="auto"/>
        <w:ind w:left="709" w:right="-1" w:hanging="709"/>
        <w:jc w:val="both"/>
        <w:rPr>
          <w:rFonts w:ascii="Tahoma" w:hAnsi="Tahoma" w:cs="Tahoma"/>
          <w:sz w:val="18"/>
          <w:szCs w:val="18"/>
        </w:rPr>
      </w:pPr>
      <w:r w:rsidRPr="00F95D86">
        <w:rPr>
          <w:rFonts w:ascii="Tahoma" w:hAnsi="Tahoma" w:cs="Tahoma"/>
          <w:sz w:val="18"/>
          <w:szCs w:val="18"/>
        </w:rPr>
        <w:t xml:space="preserve">Suporta-se como compatível o atendimento mínimo </w:t>
      </w:r>
      <w:r w:rsidRPr="007E4640">
        <w:rPr>
          <w:rFonts w:ascii="Tahoma" w:hAnsi="Tahoma" w:cs="Tahoma"/>
          <w:sz w:val="18"/>
          <w:szCs w:val="18"/>
        </w:rPr>
        <w:t xml:space="preserve">de </w:t>
      </w:r>
      <w:r w:rsidR="00EC4D20" w:rsidRPr="00EC4D20">
        <w:rPr>
          <w:rFonts w:ascii="Tahoma" w:hAnsi="Tahoma" w:cs="Tahoma"/>
          <w:color w:val="FF0000"/>
          <w:sz w:val="18"/>
          <w:szCs w:val="18"/>
          <w:highlight w:val="lightGray"/>
        </w:rPr>
        <w:t>XX</w:t>
      </w:r>
      <w:r w:rsidRPr="007E4640">
        <w:rPr>
          <w:rFonts w:ascii="Tahoma" w:hAnsi="Tahoma" w:cs="Tahoma"/>
          <w:sz w:val="18"/>
          <w:szCs w:val="18"/>
        </w:rPr>
        <w:t xml:space="preserve">% </w:t>
      </w:r>
      <w:r w:rsidRPr="00F95D86">
        <w:rPr>
          <w:rFonts w:ascii="Tahoma" w:hAnsi="Tahoma" w:cs="Tahoma"/>
          <w:sz w:val="18"/>
          <w:szCs w:val="18"/>
        </w:rPr>
        <w:t>do objeto demandado</w:t>
      </w:r>
      <w:r w:rsidR="00B75257">
        <w:rPr>
          <w:rFonts w:ascii="Tahoma" w:hAnsi="Tahoma" w:cs="Tahoma"/>
          <w:sz w:val="18"/>
          <w:szCs w:val="18"/>
        </w:rPr>
        <w:t xml:space="preserve">, equivalente a </w:t>
      </w:r>
      <w:r w:rsidR="00EC4D20" w:rsidRPr="00EC4D20">
        <w:rPr>
          <w:rFonts w:ascii="Tahoma" w:hAnsi="Tahoma" w:cs="Tahoma"/>
          <w:color w:val="FF0000"/>
          <w:sz w:val="18"/>
          <w:szCs w:val="18"/>
          <w:highlight w:val="lightGray"/>
        </w:rPr>
        <w:t>ZZ</w:t>
      </w:r>
      <w:r w:rsidR="00EC4D20">
        <w:rPr>
          <w:rFonts w:ascii="Tahoma" w:hAnsi="Tahoma" w:cs="Tahoma"/>
          <w:sz w:val="18"/>
          <w:szCs w:val="18"/>
        </w:rPr>
        <w:t xml:space="preserve"> </w:t>
      </w:r>
      <w:r w:rsidR="007E4640" w:rsidRPr="006F1FAA">
        <w:rPr>
          <w:rFonts w:ascii="Tahoma" w:hAnsi="Tahoma" w:cs="Tahoma"/>
          <w:color w:val="FF0000"/>
          <w:sz w:val="18"/>
          <w:szCs w:val="18"/>
          <w:highlight w:val="lightGray"/>
        </w:rPr>
        <w:t>YYYY</w:t>
      </w:r>
      <w:r w:rsidR="007E4640">
        <w:rPr>
          <w:rFonts w:ascii="Tahoma" w:hAnsi="Tahoma" w:cs="Tahoma"/>
          <w:sz w:val="18"/>
          <w:szCs w:val="18"/>
        </w:rPr>
        <w:t xml:space="preserve"> (verificar unidade de medida no caso concreto. </w:t>
      </w:r>
      <w:bookmarkStart w:id="88" w:name="_Hlk186108907"/>
      <w:r w:rsidR="007E4640">
        <w:rPr>
          <w:rFonts w:ascii="Tahoma" w:hAnsi="Tahoma" w:cs="Tahoma"/>
          <w:sz w:val="18"/>
          <w:szCs w:val="18"/>
        </w:rPr>
        <w:t xml:space="preserve">Ex.: 1.000 </w:t>
      </w:r>
      <w:proofErr w:type="spellStart"/>
      <w:r w:rsidR="007E4640">
        <w:rPr>
          <w:rFonts w:ascii="Tahoma" w:hAnsi="Tahoma" w:cs="Tahoma"/>
          <w:sz w:val="18"/>
          <w:szCs w:val="18"/>
        </w:rPr>
        <w:t>USTs</w:t>
      </w:r>
      <w:proofErr w:type="spellEnd"/>
      <w:r w:rsidR="007E4640">
        <w:rPr>
          <w:rFonts w:ascii="Tahoma" w:hAnsi="Tahoma" w:cs="Tahoma"/>
          <w:sz w:val="18"/>
          <w:szCs w:val="18"/>
        </w:rPr>
        <w:t>, 500 emissões de bilhetes, 30 licenças etc.</w:t>
      </w:r>
      <w:bookmarkEnd w:id="88"/>
      <w:r w:rsidR="00B75257">
        <w:rPr>
          <w:rFonts w:ascii="Tahoma" w:hAnsi="Tahoma" w:cs="Tahoma"/>
          <w:sz w:val="18"/>
          <w:szCs w:val="18"/>
        </w:rPr>
        <w:t>)</w:t>
      </w:r>
      <w:r w:rsidRPr="00F95D86">
        <w:rPr>
          <w:rFonts w:ascii="Tahoma" w:hAnsi="Tahoma" w:cs="Tahoma"/>
          <w:sz w:val="18"/>
          <w:szCs w:val="18"/>
        </w:rPr>
        <w:t>.</w:t>
      </w:r>
    </w:p>
    <w:p w14:paraId="108AD88E" w14:textId="77777777" w:rsidR="00B75257" w:rsidRDefault="00B75257" w:rsidP="00B75257">
      <w:pPr>
        <w:pStyle w:val="PargrafodaLista"/>
        <w:numPr>
          <w:ilvl w:val="2"/>
          <w:numId w:val="18"/>
        </w:numPr>
        <w:tabs>
          <w:tab w:val="left" w:pos="709"/>
        </w:tabs>
        <w:autoSpaceDE w:val="0"/>
        <w:spacing w:after="120" w:line="360" w:lineRule="auto"/>
        <w:ind w:left="709" w:right="-1" w:hanging="709"/>
        <w:jc w:val="both"/>
        <w:rPr>
          <w:rFonts w:ascii="Tahoma" w:hAnsi="Tahoma" w:cs="Tahoma"/>
          <w:sz w:val="18"/>
          <w:szCs w:val="18"/>
        </w:rPr>
      </w:pPr>
      <w:r w:rsidRPr="00C0540C">
        <w:rPr>
          <w:rFonts w:ascii="Tahoma" w:hAnsi="Tahoma" w:cs="Tahoma"/>
          <w:sz w:val="18"/>
          <w:szCs w:val="18"/>
        </w:rPr>
        <w:t xml:space="preserve">É admitida a apresentação de atestados referentes a períodos sucessivos não contínuos, para fins da comprovação </w:t>
      </w:r>
      <w:r>
        <w:rPr>
          <w:rFonts w:ascii="Tahoma" w:hAnsi="Tahoma" w:cs="Tahoma"/>
          <w:sz w:val="18"/>
          <w:szCs w:val="18"/>
        </w:rPr>
        <w:t>do item 14.1</w:t>
      </w:r>
      <w:r w:rsidRPr="00C0540C">
        <w:rPr>
          <w:rFonts w:ascii="Tahoma" w:hAnsi="Tahoma" w:cs="Tahoma"/>
          <w:sz w:val="18"/>
          <w:szCs w:val="18"/>
        </w:rPr>
        <w:t xml:space="preserve">, não havendo obrigatoriedade </w:t>
      </w:r>
      <w:r>
        <w:rPr>
          <w:rFonts w:ascii="Tahoma" w:hAnsi="Tahoma" w:cs="Tahoma"/>
          <w:sz w:val="18"/>
          <w:szCs w:val="18"/>
        </w:rPr>
        <w:t>de os</w:t>
      </w:r>
      <w:r w:rsidRPr="00C0540C">
        <w:rPr>
          <w:rFonts w:ascii="Tahoma" w:hAnsi="Tahoma" w:cs="Tahoma"/>
          <w:sz w:val="18"/>
          <w:szCs w:val="18"/>
        </w:rPr>
        <w:t xml:space="preserve"> </w:t>
      </w:r>
      <w:r>
        <w:rPr>
          <w:rFonts w:ascii="Tahoma" w:hAnsi="Tahoma" w:cs="Tahoma"/>
          <w:sz w:val="18"/>
          <w:szCs w:val="18"/>
        </w:rPr>
        <w:t>períodos</w:t>
      </w:r>
      <w:r w:rsidRPr="00C0540C">
        <w:rPr>
          <w:rFonts w:ascii="Tahoma" w:hAnsi="Tahoma" w:cs="Tahoma"/>
          <w:sz w:val="18"/>
          <w:szCs w:val="18"/>
        </w:rPr>
        <w:t xml:space="preserve"> serem ininterruptos</w:t>
      </w:r>
      <w:r>
        <w:rPr>
          <w:rFonts w:ascii="Tahoma" w:hAnsi="Tahoma" w:cs="Tahoma"/>
          <w:sz w:val="18"/>
          <w:szCs w:val="18"/>
        </w:rPr>
        <w:t>.</w:t>
      </w:r>
    </w:p>
    <w:p w14:paraId="2D25193A" w14:textId="31F22F92" w:rsidR="00B75257" w:rsidRPr="007E4640" w:rsidRDefault="00B75257" w:rsidP="007E4640">
      <w:pPr>
        <w:tabs>
          <w:tab w:val="left" w:pos="709"/>
        </w:tabs>
        <w:autoSpaceDE w:val="0"/>
        <w:spacing w:after="120" w:line="360" w:lineRule="auto"/>
        <w:ind w:left="709" w:right="-1" w:hanging="709"/>
        <w:jc w:val="both"/>
        <w:rPr>
          <w:rFonts w:ascii="Tahoma" w:hAnsi="Tahoma" w:cs="Tahoma"/>
          <w:sz w:val="18"/>
          <w:szCs w:val="18"/>
        </w:rPr>
      </w:pPr>
      <w:r w:rsidRPr="004D1AEE">
        <w:rPr>
          <w:rFonts w:ascii="Tahoma" w:hAnsi="Tahoma" w:cs="Tahoma"/>
          <w:sz w:val="18"/>
          <w:szCs w:val="18"/>
        </w:rPr>
        <w:t>14.1.</w:t>
      </w:r>
      <w:r w:rsidR="002C70D4">
        <w:rPr>
          <w:rFonts w:ascii="Tahoma" w:hAnsi="Tahoma" w:cs="Tahoma"/>
          <w:sz w:val="18"/>
          <w:szCs w:val="18"/>
        </w:rPr>
        <w:t>6</w:t>
      </w:r>
      <w:r w:rsidRPr="004D1AEE">
        <w:rPr>
          <w:rFonts w:ascii="Tahoma" w:hAnsi="Tahoma" w:cs="Tahoma"/>
          <w:sz w:val="18"/>
          <w:szCs w:val="18"/>
        </w:rPr>
        <w:t>.</w:t>
      </w:r>
      <w:r w:rsidRPr="004D1AEE">
        <w:rPr>
          <w:rFonts w:ascii="Tahoma" w:hAnsi="Tahoma" w:cs="Tahoma"/>
          <w:sz w:val="18"/>
          <w:szCs w:val="18"/>
        </w:rPr>
        <w:tab/>
        <w:t>Se solicitado, o proponente deve disponibilizar todas as informações necessárias à comprovação da legitimidade dos atestados solicitados, apresentando, dentre outros documentos, cópia do contrato que deu suporte à contratação, endereço atual da contratante e local em que foram prestados os serviços.</w:t>
      </w:r>
    </w:p>
    <w:p w14:paraId="59D505FA" w14:textId="7AB4504F" w:rsidR="00D11D37" w:rsidRPr="00D11D37" w:rsidRDefault="00D11D37" w:rsidP="005E4A80">
      <w:pPr>
        <w:pStyle w:val="PargrafodaLista"/>
        <w:numPr>
          <w:ilvl w:val="1"/>
          <w:numId w:val="18"/>
        </w:numPr>
        <w:tabs>
          <w:tab w:val="left" w:pos="709"/>
        </w:tabs>
        <w:autoSpaceDE w:val="0"/>
        <w:spacing w:after="120" w:line="360" w:lineRule="auto"/>
        <w:ind w:left="709" w:right="-1" w:hanging="709"/>
        <w:jc w:val="both"/>
        <w:rPr>
          <w:rFonts w:ascii="Tahoma" w:hAnsi="Tahoma" w:cs="Tahoma"/>
          <w:sz w:val="18"/>
          <w:szCs w:val="18"/>
        </w:rPr>
      </w:pPr>
      <w:r>
        <w:rPr>
          <w:rFonts w:ascii="Tahoma" w:hAnsi="Tahoma" w:cs="Tahoma"/>
          <w:sz w:val="18"/>
          <w:szCs w:val="18"/>
        </w:rPr>
        <w:t xml:space="preserve">Apresentação da “Relação da Equipe da Proponente”. </w:t>
      </w:r>
      <w:r w:rsidRPr="00D11D37">
        <w:rPr>
          <w:rFonts w:ascii="Tahoma" w:hAnsi="Tahoma" w:cs="Tahoma"/>
          <w:color w:val="FF0000"/>
          <w:sz w:val="18"/>
          <w:szCs w:val="18"/>
          <w:highlight w:val="yellow"/>
        </w:rPr>
        <w:t>(SE FOR O CASO)</w:t>
      </w:r>
    </w:p>
    <w:p w14:paraId="7E22CC11" w14:textId="77777777" w:rsidR="009D3538" w:rsidRDefault="009D3538" w:rsidP="00D11D37">
      <w:pPr>
        <w:tabs>
          <w:tab w:val="left" w:pos="567"/>
        </w:tabs>
        <w:autoSpaceDE w:val="0"/>
        <w:spacing w:after="120" w:line="360" w:lineRule="auto"/>
        <w:ind w:right="-1"/>
        <w:jc w:val="both"/>
        <w:rPr>
          <w:rFonts w:ascii="Tahoma" w:hAnsi="Tahoma" w:cs="Tahoma"/>
          <w:color w:val="FF0000"/>
          <w:sz w:val="18"/>
          <w:szCs w:val="18"/>
        </w:rPr>
      </w:pPr>
    </w:p>
    <w:p w14:paraId="7DCDBBCF" w14:textId="60DC4A7F" w:rsidR="001234AE" w:rsidRPr="002129C6" w:rsidRDefault="001234AE" w:rsidP="00D11D37">
      <w:pPr>
        <w:tabs>
          <w:tab w:val="left" w:pos="567"/>
        </w:tabs>
        <w:autoSpaceDE w:val="0"/>
        <w:spacing w:after="120" w:line="360" w:lineRule="auto"/>
        <w:ind w:right="-1"/>
        <w:jc w:val="both"/>
        <w:rPr>
          <w:rFonts w:ascii="Tahoma" w:hAnsi="Tahoma" w:cs="Tahoma"/>
          <w:color w:val="FF0000"/>
          <w:sz w:val="18"/>
          <w:szCs w:val="18"/>
        </w:rPr>
      </w:pPr>
      <w:r w:rsidRPr="002129C6">
        <w:rPr>
          <w:rFonts w:ascii="Tahoma" w:hAnsi="Tahoma" w:cs="Tahoma"/>
          <w:color w:val="FF0000"/>
          <w:sz w:val="18"/>
          <w:szCs w:val="18"/>
        </w:rPr>
        <w:t xml:space="preserve">Quando tratar-se de </w:t>
      </w:r>
      <w:r w:rsidRPr="0011189B">
        <w:rPr>
          <w:rFonts w:ascii="Tahoma" w:hAnsi="Tahoma" w:cs="Tahoma"/>
          <w:color w:val="FF0000"/>
          <w:sz w:val="18"/>
          <w:szCs w:val="18"/>
          <w:highlight w:val="yellow"/>
          <w:u w:val="single"/>
        </w:rPr>
        <w:t>contratação com dedicação exclusiva de mão de obra</w:t>
      </w:r>
      <w:r w:rsidRPr="002129C6">
        <w:rPr>
          <w:rFonts w:ascii="Tahoma" w:hAnsi="Tahoma" w:cs="Tahoma"/>
          <w:color w:val="FF0000"/>
          <w:sz w:val="18"/>
          <w:szCs w:val="18"/>
        </w:rPr>
        <w:t>, a sugestão de redação para o capítulo, que também considera apenas os atestados de capacidade técnica, é:</w:t>
      </w:r>
    </w:p>
    <w:p w14:paraId="58AAFD51" w14:textId="77777777" w:rsidR="001234AE" w:rsidRPr="002129C6" w:rsidRDefault="001234AE" w:rsidP="00D11D37">
      <w:pPr>
        <w:spacing w:line="360" w:lineRule="auto"/>
        <w:jc w:val="both"/>
        <w:rPr>
          <w:rFonts w:ascii="Tahoma" w:hAnsi="Tahoma" w:cs="Tahoma"/>
          <w:bCs/>
          <w:i/>
          <w:color w:val="FF0000"/>
          <w:sz w:val="18"/>
          <w:szCs w:val="18"/>
          <w:highlight w:val="yellow"/>
        </w:rPr>
      </w:pPr>
      <w:r w:rsidRPr="002129C6">
        <w:rPr>
          <w:rFonts w:ascii="Tahoma" w:hAnsi="Tahoma" w:cs="Tahoma"/>
          <w:bCs/>
          <w:i/>
          <w:color w:val="FF0000"/>
          <w:sz w:val="18"/>
          <w:szCs w:val="18"/>
          <w:highlight w:val="yellow"/>
        </w:rPr>
        <w:t>SE CONTRATO COM MENOS DE 3 ANOS</w:t>
      </w:r>
    </w:p>
    <w:p w14:paraId="3943D474" w14:textId="667FDF24" w:rsidR="00D11D37" w:rsidRDefault="00D11D37" w:rsidP="00D11D37">
      <w:pPr>
        <w:spacing w:line="360" w:lineRule="auto"/>
        <w:ind w:left="705" w:hanging="705"/>
        <w:jc w:val="both"/>
        <w:rPr>
          <w:rFonts w:ascii="Tahoma" w:hAnsi="Tahoma" w:cs="Tahoma"/>
          <w:color w:val="FF0000"/>
          <w:sz w:val="18"/>
          <w:szCs w:val="18"/>
        </w:rPr>
      </w:pPr>
      <w:r>
        <w:rPr>
          <w:rFonts w:ascii="Tahoma" w:hAnsi="Tahoma" w:cs="Tahoma"/>
          <w:color w:val="000000"/>
          <w:sz w:val="18"/>
          <w:szCs w:val="18"/>
        </w:rPr>
        <w:t>1</w:t>
      </w:r>
      <w:r w:rsidR="0089680C">
        <w:rPr>
          <w:rFonts w:ascii="Tahoma" w:hAnsi="Tahoma" w:cs="Tahoma"/>
          <w:color w:val="000000"/>
          <w:sz w:val="18"/>
          <w:szCs w:val="18"/>
        </w:rPr>
        <w:t>4</w:t>
      </w:r>
      <w:r>
        <w:rPr>
          <w:rFonts w:ascii="Tahoma" w:hAnsi="Tahoma" w:cs="Tahoma"/>
          <w:color w:val="000000"/>
          <w:sz w:val="18"/>
          <w:szCs w:val="18"/>
        </w:rPr>
        <w:t>.1.</w:t>
      </w:r>
      <w:r>
        <w:rPr>
          <w:rFonts w:ascii="Tahoma" w:hAnsi="Tahoma" w:cs="Tahoma"/>
          <w:color w:val="000000"/>
          <w:sz w:val="18"/>
          <w:szCs w:val="18"/>
        </w:rPr>
        <w:tab/>
      </w:r>
      <w:r w:rsidRPr="00B6614D">
        <w:rPr>
          <w:rFonts w:ascii="Tahoma" w:hAnsi="Tahoma" w:cs="Tahoma"/>
          <w:color w:val="000000"/>
          <w:sz w:val="18"/>
          <w:szCs w:val="18"/>
        </w:rPr>
        <w:t>A</w:t>
      </w:r>
      <w:r>
        <w:rPr>
          <w:rFonts w:ascii="Tahoma" w:hAnsi="Tahoma" w:cs="Tahoma"/>
          <w:color w:val="000000"/>
          <w:sz w:val="18"/>
          <w:szCs w:val="18"/>
        </w:rPr>
        <w:t xml:space="preserve">testado ou declaração </w:t>
      </w:r>
      <w:r w:rsidRPr="00B6614D">
        <w:rPr>
          <w:rFonts w:ascii="Tahoma" w:hAnsi="Tahoma" w:cs="Tahoma"/>
          <w:color w:val="000000"/>
          <w:sz w:val="18"/>
          <w:szCs w:val="18"/>
        </w:rPr>
        <w:t>expedidas por pessoa jurídica de direito público ou privado</w:t>
      </w:r>
      <w:r>
        <w:rPr>
          <w:rFonts w:ascii="Tahoma" w:hAnsi="Tahoma" w:cs="Tahoma"/>
          <w:color w:val="000000"/>
          <w:sz w:val="18"/>
          <w:szCs w:val="18"/>
        </w:rPr>
        <w:t xml:space="preserve"> </w:t>
      </w:r>
      <w:r w:rsidRPr="00B6614D">
        <w:rPr>
          <w:rFonts w:ascii="Tahoma" w:hAnsi="Tahoma" w:cs="Tahoma"/>
          <w:color w:val="000000"/>
          <w:sz w:val="18"/>
          <w:szCs w:val="18"/>
        </w:rPr>
        <w:t>que comprove ter o Licitante prestado</w:t>
      </w:r>
      <w:r>
        <w:rPr>
          <w:rFonts w:ascii="CIDFont+F2" w:hAnsi="CIDFont+F2" w:cs="CIDFont+F2"/>
          <w:sz w:val="18"/>
          <w:szCs w:val="18"/>
        </w:rPr>
        <w:t xml:space="preserve"> </w:t>
      </w:r>
      <w:r>
        <w:rPr>
          <w:rFonts w:ascii="Tahoma" w:hAnsi="Tahoma" w:cs="Tahoma"/>
          <w:color w:val="000000"/>
          <w:sz w:val="18"/>
          <w:szCs w:val="18"/>
        </w:rPr>
        <w:t xml:space="preserve">serviços compatíveis em características, quantidades e/ou prazos com o objeto </w:t>
      </w:r>
      <w:r w:rsidR="008C345F">
        <w:rPr>
          <w:rFonts w:ascii="Tahoma" w:hAnsi="Tahoma" w:cs="Tahoma"/>
          <w:color w:val="000000"/>
          <w:sz w:val="18"/>
          <w:szCs w:val="18"/>
        </w:rPr>
        <w:t>desta contratação</w:t>
      </w:r>
      <w:r w:rsidRPr="007B5296">
        <w:rPr>
          <w:rFonts w:ascii="Tahoma" w:hAnsi="Tahoma" w:cs="Tahoma"/>
          <w:sz w:val="18"/>
          <w:szCs w:val="18"/>
        </w:rPr>
        <w:t xml:space="preserve">, por período não inferior a </w:t>
      </w:r>
      <w:r w:rsidRPr="007B5296">
        <w:rPr>
          <w:rFonts w:ascii="Tahoma" w:hAnsi="Tahoma" w:cs="Tahoma"/>
          <w:color w:val="FF0000"/>
          <w:sz w:val="18"/>
          <w:szCs w:val="18"/>
          <w:highlight w:val="lightGray"/>
        </w:rPr>
        <w:t>XX</w:t>
      </w:r>
      <w:r w:rsidRPr="007B5296">
        <w:rPr>
          <w:rFonts w:ascii="Tahoma" w:hAnsi="Tahoma" w:cs="Tahoma"/>
          <w:color w:val="FF0000"/>
          <w:sz w:val="18"/>
          <w:szCs w:val="18"/>
        </w:rPr>
        <w:t xml:space="preserve"> </w:t>
      </w:r>
      <w:r w:rsidRPr="007B5296">
        <w:rPr>
          <w:rFonts w:ascii="Tahoma" w:hAnsi="Tahoma" w:cs="Tahoma"/>
          <w:sz w:val="18"/>
          <w:szCs w:val="18"/>
        </w:rPr>
        <w:t>(</w:t>
      </w:r>
      <w:r w:rsidRPr="007B5296">
        <w:rPr>
          <w:rFonts w:ascii="Tahoma" w:hAnsi="Tahoma" w:cs="Tahoma"/>
          <w:color w:val="FF0000"/>
          <w:sz w:val="18"/>
          <w:szCs w:val="18"/>
          <w:highlight w:val="lightGray"/>
        </w:rPr>
        <w:t>XXXX</w:t>
      </w:r>
      <w:r w:rsidRPr="007B5296">
        <w:rPr>
          <w:rFonts w:ascii="Tahoma" w:hAnsi="Tahoma" w:cs="Tahoma"/>
          <w:sz w:val="18"/>
          <w:szCs w:val="18"/>
        </w:rPr>
        <w:t xml:space="preserve">) </w:t>
      </w:r>
      <w:r w:rsidR="002129C6">
        <w:rPr>
          <w:rFonts w:ascii="Tahoma" w:hAnsi="Tahoma" w:cs="Tahoma"/>
          <w:sz w:val="18"/>
          <w:szCs w:val="18"/>
        </w:rPr>
        <w:t>meses</w:t>
      </w:r>
      <w:r w:rsidRPr="00B86F2B">
        <w:rPr>
          <w:rFonts w:ascii="Tahoma" w:hAnsi="Tahoma" w:cs="Tahoma"/>
          <w:sz w:val="18"/>
          <w:szCs w:val="18"/>
        </w:rPr>
        <w:t>.</w:t>
      </w:r>
      <w:r>
        <w:rPr>
          <w:rFonts w:ascii="Tahoma" w:hAnsi="Tahoma" w:cs="Tahoma"/>
          <w:sz w:val="18"/>
          <w:szCs w:val="18"/>
        </w:rPr>
        <w:t xml:space="preserve"> </w:t>
      </w:r>
      <w:r w:rsidRPr="005D78CB">
        <w:rPr>
          <w:rFonts w:ascii="Tahoma" w:hAnsi="Tahoma" w:cs="Tahoma"/>
          <w:color w:val="FF0000"/>
          <w:sz w:val="18"/>
          <w:szCs w:val="18"/>
        </w:rPr>
        <w:sym w:font="Wingdings" w:char="F0E0"/>
      </w:r>
      <w:r w:rsidRPr="005D78CB">
        <w:rPr>
          <w:rFonts w:ascii="Tahoma" w:hAnsi="Tahoma" w:cs="Tahoma"/>
          <w:color w:val="FF0000"/>
          <w:sz w:val="18"/>
          <w:szCs w:val="18"/>
        </w:rPr>
        <w:t xml:space="preserve"> A Unidade Demandante deve preencher o prazo de acordo com o prazo de vigência do contrato.</w:t>
      </w:r>
    </w:p>
    <w:p w14:paraId="4918757A" w14:textId="1062CC49" w:rsidR="001234AE" w:rsidRPr="002129C6" w:rsidRDefault="001234AE" w:rsidP="00D11D37">
      <w:pPr>
        <w:spacing w:line="360" w:lineRule="auto"/>
        <w:ind w:left="705" w:hanging="705"/>
        <w:jc w:val="both"/>
        <w:rPr>
          <w:rFonts w:ascii="Tahoma" w:hAnsi="Tahoma" w:cs="Tahoma"/>
          <w:bCs/>
          <w:i/>
          <w:color w:val="FF0000"/>
          <w:sz w:val="18"/>
          <w:szCs w:val="18"/>
          <w:highlight w:val="yellow"/>
        </w:rPr>
      </w:pPr>
      <w:r w:rsidRPr="002129C6">
        <w:rPr>
          <w:rFonts w:ascii="Tahoma" w:hAnsi="Tahoma" w:cs="Tahoma"/>
          <w:bCs/>
          <w:i/>
          <w:color w:val="FF0000"/>
          <w:sz w:val="18"/>
          <w:szCs w:val="18"/>
          <w:highlight w:val="yellow"/>
        </w:rPr>
        <w:t>SE CONTRATO COM MAIS DE 3 ANOS</w:t>
      </w:r>
    </w:p>
    <w:p w14:paraId="4FADC2BB" w14:textId="603F186B" w:rsidR="00D11D37" w:rsidRDefault="00D11D37" w:rsidP="00D11D37">
      <w:pPr>
        <w:autoSpaceDE w:val="0"/>
        <w:spacing w:after="120" w:line="360" w:lineRule="auto"/>
        <w:ind w:left="709" w:right="-1" w:hanging="709"/>
        <w:jc w:val="both"/>
        <w:rPr>
          <w:rFonts w:ascii="Tahoma" w:hAnsi="Tahoma" w:cs="Tahoma"/>
          <w:sz w:val="18"/>
          <w:szCs w:val="18"/>
        </w:rPr>
      </w:pPr>
      <w:r>
        <w:rPr>
          <w:rFonts w:ascii="Tahoma" w:hAnsi="Tahoma" w:cs="Tahoma"/>
          <w:sz w:val="18"/>
          <w:szCs w:val="18"/>
        </w:rPr>
        <w:t>1</w:t>
      </w:r>
      <w:r w:rsidR="0089680C">
        <w:rPr>
          <w:rFonts w:ascii="Tahoma" w:hAnsi="Tahoma" w:cs="Tahoma"/>
          <w:sz w:val="18"/>
          <w:szCs w:val="18"/>
        </w:rPr>
        <w:t>4</w:t>
      </w:r>
      <w:r>
        <w:rPr>
          <w:rFonts w:ascii="Tahoma" w:hAnsi="Tahoma" w:cs="Tahoma"/>
          <w:sz w:val="18"/>
          <w:szCs w:val="18"/>
        </w:rPr>
        <w:t>.1.</w:t>
      </w:r>
      <w:r>
        <w:rPr>
          <w:rFonts w:ascii="Tahoma" w:hAnsi="Tahoma" w:cs="Tahoma"/>
          <w:sz w:val="18"/>
          <w:szCs w:val="18"/>
        </w:rPr>
        <w:tab/>
      </w:r>
      <w:r w:rsidRPr="0075275C">
        <w:rPr>
          <w:rFonts w:ascii="Tahoma" w:hAnsi="Tahoma" w:cs="Tahoma"/>
          <w:sz w:val="18"/>
          <w:szCs w:val="18"/>
        </w:rPr>
        <w:t xml:space="preserve">Atestado ou declaração expedidas por pessoa jurídica de direito público ou privado que comprove ter o Licitante prestado serviços compatíveis em características, quantidades e/ou prazos com o objeto </w:t>
      </w:r>
      <w:r w:rsidR="008C345F">
        <w:rPr>
          <w:rFonts w:ascii="Tahoma" w:hAnsi="Tahoma" w:cs="Tahoma"/>
          <w:color w:val="000000"/>
          <w:sz w:val="18"/>
          <w:szCs w:val="18"/>
        </w:rPr>
        <w:t>desta contratação</w:t>
      </w:r>
      <w:r w:rsidRPr="0075275C">
        <w:rPr>
          <w:rFonts w:ascii="Tahoma" w:hAnsi="Tahoma" w:cs="Tahoma"/>
          <w:sz w:val="18"/>
          <w:szCs w:val="18"/>
        </w:rPr>
        <w:t>, por período não inferior a 3 (três) anos</w:t>
      </w:r>
      <w:r>
        <w:rPr>
          <w:rFonts w:ascii="Tahoma" w:hAnsi="Tahoma" w:cs="Tahoma"/>
          <w:sz w:val="18"/>
          <w:szCs w:val="18"/>
        </w:rPr>
        <w:t>.</w:t>
      </w:r>
    </w:p>
    <w:p w14:paraId="076605BE" w14:textId="4BA5B735" w:rsidR="00D11D37" w:rsidRPr="0089680C" w:rsidRDefault="00D11D37" w:rsidP="00EC4D20">
      <w:pPr>
        <w:pStyle w:val="PargrafodaLista"/>
        <w:numPr>
          <w:ilvl w:val="2"/>
          <w:numId w:val="33"/>
        </w:numPr>
        <w:tabs>
          <w:tab w:val="left" w:pos="709"/>
        </w:tabs>
        <w:autoSpaceDE w:val="0"/>
        <w:spacing w:after="120" w:line="360" w:lineRule="auto"/>
        <w:ind w:right="-1"/>
        <w:jc w:val="both"/>
        <w:rPr>
          <w:rFonts w:ascii="Tahoma" w:hAnsi="Tahoma" w:cs="Tahoma"/>
          <w:sz w:val="18"/>
          <w:szCs w:val="18"/>
        </w:rPr>
      </w:pPr>
      <w:r w:rsidRPr="0089680C">
        <w:rPr>
          <w:rFonts w:ascii="Tahoma" w:hAnsi="Tahoma" w:cs="Tahoma"/>
          <w:sz w:val="18"/>
          <w:szCs w:val="18"/>
        </w:rPr>
        <w:t>O atestado deverá conter nome, preferencialmente em conjunto com o CNPJ/CPF, endereço, e-mail e telefone de contato do atestador, ou qualquer outro meio com o qual a Finep possa valer-se para manter contato com a pessoa declarante, se for o caso.</w:t>
      </w:r>
    </w:p>
    <w:p w14:paraId="0A7CD9B1" w14:textId="20DF1DC3" w:rsidR="009D3538" w:rsidRPr="009D3538" w:rsidRDefault="00D11D37" w:rsidP="00EC4D20">
      <w:pPr>
        <w:pStyle w:val="PargrafodaLista"/>
        <w:numPr>
          <w:ilvl w:val="2"/>
          <w:numId w:val="33"/>
        </w:numPr>
        <w:tabs>
          <w:tab w:val="left" w:pos="709"/>
        </w:tabs>
        <w:autoSpaceDE w:val="0"/>
        <w:spacing w:after="120" w:line="360" w:lineRule="auto"/>
        <w:ind w:right="-1"/>
        <w:jc w:val="both"/>
        <w:rPr>
          <w:rFonts w:ascii="Tahoma" w:hAnsi="Tahoma" w:cs="Tahoma"/>
          <w:sz w:val="18"/>
          <w:szCs w:val="18"/>
        </w:rPr>
      </w:pPr>
      <w:r w:rsidRPr="0089680C">
        <w:rPr>
          <w:rFonts w:ascii="Tahoma" w:hAnsi="Tahoma" w:cs="Tahoma"/>
          <w:sz w:val="18"/>
          <w:szCs w:val="18"/>
        </w:rPr>
        <w:t>Somente serão aceitos atestados expedidos após a conclusão do contrato ou se decorrido, pelo menos, um ano do início de sua execução, exceto se firmado para ser executado em prazo inferior.</w:t>
      </w:r>
    </w:p>
    <w:p w14:paraId="0E0945EC" w14:textId="4ACCC1F1" w:rsidR="00B75257" w:rsidRDefault="009D3538" w:rsidP="00EC4D20">
      <w:pPr>
        <w:pStyle w:val="PargrafodaLista"/>
        <w:numPr>
          <w:ilvl w:val="2"/>
          <w:numId w:val="33"/>
        </w:numPr>
        <w:tabs>
          <w:tab w:val="left" w:pos="709"/>
        </w:tabs>
        <w:autoSpaceDE w:val="0"/>
        <w:spacing w:after="120" w:line="360" w:lineRule="auto"/>
        <w:ind w:left="709" w:right="-1" w:hanging="709"/>
        <w:jc w:val="both"/>
        <w:rPr>
          <w:rFonts w:ascii="Tahoma" w:hAnsi="Tahoma" w:cs="Tahoma"/>
          <w:sz w:val="18"/>
          <w:szCs w:val="18"/>
        </w:rPr>
      </w:pPr>
      <w:r w:rsidRPr="009D3538">
        <w:rPr>
          <w:rFonts w:ascii="Tahoma" w:hAnsi="Tahoma" w:cs="Tahoma"/>
          <w:color w:val="FF0000"/>
          <w:sz w:val="18"/>
          <w:szCs w:val="18"/>
          <w:highlight w:val="yellow"/>
        </w:rPr>
        <w:t>(SE CONTRATO COM ATÉ 40 POSTOS)</w:t>
      </w:r>
      <w:r w:rsidRPr="009D3538">
        <w:rPr>
          <w:rFonts w:ascii="Tahoma" w:hAnsi="Tahoma" w:cs="Tahoma"/>
          <w:color w:val="FF0000"/>
          <w:sz w:val="18"/>
          <w:szCs w:val="18"/>
        </w:rPr>
        <w:t xml:space="preserve"> </w:t>
      </w:r>
      <w:r>
        <w:rPr>
          <w:rFonts w:ascii="Tahoma" w:hAnsi="Tahoma" w:cs="Tahoma"/>
          <w:sz w:val="18"/>
          <w:szCs w:val="18"/>
        </w:rPr>
        <w:t>O(s) atestado(s) deve(m) comprovar que o L</w:t>
      </w:r>
      <w:r w:rsidRPr="009D3538">
        <w:rPr>
          <w:rFonts w:ascii="Tahoma" w:hAnsi="Tahoma" w:cs="Tahoma"/>
          <w:sz w:val="18"/>
          <w:szCs w:val="18"/>
        </w:rPr>
        <w:t xml:space="preserve">icitante </w:t>
      </w:r>
      <w:r>
        <w:rPr>
          <w:rFonts w:ascii="Tahoma" w:hAnsi="Tahoma" w:cs="Tahoma"/>
          <w:sz w:val="18"/>
          <w:szCs w:val="18"/>
        </w:rPr>
        <w:t>executou</w:t>
      </w:r>
      <w:r w:rsidRPr="009D3538">
        <w:rPr>
          <w:rFonts w:ascii="Tahoma" w:hAnsi="Tahoma" w:cs="Tahoma"/>
          <w:sz w:val="18"/>
          <w:szCs w:val="18"/>
        </w:rPr>
        <w:t xml:space="preserve"> contrato(s) em número de postos equivalentes ao da contratação</w:t>
      </w:r>
      <w:r>
        <w:rPr>
          <w:rFonts w:ascii="Tahoma" w:hAnsi="Tahoma" w:cs="Tahoma"/>
          <w:sz w:val="18"/>
          <w:szCs w:val="18"/>
        </w:rPr>
        <w:t>.</w:t>
      </w:r>
    </w:p>
    <w:p w14:paraId="2BAF2378" w14:textId="7F64C39E" w:rsidR="009D3538" w:rsidRPr="00EC4D20" w:rsidRDefault="009D3538" w:rsidP="009D3538">
      <w:pPr>
        <w:tabs>
          <w:tab w:val="left" w:pos="709"/>
        </w:tabs>
        <w:autoSpaceDE w:val="0"/>
        <w:spacing w:after="120" w:line="360" w:lineRule="auto"/>
        <w:ind w:right="-1"/>
        <w:jc w:val="both"/>
        <w:rPr>
          <w:rFonts w:ascii="Tahoma" w:hAnsi="Tahoma" w:cs="Tahoma"/>
          <w:color w:val="FF0000"/>
          <w:sz w:val="18"/>
          <w:szCs w:val="18"/>
        </w:rPr>
      </w:pPr>
      <w:r w:rsidRPr="00EC4D20">
        <w:rPr>
          <w:rFonts w:ascii="Tahoma" w:hAnsi="Tahoma" w:cs="Tahoma"/>
          <w:color w:val="FF0000"/>
          <w:sz w:val="18"/>
          <w:szCs w:val="18"/>
        </w:rPr>
        <w:t>OU</w:t>
      </w:r>
    </w:p>
    <w:p w14:paraId="56BD2E3A" w14:textId="5BBEB661" w:rsidR="009D3538" w:rsidRDefault="009D3538" w:rsidP="00EC4D20">
      <w:pPr>
        <w:pStyle w:val="PargrafodaLista"/>
        <w:numPr>
          <w:ilvl w:val="2"/>
          <w:numId w:val="39"/>
        </w:numPr>
        <w:tabs>
          <w:tab w:val="left" w:pos="709"/>
        </w:tabs>
        <w:autoSpaceDE w:val="0"/>
        <w:spacing w:after="120" w:line="360" w:lineRule="auto"/>
        <w:ind w:right="-1"/>
        <w:jc w:val="both"/>
        <w:rPr>
          <w:rFonts w:ascii="Tahoma" w:hAnsi="Tahoma" w:cs="Tahoma"/>
          <w:sz w:val="18"/>
          <w:szCs w:val="18"/>
        </w:rPr>
      </w:pPr>
      <w:r w:rsidRPr="00EC4D20">
        <w:rPr>
          <w:rFonts w:ascii="Tahoma" w:hAnsi="Tahoma" w:cs="Tahoma"/>
          <w:color w:val="FF0000"/>
          <w:sz w:val="18"/>
          <w:szCs w:val="18"/>
          <w:highlight w:val="yellow"/>
        </w:rPr>
        <w:lastRenderedPageBreak/>
        <w:t>(SE CONTRATO COM MAIS DE 40 POSTOS)</w:t>
      </w:r>
      <w:r w:rsidRPr="00EC4D20">
        <w:rPr>
          <w:rFonts w:ascii="Tahoma" w:hAnsi="Tahoma" w:cs="Tahoma"/>
          <w:color w:val="FF0000"/>
          <w:sz w:val="18"/>
          <w:szCs w:val="18"/>
        </w:rPr>
        <w:t xml:space="preserve"> </w:t>
      </w:r>
      <w:r w:rsidRPr="00EC4D20">
        <w:rPr>
          <w:rFonts w:ascii="Tahoma" w:hAnsi="Tahoma" w:cs="Tahoma"/>
          <w:sz w:val="18"/>
          <w:szCs w:val="18"/>
        </w:rPr>
        <w:t xml:space="preserve">Suporta-se como compatível o atendimento mínimo de </w:t>
      </w:r>
      <w:r w:rsidR="00AD70DB" w:rsidRPr="00AD70DB">
        <w:rPr>
          <w:rFonts w:ascii="Tahoma" w:hAnsi="Tahoma" w:cs="Tahoma"/>
          <w:sz w:val="18"/>
          <w:szCs w:val="18"/>
        </w:rPr>
        <w:t>50</w:t>
      </w:r>
      <w:r w:rsidRPr="00EC4D20">
        <w:rPr>
          <w:rFonts w:ascii="Tahoma" w:hAnsi="Tahoma" w:cs="Tahoma"/>
          <w:sz w:val="18"/>
          <w:szCs w:val="18"/>
        </w:rPr>
        <w:t xml:space="preserve">% do objeto demandado, equivalente a </w:t>
      </w:r>
      <w:r w:rsidRPr="00EC4D20">
        <w:rPr>
          <w:rFonts w:ascii="Tahoma" w:hAnsi="Tahoma" w:cs="Tahoma"/>
          <w:color w:val="FF0000"/>
          <w:sz w:val="18"/>
          <w:szCs w:val="18"/>
          <w:highlight w:val="lightGray"/>
        </w:rPr>
        <w:t>XX</w:t>
      </w:r>
      <w:r w:rsidRPr="00EC4D20">
        <w:rPr>
          <w:rFonts w:ascii="Tahoma" w:hAnsi="Tahoma" w:cs="Tahoma"/>
          <w:sz w:val="18"/>
          <w:szCs w:val="18"/>
        </w:rPr>
        <w:t xml:space="preserve"> postos de trabalho.</w:t>
      </w:r>
    </w:p>
    <w:p w14:paraId="267EAF08" w14:textId="0946D53E" w:rsidR="00AD70DB" w:rsidRPr="00AD70DB" w:rsidRDefault="00AD70DB" w:rsidP="00AD70DB">
      <w:pPr>
        <w:tabs>
          <w:tab w:val="left" w:pos="709"/>
        </w:tabs>
        <w:autoSpaceDE w:val="0"/>
        <w:spacing w:after="120" w:line="360" w:lineRule="auto"/>
        <w:ind w:right="-1"/>
        <w:jc w:val="both"/>
        <w:rPr>
          <w:rFonts w:ascii="Tahoma" w:hAnsi="Tahoma" w:cs="Tahoma"/>
          <w:color w:val="FF0000"/>
          <w:sz w:val="18"/>
          <w:szCs w:val="18"/>
        </w:rPr>
      </w:pPr>
      <w:r w:rsidRPr="00AD70DB">
        <w:rPr>
          <w:rFonts w:ascii="Tahoma" w:hAnsi="Tahoma" w:cs="Tahoma"/>
          <w:color w:val="FF0000"/>
          <w:sz w:val="18"/>
          <w:szCs w:val="18"/>
        </w:rPr>
        <w:t>OU</w:t>
      </w:r>
    </w:p>
    <w:p w14:paraId="670FC507" w14:textId="59706CE2" w:rsidR="00EC4D20" w:rsidRDefault="00EC4D20" w:rsidP="00EC4D20">
      <w:pPr>
        <w:pStyle w:val="PargrafodaLista"/>
        <w:numPr>
          <w:ilvl w:val="2"/>
          <w:numId w:val="40"/>
        </w:numPr>
        <w:tabs>
          <w:tab w:val="left" w:pos="709"/>
        </w:tabs>
        <w:autoSpaceDE w:val="0"/>
        <w:spacing w:after="120" w:line="360" w:lineRule="auto"/>
        <w:ind w:right="-1"/>
        <w:jc w:val="both"/>
        <w:rPr>
          <w:rFonts w:ascii="Tahoma" w:hAnsi="Tahoma" w:cs="Tahoma"/>
          <w:sz w:val="18"/>
          <w:szCs w:val="18"/>
        </w:rPr>
      </w:pPr>
      <w:r w:rsidRPr="00EC4D20">
        <w:rPr>
          <w:rFonts w:ascii="Tahoma" w:hAnsi="Tahoma" w:cs="Tahoma"/>
          <w:color w:val="FF0000"/>
          <w:sz w:val="18"/>
          <w:szCs w:val="18"/>
          <w:highlight w:val="yellow"/>
        </w:rPr>
        <w:t>(SE CONTRATO POR MENSURAÇÃO POR RESULTADOS)</w:t>
      </w:r>
      <w:r>
        <w:rPr>
          <w:rFonts w:ascii="Tahoma" w:hAnsi="Tahoma" w:cs="Tahoma"/>
          <w:sz w:val="18"/>
          <w:szCs w:val="18"/>
        </w:rPr>
        <w:t xml:space="preserve"> S</w:t>
      </w:r>
      <w:r w:rsidRPr="00630049">
        <w:rPr>
          <w:rFonts w:ascii="Tahoma" w:hAnsi="Tahoma" w:cs="Tahoma"/>
          <w:sz w:val="18"/>
          <w:szCs w:val="18"/>
        </w:rPr>
        <w:t xml:space="preserve">uporta-se como compatível o atendimento mínimo de </w:t>
      </w:r>
      <w:r w:rsidRPr="00630049">
        <w:rPr>
          <w:rFonts w:ascii="Tahoma" w:hAnsi="Tahoma" w:cs="Tahoma"/>
          <w:color w:val="FF0000"/>
          <w:sz w:val="18"/>
          <w:szCs w:val="18"/>
          <w:highlight w:val="lightGray"/>
        </w:rPr>
        <w:t>XX</w:t>
      </w:r>
      <w:r w:rsidRPr="00630049">
        <w:rPr>
          <w:rFonts w:ascii="Tahoma" w:hAnsi="Tahoma" w:cs="Tahoma"/>
          <w:sz w:val="18"/>
          <w:szCs w:val="18"/>
        </w:rPr>
        <w:t xml:space="preserve">% do objeto demandado, equivalente a </w:t>
      </w:r>
      <w:r w:rsidRPr="00630049">
        <w:rPr>
          <w:rFonts w:ascii="Tahoma" w:hAnsi="Tahoma" w:cs="Tahoma"/>
          <w:color w:val="FF0000"/>
          <w:sz w:val="18"/>
          <w:szCs w:val="18"/>
          <w:highlight w:val="lightGray"/>
        </w:rPr>
        <w:t>XX</w:t>
      </w:r>
      <w:r w:rsidRPr="00630049">
        <w:rPr>
          <w:rFonts w:ascii="Tahoma" w:hAnsi="Tahoma" w:cs="Tahoma"/>
          <w:sz w:val="18"/>
          <w:szCs w:val="18"/>
        </w:rPr>
        <w:t xml:space="preserve"> </w:t>
      </w:r>
      <w:r w:rsidRPr="00EC4D20">
        <w:rPr>
          <w:rFonts w:ascii="Tahoma" w:hAnsi="Tahoma" w:cs="Tahoma"/>
          <w:color w:val="FF0000"/>
          <w:sz w:val="18"/>
          <w:szCs w:val="18"/>
          <w:highlight w:val="lightGray"/>
        </w:rPr>
        <w:t>“UNIDADE DE MEDIDA DA MÉTRICA DE MENSURAÇÃO POR RESULTADOS”</w:t>
      </w:r>
      <w:r>
        <w:rPr>
          <w:rFonts w:ascii="Tahoma" w:hAnsi="Tahoma" w:cs="Tahoma"/>
          <w:sz w:val="18"/>
          <w:szCs w:val="18"/>
        </w:rPr>
        <w:t>.</w:t>
      </w:r>
    </w:p>
    <w:p w14:paraId="14CC2835" w14:textId="77777777" w:rsidR="00B75257" w:rsidRDefault="00B75257" w:rsidP="00B75257">
      <w:pPr>
        <w:tabs>
          <w:tab w:val="left" w:pos="709"/>
        </w:tabs>
        <w:autoSpaceDE w:val="0"/>
        <w:spacing w:after="120" w:line="360" w:lineRule="auto"/>
        <w:ind w:left="709" w:right="-1" w:hanging="709"/>
        <w:jc w:val="both"/>
        <w:rPr>
          <w:rFonts w:ascii="Tahoma" w:hAnsi="Tahoma" w:cs="Tahoma"/>
          <w:sz w:val="18"/>
          <w:szCs w:val="18"/>
        </w:rPr>
      </w:pPr>
      <w:r w:rsidRPr="004D1AEE">
        <w:rPr>
          <w:rFonts w:ascii="Tahoma" w:hAnsi="Tahoma" w:cs="Tahoma"/>
          <w:sz w:val="18"/>
          <w:szCs w:val="18"/>
        </w:rPr>
        <w:t>1</w:t>
      </w:r>
      <w:r>
        <w:rPr>
          <w:rFonts w:ascii="Tahoma" w:hAnsi="Tahoma" w:cs="Tahoma"/>
          <w:sz w:val="18"/>
          <w:szCs w:val="18"/>
        </w:rPr>
        <w:t>4</w:t>
      </w:r>
      <w:r w:rsidRPr="004D1AEE">
        <w:rPr>
          <w:rFonts w:ascii="Tahoma" w:hAnsi="Tahoma" w:cs="Tahoma"/>
          <w:sz w:val="18"/>
          <w:szCs w:val="18"/>
        </w:rPr>
        <w:t>.1.4.</w:t>
      </w:r>
      <w:r w:rsidRPr="004D1AEE">
        <w:rPr>
          <w:rFonts w:ascii="Tahoma" w:hAnsi="Tahoma" w:cs="Tahoma"/>
          <w:sz w:val="18"/>
          <w:szCs w:val="18"/>
        </w:rPr>
        <w:tab/>
      </w:r>
      <w:r w:rsidRPr="00C0540C">
        <w:rPr>
          <w:rFonts w:ascii="Tahoma" w:hAnsi="Tahoma" w:cs="Tahoma"/>
          <w:sz w:val="18"/>
          <w:szCs w:val="18"/>
        </w:rPr>
        <w:t xml:space="preserve">É admitida a apresentação de atestados referentes a períodos sucessivos não contínuos, para fins da comprovação </w:t>
      </w:r>
      <w:r>
        <w:rPr>
          <w:rFonts w:ascii="Tahoma" w:hAnsi="Tahoma" w:cs="Tahoma"/>
          <w:sz w:val="18"/>
          <w:szCs w:val="18"/>
        </w:rPr>
        <w:t>do item 14.1</w:t>
      </w:r>
      <w:r w:rsidRPr="00C0540C">
        <w:rPr>
          <w:rFonts w:ascii="Tahoma" w:hAnsi="Tahoma" w:cs="Tahoma"/>
          <w:sz w:val="18"/>
          <w:szCs w:val="18"/>
        </w:rPr>
        <w:t xml:space="preserve">, não havendo obrigatoriedade </w:t>
      </w:r>
      <w:r>
        <w:rPr>
          <w:rFonts w:ascii="Tahoma" w:hAnsi="Tahoma" w:cs="Tahoma"/>
          <w:sz w:val="18"/>
          <w:szCs w:val="18"/>
        </w:rPr>
        <w:t>de os</w:t>
      </w:r>
      <w:r w:rsidRPr="00C0540C">
        <w:rPr>
          <w:rFonts w:ascii="Tahoma" w:hAnsi="Tahoma" w:cs="Tahoma"/>
          <w:sz w:val="18"/>
          <w:szCs w:val="18"/>
        </w:rPr>
        <w:t xml:space="preserve"> </w:t>
      </w:r>
      <w:r>
        <w:rPr>
          <w:rFonts w:ascii="Tahoma" w:hAnsi="Tahoma" w:cs="Tahoma"/>
          <w:sz w:val="18"/>
          <w:szCs w:val="18"/>
        </w:rPr>
        <w:t>períodos</w:t>
      </w:r>
      <w:r w:rsidRPr="00C0540C">
        <w:rPr>
          <w:rFonts w:ascii="Tahoma" w:hAnsi="Tahoma" w:cs="Tahoma"/>
          <w:sz w:val="18"/>
          <w:szCs w:val="18"/>
        </w:rPr>
        <w:t xml:space="preserve"> serem ininterruptos</w:t>
      </w:r>
      <w:r>
        <w:rPr>
          <w:rFonts w:ascii="Tahoma" w:hAnsi="Tahoma" w:cs="Tahoma"/>
          <w:sz w:val="18"/>
          <w:szCs w:val="18"/>
        </w:rPr>
        <w:t>.</w:t>
      </w:r>
      <w:r w:rsidRPr="00C0540C">
        <w:rPr>
          <w:rFonts w:ascii="Helvetica" w:hAnsi="Helvetica"/>
          <w:color w:val="555555"/>
          <w:shd w:val="clear" w:color="auto" w:fill="FFFFFF"/>
        </w:rPr>
        <w:t xml:space="preserve"> </w:t>
      </w:r>
      <w:r>
        <w:rPr>
          <w:rFonts w:ascii="Tahoma" w:hAnsi="Tahoma" w:cs="Tahoma"/>
          <w:sz w:val="18"/>
          <w:szCs w:val="18"/>
        </w:rPr>
        <w:t>Da mesma forma</w:t>
      </w:r>
      <w:r w:rsidRPr="00C0540C">
        <w:rPr>
          <w:rFonts w:ascii="Tahoma" w:hAnsi="Tahoma" w:cs="Tahoma"/>
          <w:sz w:val="18"/>
          <w:szCs w:val="18"/>
        </w:rPr>
        <w:t xml:space="preserve">, para fins de comprovação de quantitativo mínimo do serviço, </w:t>
      </w:r>
      <w:r>
        <w:rPr>
          <w:rFonts w:ascii="Tahoma" w:hAnsi="Tahoma" w:cs="Tahoma"/>
          <w:sz w:val="18"/>
          <w:szCs w:val="18"/>
        </w:rPr>
        <w:t xml:space="preserve">é admitida </w:t>
      </w:r>
      <w:r w:rsidRPr="00C0540C">
        <w:rPr>
          <w:rFonts w:ascii="Tahoma" w:hAnsi="Tahoma" w:cs="Tahoma"/>
          <w:sz w:val="18"/>
          <w:szCs w:val="18"/>
        </w:rPr>
        <w:t>a apresentação de diferentes atestados de serviços executados de forma concomitante, pois essa situação se equivale, para fins de comprovação de capacidade técnico-operacional, a uma única contratação.</w:t>
      </w:r>
    </w:p>
    <w:p w14:paraId="772F38F1" w14:textId="77777777" w:rsidR="00B75257" w:rsidRDefault="00B75257" w:rsidP="00B75257">
      <w:pPr>
        <w:tabs>
          <w:tab w:val="left" w:pos="709"/>
        </w:tabs>
        <w:autoSpaceDE w:val="0"/>
        <w:spacing w:after="120" w:line="360" w:lineRule="auto"/>
        <w:ind w:left="709" w:right="-1" w:hanging="709"/>
        <w:jc w:val="both"/>
        <w:rPr>
          <w:rFonts w:ascii="Tahoma" w:hAnsi="Tahoma" w:cs="Tahoma"/>
          <w:sz w:val="18"/>
          <w:szCs w:val="18"/>
        </w:rPr>
      </w:pPr>
      <w:r>
        <w:rPr>
          <w:rFonts w:ascii="Tahoma" w:hAnsi="Tahoma" w:cs="Tahoma"/>
          <w:sz w:val="18"/>
          <w:szCs w:val="18"/>
        </w:rPr>
        <w:t>14.1.5.</w:t>
      </w:r>
      <w:r>
        <w:rPr>
          <w:rFonts w:ascii="Tahoma" w:hAnsi="Tahoma" w:cs="Tahoma"/>
          <w:sz w:val="18"/>
          <w:szCs w:val="18"/>
        </w:rPr>
        <w:tab/>
        <w:t>Se solicitado, o</w:t>
      </w:r>
      <w:r w:rsidRPr="00F70A1B">
        <w:rPr>
          <w:rFonts w:ascii="Tahoma" w:hAnsi="Tahoma" w:cs="Tahoma"/>
          <w:sz w:val="18"/>
          <w:szCs w:val="18"/>
        </w:rPr>
        <w:t xml:space="preserve"> </w:t>
      </w:r>
      <w:r>
        <w:rPr>
          <w:rFonts w:ascii="Tahoma" w:hAnsi="Tahoma" w:cs="Tahoma"/>
          <w:sz w:val="18"/>
          <w:szCs w:val="18"/>
        </w:rPr>
        <w:t>proponente</w:t>
      </w:r>
      <w:r w:rsidRPr="00F70A1B">
        <w:rPr>
          <w:rFonts w:ascii="Tahoma" w:hAnsi="Tahoma" w:cs="Tahoma"/>
          <w:sz w:val="18"/>
          <w:szCs w:val="18"/>
        </w:rPr>
        <w:t xml:space="preserve"> deve disponibilizar todas as informações necessárias à comprovação da legitimidade dos</w:t>
      </w:r>
      <w:r>
        <w:rPr>
          <w:rFonts w:ascii="Tahoma" w:hAnsi="Tahoma" w:cs="Tahoma"/>
          <w:sz w:val="18"/>
          <w:szCs w:val="18"/>
        </w:rPr>
        <w:t xml:space="preserve"> </w:t>
      </w:r>
      <w:r w:rsidRPr="00F70A1B">
        <w:rPr>
          <w:rFonts w:ascii="Tahoma" w:hAnsi="Tahoma" w:cs="Tahoma"/>
          <w:sz w:val="18"/>
          <w:szCs w:val="18"/>
        </w:rPr>
        <w:t>atestados solicitados, apresentando, dentre outros documentos, cópia do contrato que deu suporte à contratação, endereço atual da contratante e local em que foram prestados os serviços.</w:t>
      </w:r>
    </w:p>
    <w:p w14:paraId="23F4426E" w14:textId="77777777" w:rsidR="004C2E44" w:rsidRPr="00D81E8C" w:rsidRDefault="004C2E44" w:rsidP="00BD44C2">
      <w:pPr>
        <w:pStyle w:val="TextoPargrafo"/>
        <w:tabs>
          <w:tab w:val="left" w:pos="709"/>
        </w:tabs>
        <w:spacing w:before="0" w:line="360" w:lineRule="auto"/>
        <w:ind w:left="709" w:right="-1" w:hanging="709"/>
        <w:rPr>
          <w:rFonts w:ascii="Tahoma" w:hAnsi="Tahoma" w:cs="Tahoma"/>
          <w:sz w:val="18"/>
          <w:szCs w:val="18"/>
        </w:rPr>
      </w:pPr>
    </w:p>
    <w:p w14:paraId="6CA53D37" w14:textId="5B92B98B" w:rsidR="001600BB" w:rsidRPr="00D81E8C" w:rsidRDefault="001600BB" w:rsidP="00EC4D20">
      <w:pPr>
        <w:pStyle w:val="TextoPargrafo"/>
        <w:numPr>
          <w:ilvl w:val="0"/>
          <w:numId w:val="33"/>
        </w:numPr>
        <w:tabs>
          <w:tab w:val="left" w:pos="709"/>
        </w:tabs>
        <w:spacing w:before="0" w:line="360" w:lineRule="auto"/>
        <w:ind w:left="709" w:right="-1" w:hanging="709"/>
        <w:rPr>
          <w:rFonts w:ascii="Tahoma" w:hAnsi="Tahoma" w:cs="Tahoma"/>
          <w:b/>
          <w:sz w:val="18"/>
          <w:szCs w:val="18"/>
        </w:rPr>
      </w:pPr>
      <w:r w:rsidRPr="00D81E8C">
        <w:rPr>
          <w:rFonts w:ascii="Tahoma" w:hAnsi="Tahoma" w:cs="Tahoma"/>
          <w:b/>
          <w:sz w:val="18"/>
          <w:szCs w:val="18"/>
        </w:rPr>
        <w:t>DA</w:t>
      </w:r>
      <w:r w:rsidR="004841C3" w:rsidRPr="00D81E8C">
        <w:rPr>
          <w:rFonts w:ascii="Tahoma" w:hAnsi="Tahoma" w:cs="Tahoma"/>
          <w:b/>
          <w:sz w:val="18"/>
          <w:szCs w:val="18"/>
        </w:rPr>
        <w:t>S</w:t>
      </w:r>
      <w:r w:rsidRPr="00D81E8C">
        <w:rPr>
          <w:rFonts w:ascii="Tahoma" w:hAnsi="Tahoma" w:cs="Tahoma"/>
          <w:b/>
          <w:sz w:val="18"/>
          <w:szCs w:val="18"/>
        </w:rPr>
        <w:t xml:space="preserve"> </w:t>
      </w:r>
      <w:r w:rsidR="004841C3" w:rsidRPr="00D81E8C">
        <w:rPr>
          <w:rFonts w:ascii="Tahoma" w:hAnsi="Tahoma" w:cs="Tahoma"/>
          <w:b/>
          <w:sz w:val="18"/>
          <w:szCs w:val="18"/>
        </w:rPr>
        <w:t xml:space="preserve">CONDIÇÕES </w:t>
      </w:r>
      <w:r w:rsidR="004D3CBB">
        <w:rPr>
          <w:rFonts w:ascii="Tahoma" w:hAnsi="Tahoma" w:cs="Tahoma"/>
          <w:b/>
          <w:sz w:val="18"/>
          <w:szCs w:val="18"/>
        </w:rPr>
        <w:t>PARA EXECUÇÃO DO OBJETO</w:t>
      </w:r>
      <w:r w:rsidR="007E325C">
        <w:rPr>
          <w:rFonts w:ascii="Tahoma" w:hAnsi="Tahoma" w:cs="Tahoma"/>
          <w:b/>
          <w:sz w:val="18"/>
          <w:szCs w:val="18"/>
        </w:rPr>
        <w:t xml:space="preserve"> </w:t>
      </w:r>
      <w:r w:rsidR="007E325C" w:rsidRPr="002129C6">
        <w:rPr>
          <w:rFonts w:ascii="Tahoma" w:hAnsi="Tahoma" w:cs="Tahoma"/>
          <w:b/>
          <w:color w:val="FF0000"/>
          <w:sz w:val="18"/>
          <w:szCs w:val="18"/>
          <w:highlight w:val="yellow"/>
        </w:rPr>
        <w:t>(</w:t>
      </w:r>
      <w:r w:rsidR="00B75257">
        <w:rPr>
          <w:rFonts w:ascii="Tahoma" w:hAnsi="Tahoma" w:cs="Tahoma"/>
          <w:b/>
          <w:color w:val="FF0000"/>
          <w:sz w:val="18"/>
          <w:szCs w:val="18"/>
          <w:highlight w:val="yellow"/>
        </w:rPr>
        <w:t xml:space="preserve">EXCLUIR </w:t>
      </w:r>
      <w:r w:rsidR="007E325C" w:rsidRPr="002129C6">
        <w:rPr>
          <w:rFonts w:ascii="Tahoma" w:hAnsi="Tahoma" w:cs="Tahoma"/>
          <w:b/>
          <w:color w:val="FF0000"/>
          <w:sz w:val="18"/>
          <w:szCs w:val="18"/>
          <w:highlight w:val="yellow"/>
        </w:rPr>
        <w:t>SE</w:t>
      </w:r>
      <w:r w:rsidR="00B75257">
        <w:rPr>
          <w:rFonts w:ascii="Tahoma" w:hAnsi="Tahoma" w:cs="Tahoma"/>
          <w:b/>
          <w:color w:val="FF0000"/>
          <w:sz w:val="18"/>
          <w:szCs w:val="18"/>
          <w:highlight w:val="yellow"/>
        </w:rPr>
        <w:t xml:space="preserve"> NÃO</w:t>
      </w:r>
      <w:r w:rsidR="007E325C" w:rsidRPr="002129C6">
        <w:rPr>
          <w:rFonts w:ascii="Tahoma" w:hAnsi="Tahoma" w:cs="Tahoma"/>
          <w:b/>
          <w:color w:val="FF0000"/>
          <w:sz w:val="18"/>
          <w:szCs w:val="18"/>
          <w:highlight w:val="yellow"/>
        </w:rPr>
        <w:t xml:space="preserve"> FOR O CASO)</w:t>
      </w:r>
    </w:p>
    <w:p w14:paraId="36B487A9" w14:textId="2E9E98AA" w:rsidR="000B36F8" w:rsidRPr="002129C6" w:rsidRDefault="002129C6" w:rsidP="00EC4D20">
      <w:pPr>
        <w:pStyle w:val="TextoPargrafo"/>
        <w:numPr>
          <w:ilvl w:val="1"/>
          <w:numId w:val="33"/>
        </w:numPr>
        <w:tabs>
          <w:tab w:val="left" w:pos="709"/>
        </w:tabs>
        <w:spacing w:before="0" w:line="360" w:lineRule="auto"/>
        <w:ind w:left="709" w:right="-1" w:hanging="709"/>
        <w:rPr>
          <w:rFonts w:ascii="Tahoma" w:hAnsi="Tahoma" w:cs="Tahoma"/>
          <w:sz w:val="18"/>
          <w:szCs w:val="18"/>
        </w:rPr>
      </w:pPr>
      <w:r w:rsidRPr="002129C6">
        <w:rPr>
          <w:rFonts w:ascii="Tahoma" w:hAnsi="Tahoma" w:cs="Tahoma"/>
          <w:color w:val="FF0000"/>
          <w:sz w:val="18"/>
          <w:szCs w:val="18"/>
          <w:highlight w:val="lightGray"/>
        </w:rPr>
        <w:t>XXXX</w:t>
      </w:r>
    </w:p>
    <w:p w14:paraId="4BCF000F" w14:textId="77777777" w:rsidR="004C2E44" w:rsidRPr="00D81E8C" w:rsidRDefault="004C2E44" w:rsidP="00BD44C2">
      <w:pPr>
        <w:pStyle w:val="TextoPargrafo"/>
        <w:tabs>
          <w:tab w:val="left" w:pos="709"/>
        </w:tabs>
        <w:spacing w:before="0" w:line="360" w:lineRule="auto"/>
        <w:ind w:left="709" w:right="-1" w:hanging="709"/>
        <w:rPr>
          <w:rFonts w:ascii="Tahoma" w:hAnsi="Tahoma" w:cs="Tahoma"/>
          <w:b/>
          <w:sz w:val="18"/>
          <w:szCs w:val="18"/>
        </w:rPr>
      </w:pPr>
    </w:p>
    <w:p w14:paraId="5F422054" w14:textId="77777777" w:rsidR="001600BB" w:rsidRPr="00C535CC" w:rsidRDefault="004841C3" w:rsidP="00EC4D20">
      <w:pPr>
        <w:pStyle w:val="TextoPargrafo"/>
        <w:numPr>
          <w:ilvl w:val="0"/>
          <w:numId w:val="33"/>
        </w:numPr>
        <w:tabs>
          <w:tab w:val="left" w:pos="709"/>
        </w:tabs>
        <w:spacing w:before="0" w:line="360" w:lineRule="auto"/>
        <w:ind w:left="709" w:right="-1" w:hanging="709"/>
        <w:rPr>
          <w:rFonts w:ascii="Tahoma" w:hAnsi="Tahoma" w:cs="Tahoma"/>
          <w:b/>
          <w:sz w:val="18"/>
          <w:szCs w:val="18"/>
        </w:rPr>
      </w:pPr>
      <w:r w:rsidRPr="00C535CC">
        <w:rPr>
          <w:rFonts w:ascii="Tahoma" w:hAnsi="Tahoma" w:cs="Tahoma"/>
          <w:b/>
          <w:sz w:val="18"/>
          <w:szCs w:val="18"/>
        </w:rPr>
        <w:t>DAS OBRIGAÇÕES DA CONTRATADA</w:t>
      </w:r>
    </w:p>
    <w:p w14:paraId="1E795C8E" w14:textId="6F6E5F74" w:rsidR="008234E3" w:rsidRDefault="00D62BEA" w:rsidP="00EC4D20">
      <w:pPr>
        <w:pStyle w:val="TextoPargrafo"/>
        <w:numPr>
          <w:ilvl w:val="1"/>
          <w:numId w:val="33"/>
        </w:numPr>
        <w:tabs>
          <w:tab w:val="left" w:pos="709"/>
        </w:tabs>
        <w:spacing w:before="0" w:line="360" w:lineRule="auto"/>
        <w:ind w:right="-1"/>
        <w:rPr>
          <w:rFonts w:ascii="Tahoma" w:hAnsi="Tahoma" w:cs="Tahoma"/>
          <w:sz w:val="18"/>
          <w:szCs w:val="18"/>
        </w:rPr>
      </w:pPr>
      <w:r>
        <w:rPr>
          <w:rFonts w:ascii="Tahoma" w:hAnsi="Tahoma" w:cs="Tahoma"/>
          <w:sz w:val="18"/>
          <w:szCs w:val="18"/>
        </w:rPr>
        <w:t>Além daquelas obrigações descritas neste Termo de Referência, são obrigações da Contratada:</w:t>
      </w:r>
    </w:p>
    <w:p w14:paraId="500AA307" w14:textId="585C392A" w:rsidR="00D31FAB" w:rsidRPr="007E4640" w:rsidRDefault="00D31FAB" w:rsidP="00C26A62">
      <w:pPr>
        <w:pStyle w:val="TextoPargrafo"/>
        <w:tabs>
          <w:tab w:val="left" w:pos="709"/>
        </w:tabs>
        <w:spacing w:before="0" w:line="360" w:lineRule="auto"/>
        <w:ind w:right="-1" w:firstLine="0"/>
        <w:rPr>
          <w:rFonts w:ascii="Tahoma" w:hAnsi="Tahoma" w:cs="Tahoma"/>
          <w:b/>
          <w:bCs/>
          <w:color w:val="FF0000"/>
          <w:sz w:val="18"/>
          <w:szCs w:val="18"/>
          <w:highlight w:val="yellow"/>
        </w:rPr>
      </w:pPr>
      <w:r w:rsidRPr="007E4640">
        <w:rPr>
          <w:rFonts w:ascii="Tahoma" w:hAnsi="Tahoma" w:cs="Tahoma"/>
          <w:b/>
          <w:bCs/>
          <w:color w:val="FF0000"/>
          <w:sz w:val="18"/>
          <w:szCs w:val="18"/>
          <w:highlight w:val="yellow"/>
        </w:rPr>
        <w:t>OBS.: TODOS OS ITENS SUGERIDOS ABAIXO DEVEM SER AVALIADOS PELO RESPONSÁVEL PELA ELABORAÇÃO DO TR SE SÃO PERTINENTES AO OBJETO QUE SE DEMANDA.</w:t>
      </w:r>
    </w:p>
    <w:p w14:paraId="72BA5481" w14:textId="057E12C7" w:rsidR="0001522C" w:rsidRPr="00C26A62" w:rsidRDefault="0001522C" w:rsidP="00EC4D20">
      <w:pPr>
        <w:pStyle w:val="TextoPargrafo"/>
        <w:numPr>
          <w:ilvl w:val="0"/>
          <w:numId w:val="31"/>
        </w:numPr>
        <w:tabs>
          <w:tab w:val="left" w:pos="709"/>
        </w:tabs>
        <w:spacing w:before="0" w:line="360" w:lineRule="auto"/>
        <w:ind w:right="-1" w:hanging="720"/>
        <w:rPr>
          <w:rFonts w:ascii="Tahoma" w:hAnsi="Tahoma" w:cs="Tahoma"/>
          <w:sz w:val="18"/>
          <w:szCs w:val="18"/>
        </w:rPr>
      </w:pPr>
      <w:r w:rsidRPr="00C26A62">
        <w:rPr>
          <w:rFonts w:ascii="Tahoma" w:hAnsi="Tahoma" w:cs="Tahoma"/>
          <w:sz w:val="18"/>
          <w:szCs w:val="18"/>
        </w:rPr>
        <w:t>Observar as determinações contidas no Decreto nº. 7.203/2010, que dispõe sobre a vedação do nepotismo no âmbito da administração pública federal, no que couber.</w:t>
      </w:r>
    </w:p>
    <w:p w14:paraId="72E633B9" w14:textId="6DF276CC" w:rsidR="00D31FAB" w:rsidRPr="00C26A62" w:rsidRDefault="00D31FAB" w:rsidP="00EC4D20">
      <w:pPr>
        <w:pStyle w:val="TextoPargrafo"/>
        <w:numPr>
          <w:ilvl w:val="0"/>
          <w:numId w:val="31"/>
        </w:numPr>
        <w:tabs>
          <w:tab w:val="left" w:pos="709"/>
        </w:tabs>
        <w:spacing w:before="0" w:line="360" w:lineRule="auto"/>
        <w:ind w:right="-1" w:hanging="720"/>
        <w:rPr>
          <w:rFonts w:ascii="Tahoma" w:hAnsi="Tahoma" w:cs="Tahoma"/>
          <w:sz w:val="18"/>
          <w:szCs w:val="18"/>
        </w:rPr>
      </w:pPr>
      <w:r w:rsidRPr="00D31FAB">
        <w:rPr>
          <w:rFonts w:ascii="Tahoma" w:hAnsi="Tahoma" w:cs="Tahoma"/>
          <w:sz w:val="18"/>
          <w:szCs w:val="18"/>
        </w:rPr>
        <w:t>Utilizar, sob sua inteira responsabilidade, toda a competente e indispensável mão de obra,</w:t>
      </w:r>
      <w:r>
        <w:rPr>
          <w:rFonts w:ascii="Tahoma" w:hAnsi="Tahoma" w:cs="Tahoma"/>
          <w:sz w:val="18"/>
          <w:szCs w:val="18"/>
        </w:rPr>
        <w:t xml:space="preserve"> </w:t>
      </w:r>
      <w:r w:rsidRPr="00D31FAB">
        <w:rPr>
          <w:rFonts w:ascii="Tahoma" w:hAnsi="Tahoma" w:cs="Tahoma"/>
          <w:sz w:val="18"/>
          <w:szCs w:val="18"/>
        </w:rPr>
        <w:t>devidamente habilitada e treinada, para execução dos serviços contratados, correndo por sua conta o cumprimento das obrigações trabalhistas, sociais, previdenciárias, tributárias e todas as outras previstas nas normas legais pertinentes</w:t>
      </w:r>
      <w:r>
        <w:rPr>
          <w:rFonts w:ascii="Tahoma" w:hAnsi="Tahoma" w:cs="Tahoma"/>
          <w:sz w:val="18"/>
          <w:szCs w:val="18"/>
        </w:rPr>
        <w:t>.</w:t>
      </w:r>
    </w:p>
    <w:p w14:paraId="7C26C8BE" w14:textId="4A94D45A" w:rsidR="00D31FAB" w:rsidRDefault="00D31FAB" w:rsidP="00EC4D20">
      <w:pPr>
        <w:pStyle w:val="TextoPargrafo"/>
        <w:numPr>
          <w:ilvl w:val="0"/>
          <w:numId w:val="31"/>
        </w:numPr>
        <w:tabs>
          <w:tab w:val="left" w:pos="709"/>
        </w:tabs>
        <w:spacing w:before="0" w:line="360" w:lineRule="auto"/>
        <w:ind w:right="-1" w:hanging="720"/>
        <w:rPr>
          <w:rFonts w:ascii="Tahoma" w:hAnsi="Tahoma" w:cs="Tahoma"/>
          <w:sz w:val="18"/>
          <w:szCs w:val="18"/>
        </w:rPr>
      </w:pPr>
      <w:r w:rsidRPr="00D31FAB">
        <w:rPr>
          <w:rFonts w:ascii="Tahoma" w:hAnsi="Tahoma" w:cs="Tahoma"/>
          <w:sz w:val="18"/>
          <w:szCs w:val="18"/>
        </w:rPr>
        <w:t>Substituir,</w:t>
      </w:r>
      <w:r>
        <w:rPr>
          <w:rFonts w:ascii="Tahoma" w:hAnsi="Tahoma" w:cs="Tahoma"/>
          <w:sz w:val="18"/>
          <w:szCs w:val="18"/>
        </w:rPr>
        <w:t xml:space="preserve"> </w:t>
      </w:r>
      <w:r w:rsidRPr="00D31FAB">
        <w:rPr>
          <w:rFonts w:ascii="Tahoma" w:hAnsi="Tahoma" w:cs="Tahoma"/>
          <w:sz w:val="18"/>
          <w:szCs w:val="18"/>
        </w:rPr>
        <w:t>sempre solicitado de maneira justificada</w:t>
      </w:r>
      <w:r>
        <w:rPr>
          <w:rFonts w:ascii="Tahoma" w:hAnsi="Tahoma" w:cs="Tahoma"/>
          <w:sz w:val="18"/>
          <w:szCs w:val="18"/>
        </w:rPr>
        <w:t xml:space="preserve"> </w:t>
      </w:r>
      <w:r w:rsidRPr="00D31FAB">
        <w:rPr>
          <w:rFonts w:ascii="Tahoma" w:hAnsi="Tahoma" w:cs="Tahoma"/>
          <w:sz w:val="18"/>
          <w:szCs w:val="18"/>
        </w:rPr>
        <w:t>pela Finep,</w:t>
      </w:r>
      <w:r>
        <w:rPr>
          <w:rFonts w:ascii="Tahoma" w:hAnsi="Tahoma" w:cs="Tahoma"/>
          <w:sz w:val="18"/>
          <w:szCs w:val="18"/>
        </w:rPr>
        <w:t xml:space="preserve"> </w:t>
      </w:r>
      <w:r w:rsidRPr="00D31FAB">
        <w:rPr>
          <w:rFonts w:ascii="Tahoma" w:hAnsi="Tahoma" w:cs="Tahoma"/>
          <w:sz w:val="18"/>
          <w:szCs w:val="18"/>
        </w:rPr>
        <w:t>qualquer empregado cuja atuação, permanência ou comportamento sejam comprovadamente</w:t>
      </w:r>
      <w:r>
        <w:rPr>
          <w:rFonts w:ascii="Tahoma" w:hAnsi="Tahoma" w:cs="Tahoma"/>
          <w:sz w:val="18"/>
          <w:szCs w:val="18"/>
        </w:rPr>
        <w:t xml:space="preserve"> </w:t>
      </w:r>
      <w:r w:rsidRPr="00D31FAB">
        <w:rPr>
          <w:rFonts w:ascii="Tahoma" w:hAnsi="Tahoma" w:cs="Tahoma"/>
          <w:sz w:val="18"/>
          <w:szCs w:val="18"/>
        </w:rPr>
        <w:t>prejudiciais, inconvenientes e insatisfatórios.</w:t>
      </w:r>
    </w:p>
    <w:p w14:paraId="7B3220DF" w14:textId="69E787BD" w:rsidR="00D31FAB" w:rsidRDefault="00D31FAB" w:rsidP="00EC4D20">
      <w:pPr>
        <w:pStyle w:val="TextoPargrafo"/>
        <w:numPr>
          <w:ilvl w:val="0"/>
          <w:numId w:val="31"/>
        </w:numPr>
        <w:tabs>
          <w:tab w:val="left" w:pos="709"/>
        </w:tabs>
        <w:spacing w:before="0" w:line="360" w:lineRule="auto"/>
        <w:ind w:right="-1" w:hanging="720"/>
        <w:rPr>
          <w:rFonts w:ascii="Tahoma" w:hAnsi="Tahoma" w:cs="Tahoma"/>
          <w:sz w:val="18"/>
          <w:szCs w:val="18"/>
        </w:rPr>
      </w:pPr>
      <w:r w:rsidRPr="00D31FAB">
        <w:rPr>
          <w:rFonts w:ascii="Tahoma" w:hAnsi="Tahoma" w:cs="Tahoma"/>
          <w:sz w:val="18"/>
          <w:szCs w:val="18"/>
        </w:rPr>
        <w:t>Orientar os profissionais sob sua responsabilidade sobre o teor do contrato firmado de forma a garantir sua fiel execução</w:t>
      </w:r>
      <w:r>
        <w:rPr>
          <w:rFonts w:ascii="Tahoma" w:hAnsi="Tahoma" w:cs="Tahoma"/>
          <w:sz w:val="18"/>
          <w:szCs w:val="18"/>
        </w:rPr>
        <w:t>.</w:t>
      </w:r>
    </w:p>
    <w:p w14:paraId="64B41265" w14:textId="082B394D" w:rsidR="00D31FAB" w:rsidRDefault="00D31FAB" w:rsidP="00EC4D20">
      <w:pPr>
        <w:pStyle w:val="TextoPargrafo"/>
        <w:numPr>
          <w:ilvl w:val="0"/>
          <w:numId w:val="31"/>
        </w:numPr>
        <w:tabs>
          <w:tab w:val="left" w:pos="709"/>
        </w:tabs>
        <w:spacing w:before="0" w:line="360" w:lineRule="auto"/>
        <w:ind w:right="-1" w:hanging="720"/>
        <w:rPr>
          <w:rFonts w:ascii="Tahoma" w:hAnsi="Tahoma" w:cs="Tahoma"/>
          <w:sz w:val="18"/>
          <w:szCs w:val="18"/>
        </w:rPr>
      </w:pPr>
      <w:r w:rsidRPr="00D31FAB">
        <w:rPr>
          <w:rFonts w:ascii="Tahoma" w:hAnsi="Tahoma" w:cs="Tahoma"/>
          <w:sz w:val="18"/>
          <w:szCs w:val="18"/>
        </w:rPr>
        <w:t>Executar fielmente o objeto contratado, de acordo com as normas legais, verificando sempre o seu bom desempenho, realizando os serviços em conformidade com o disposto neste Termo de Referência.</w:t>
      </w:r>
    </w:p>
    <w:p w14:paraId="35439755" w14:textId="65C0FDE1" w:rsidR="00D31FAB" w:rsidRDefault="00D31FAB" w:rsidP="00EC4D20">
      <w:pPr>
        <w:pStyle w:val="TextoPargrafo"/>
        <w:numPr>
          <w:ilvl w:val="0"/>
          <w:numId w:val="31"/>
        </w:numPr>
        <w:tabs>
          <w:tab w:val="left" w:pos="709"/>
        </w:tabs>
        <w:spacing w:before="0" w:line="360" w:lineRule="auto"/>
        <w:ind w:right="-1" w:hanging="720"/>
        <w:rPr>
          <w:rFonts w:ascii="Tahoma" w:hAnsi="Tahoma" w:cs="Tahoma"/>
          <w:sz w:val="18"/>
          <w:szCs w:val="18"/>
        </w:rPr>
      </w:pPr>
      <w:r w:rsidRPr="00D31FAB">
        <w:rPr>
          <w:rFonts w:ascii="Tahoma" w:hAnsi="Tahoma" w:cs="Tahoma"/>
          <w:sz w:val="18"/>
          <w:szCs w:val="18"/>
        </w:rPr>
        <w:lastRenderedPageBreak/>
        <w:t>Manter, durante a vigência contratual, todas as condições de habilitação necessárias para a contratação com a Finep</w:t>
      </w:r>
      <w:r>
        <w:rPr>
          <w:rFonts w:ascii="Tahoma" w:hAnsi="Tahoma" w:cs="Tahoma"/>
          <w:sz w:val="18"/>
          <w:szCs w:val="18"/>
        </w:rPr>
        <w:t>.</w:t>
      </w:r>
    </w:p>
    <w:p w14:paraId="1B7FC30B" w14:textId="6ED6EDDC" w:rsidR="00D31FAB" w:rsidRPr="00C26A62" w:rsidRDefault="00D31FAB" w:rsidP="00EC4D20">
      <w:pPr>
        <w:pStyle w:val="TextoPargrafo"/>
        <w:numPr>
          <w:ilvl w:val="0"/>
          <w:numId w:val="31"/>
        </w:numPr>
        <w:tabs>
          <w:tab w:val="left" w:pos="709"/>
        </w:tabs>
        <w:spacing w:before="0" w:line="360" w:lineRule="auto"/>
        <w:ind w:right="-1" w:hanging="720"/>
        <w:rPr>
          <w:rFonts w:ascii="Tahoma" w:hAnsi="Tahoma" w:cs="Tahoma"/>
          <w:sz w:val="18"/>
          <w:szCs w:val="18"/>
        </w:rPr>
      </w:pPr>
      <w:r w:rsidRPr="00D31FAB">
        <w:rPr>
          <w:rFonts w:ascii="Tahoma" w:hAnsi="Tahoma" w:cs="Tahoma"/>
          <w:sz w:val="18"/>
          <w:szCs w:val="18"/>
        </w:rPr>
        <w:t>Respeitar o Código de Ética e de Conduta da Finep, disponível no site da empresa</w:t>
      </w:r>
      <w:r>
        <w:rPr>
          <w:rFonts w:ascii="Tahoma" w:hAnsi="Tahoma" w:cs="Tahoma"/>
          <w:sz w:val="18"/>
          <w:szCs w:val="18"/>
        </w:rPr>
        <w:t>.</w:t>
      </w:r>
    </w:p>
    <w:p w14:paraId="1F0C368D" w14:textId="43C0393A" w:rsidR="00735BF7" w:rsidRDefault="00735BF7" w:rsidP="00EC4D20">
      <w:pPr>
        <w:pStyle w:val="TextoPargrafo"/>
        <w:numPr>
          <w:ilvl w:val="0"/>
          <w:numId w:val="31"/>
        </w:numPr>
        <w:tabs>
          <w:tab w:val="left" w:pos="709"/>
        </w:tabs>
        <w:spacing w:before="0" w:line="360" w:lineRule="auto"/>
        <w:ind w:right="-1" w:hanging="720"/>
        <w:rPr>
          <w:rFonts w:ascii="Tahoma" w:hAnsi="Tahoma" w:cs="Tahoma"/>
          <w:sz w:val="18"/>
          <w:szCs w:val="18"/>
        </w:rPr>
      </w:pPr>
      <w:r w:rsidRPr="00E36049">
        <w:rPr>
          <w:rFonts w:ascii="Tahoma" w:hAnsi="Tahoma" w:cs="Tahoma"/>
          <w:b/>
          <w:color w:val="FF0000"/>
          <w:sz w:val="18"/>
          <w:szCs w:val="18"/>
          <w:highlight w:val="yellow"/>
          <w:shd w:val="clear" w:color="auto" w:fill="FFFFFF"/>
        </w:rPr>
        <w:t>(SE CONTRATO COM DEDICAÇÃO EXCLUSIVA DE MÃO DE OBRA)</w:t>
      </w:r>
      <w:r>
        <w:rPr>
          <w:rFonts w:ascii="Tahoma" w:hAnsi="Tahoma" w:cs="Tahoma"/>
          <w:b/>
          <w:color w:val="FF0000"/>
          <w:sz w:val="18"/>
          <w:szCs w:val="18"/>
          <w:shd w:val="clear" w:color="auto" w:fill="FFFFFF"/>
        </w:rPr>
        <w:t xml:space="preserve"> </w:t>
      </w:r>
      <w:r w:rsidRPr="00735BF7">
        <w:rPr>
          <w:rFonts w:ascii="Tahoma" w:hAnsi="Tahoma" w:cs="Tahoma"/>
          <w:bCs/>
          <w:sz w:val="18"/>
          <w:szCs w:val="18"/>
          <w:shd w:val="clear" w:color="auto" w:fill="FFFFFF"/>
        </w:rPr>
        <w:t>I</w:t>
      </w:r>
      <w:r w:rsidRPr="00735BF7">
        <w:rPr>
          <w:rFonts w:ascii="Tahoma" w:hAnsi="Tahoma" w:cs="Tahoma"/>
          <w:bCs/>
          <w:sz w:val="18"/>
          <w:szCs w:val="18"/>
        </w:rPr>
        <w:t>d</w:t>
      </w:r>
      <w:r w:rsidRPr="00735BF7">
        <w:rPr>
          <w:rFonts w:ascii="Tahoma" w:hAnsi="Tahoma" w:cs="Tahoma"/>
          <w:sz w:val="18"/>
          <w:szCs w:val="18"/>
        </w:rPr>
        <w:t>entificar, se aplicável, a existência de insalubridade, periculosidade e a necessidade de utilização do EPI</w:t>
      </w:r>
      <w:r>
        <w:rPr>
          <w:rFonts w:ascii="Tahoma" w:hAnsi="Tahoma" w:cs="Tahoma"/>
          <w:sz w:val="18"/>
          <w:szCs w:val="18"/>
        </w:rPr>
        <w:t>.</w:t>
      </w:r>
    </w:p>
    <w:p w14:paraId="6D8F13FE" w14:textId="66612008" w:rsidR="009D3538" w:rsidRPr="009D3538" w:rsidRDefault="00A66F20" w:rsidP="00EC4D20">
      <w:pPr>
        <w:pStyle w:val="TextoPargrafo"/>
        <w:numPr>
          <w:ilvl w:val="0"/>
          <w:numId w:val="31"/>
        </w:numPr>
        <w:tabs>
          <w:tab w:val="left" w:pos="709"/>
        </w:tabs>
        <w:spacing w:before="0" w:line="360" w:lineRule="auto"/>
        <w:ind w:right="-1" w:hanging="720"/>
        <w:rPr>
          <w:rFonts w:ascii="Tahoma" w:hAnsi="Tahoma" w:cs="Tahoma"/>
          <w:sz w:val="18"/>
          <w:szCs w:val="18"/>
        </w:rPr>
      </w:pPr>
      <w:r w:rsidRPr="00E36049">
        <w:rPr>
          <w:rFonts w:ascii="Tahoma" w:hAnsi="Tahoma" w:cs="Tahoma"/>
          <w:b/>
          <w:color w:val="FF0000"/>
          <w:sz w:val="18"/>
          <w:szCs w:val="18"/>
          <w:highlight w:val="yellow"/>
          <w:shd w:val="clear" w:color="auto" w:fill="FFFFFF"/>
        </w:rPr>
        <w:t xml:space="preserve">(SE </w:t>
      </w:r>
      <w:r>
        <w:rPr>
          <w:rFonts w:ascii="Tahoma" w:hAnsi="Tahoma" w:cs="Tahoma"/>
          <w:b/>
          <w:color w:val="FF0000"/>
          <w:sz w:val="18"/>
          <w:szCs w:val="18"/>
          <w:highlight w:val="yellow"/>
          <w:shd w:val="clear" w:color="auto" w:fill="FFFFFF"/>
        </w:rPr>
        <w:t>FOR O CASO)</w:t>
      </w:r>
      <w:r w:rsidRPr="00A66F20">
        <w:rPr>
          <w:rFonts w:ascii="Tahoma" w:hAnsi="Tahoma" w:cs="Tahoma"/>
          <w:b/>
          <w:color w:val="FF0000"/>
          <w:sz w:val="18"/>
          <w:szCs w:val="18"/>
          <w:shd w:val="clear" w:color="auto" w:fill="FFFFFF"/>
        </w:rPr>
        <w:t xml:space="preserve"> </w:t>
      </w:r>
      <w:r w:rsidR="009D3538" w:rsidRPr="00C26A62">
        <w:rPr>
          <w:rFonts w:ascii="Tahoma" w:hAnsi="Tahoma" w:cs="Tahoma"/>
          <w:sz w:val="18"/>
          <w:szCs w:val="18"/>
        </w:rPr>
        <w:t xml:space="preserve">Apresentação do Termo de Confidencialidade assinado por </w:t>
      </w:r>
      <w:r w:rsidR="009D3538" w:rsidRPr="00C26A62">
        <w:rPr>
          <w:rFonts w:ascii="Tahoma" w:hAnsi="Tahoma" w:cs="Tahoma"/>
          <w:color w:val="FF0000"/>
          <w:sz w:val="18"/>
          <w:szCs w:val="18"/>
          <w:highlight w:val="lightGray"/>
        </w:rPr>
        <w:t>XXXX</w:t>
      </w:r>
      <w:r w:rsidR="009D3538" w:rsidRPr="00C26A62">
        <w:rPr>
          <w:rFonts w:ascii="Tahoma" w:hAnsi="Tahoma" w:cs="Tahoma"/>
          <w:sz w:val="18"/>
          <w:szCs w:val="18"/>
        </w:rPr>
        <w:t xml:space="preserve"> </w:t>
      </w:r>
      <w:r w:rsidR="009D3538" w:rsidRPr="00C26A62">
        <w:rPr>
          <w:rFonts w:ascii="Tahoma" w:hAnsi="Tahoma" w:cs="Tahoma"/>
          <w:color w:val="FF0000"/>
          <w:sz w:val="18"/>
          <w:szCs w:val="18"/>
        </w:rPr>
        <w:t>(representante legal, preposto, funcionário terceirizado etc.)</w:t>
      </w:r>
      <w:r w:rsidR="009D3538" w:rsidRPr="00C26A62">
        <w:rPr>
          <w:rFonts w:ascii="Tahoma" w:hAnsi="Tahoma" w:cs="Tahoma"/>
          <w:sz w:val="18"/>
          <w:szCs w:val="18"/>
        </w:rPr>
        <w:t xml:space="preserve"> em até </w:t>
      </w:r>
      <w:r w:rsidR="009D3538" w:rsidRPr="009B0243">
        <w:rPr>
          <w:rFonts w:ascii="Tahoma" w:hAnsi="Tahoma" w:cs="Tahoma"/>
          <w:color w:val="FF0000"/>
          <w:sz w:val="18"/>
          <w:szCs w:val="18"/>
          <w:highlight w:val="lightGray"/>
        </w:rPr>
        <w:t>XX</w:t>
      </w:r>
      <w:r w:rsidR="009D3538" w:rsidRPr="00C26A62">
        <w:rPr>
          <w:rFonts w:ascii="Tahoma" w:hAnsi="Tahoma" w:cs="Tahoma"/>
          <w:sz w:val="18"/>
          <w:szCs w:val="18"/>
        </w:rPr>
        <w:t xml:space="preserve"> dias úteis após </w:t>
      </w:r>
      <w:r w:rsidR="009D3538" w:rsidRPr="009B0243">
        <w:rPr>
          <w:rFonts w:ascii="Tahoma" w:hAnsi="Tahoma" w:cs="Tahoma"/>
          <w:color w:val="FF0000"/>
          <w:sz w:val="18"/>
          <w:szCs w:val="18"/>
          <w:highlight w:val="lightGray"/>
        </w:rPr>
        <w:t>XXXX</w:t>
      </w:r>
      <w:r w:rsidR="009D3538" w:rsidRPr="00C26A62">
        <w:rPr>
          <w:rFonts w:ascii="Tahoma" w:hAnsi="Tahoma" w:cs="Tahoma"/>
          <w:sz w:val="18"/>
          <w:szCs w:val="18"/>
        </w:rPr>
        <w:t xml:space="preserve"> </w:t>
      </w:r>
      <w:r w:rsidR="009D3538" w:rsidRPr="00C26A62">
        <w:rPr>
          <w:rFonts w:ascii="Tahoma" w:hAnsi="Tahoma" w:cs="Tahoma"/>
          <w:color w:val="FF0000"/>
          <w:sz w:val="18"/>
          <w:szCs w:val="18"/>
        </w:rPr>
        <w:t>(assinatura do contrato, emissão da Ordem de Serviço pela Finep, execução da etapa Y do objeto contratado etc.)</w:t>
      </w:r>
      <w:r w:rsidR="009D3538" w:rsidRPr="00C26A62">
        <w:rPr>
          <w:rFonts w:ascii="Tahoma" w:hAnsi="Tahoma" w:cs="Tahoma"/>
          <w:sz w:val="18"/>
          <w:szCs w:val="18"/>
        </w:rPr>
        <w:t>.</w:t>
      </w:r>
    </w:p>
    <w:p w14:paraId="6F7A72BF" w14:textId="517F632B" w:rsidR="0001522C" w:rsidRDefault="0001522C" w:rsidP="00EC4D20">
      <w:pPr>
        <w:pStyle w:val="TextoPargrafo"/>
        <w:numPr>
          <w:ilvl w:val="0"/>
          <w:numId w:val="31"/>
        </w:numPr>
        <w:tabs>
          <w:tab w:val="left" w:pos="709"/>
        </w:tabs>
        <w:spacing w:before="0" w:line="360" w:lineRule="auto"/>
        <w:ind w:right="-1" w:hanging="720"/>
        <w:rPr>
          <w:rFonts w:ascii="Tahoma" w:hAnsi="Tahoma" w:cs="Tahoma"/>
          <w:sz w:val="18"/>
          <w:szCs w:val="18"/>
        </w:rPr>
      </w:pPr>
      <w:r w:rsidRPr="002129C6">
        <w:rPr>
          <w:rFonts w:ascii="Tahoma" w:hAnsi="Tahoma" w:cs="Tahoma"/>
          <w:color w:val="FF0000"/>
          <w:sz w:val="18"/>
          <w:szCs w:val="18"/>
          <w:highlight w:val="lightGray"/>
        </w:rPr>
        <w:t>XXXX</w:t>
      </w:r>
    </w:p>
    <w:p w14:paraId="5C3CFD1B" w14:textId="30E07C1E" w:rsidR="004841C3" w:rsidRPr="00C535CC" w:rsidRDefault="004841C3" w:rsidP="00C26A62">
      <w:pPr>
        <w:pStyle w:val="TextoPargrafo"/>
        <w:tabs>
          <w:tab w:val="left" w:pos="709"/>
        </w:tabs>
        <w:spacing w:before="0" w:line="360" w:lineRule="auto"/>
        <w:ind w:right="-1" w:firstLine="0"/>
        <w:rPr>
          <w:rFonts w:ascii="Tahoma" w:hAnsi="Tahoma" w:cs="Tahoma"/>
          <w:sz w:val="18"/>
          <w:szCs w:val="18"/>
        </w:rPr>
      </w:pPr>
    </w:p>
    <w:p w14:paraId="2AC6CECD" w14:textId="77777777" w:rsidR="00360F10" w:rsidRPr="00C535CC" w:rsidRDefault="00A00C6B" w:rsidP="00EC4D20">
      <w:pPr>
        <w:pStyle w:val="TextoPargrafo"/>
        <w:numPr>
          <w:ilvl w:val="0"/>
          <w:numId w:val="33"/>
        </w:numPr>
        <w:tabs>
          <w:tab w:val="left" w:pos="709"/>
        </w:tabs>
        <w:spacing w:before="0" w:line="360" w:lineRule="auto"/>
        <w:ind w:left="709" w:right="-1" w:hanging="709"/>
        <w:rPr>
          <w:rFonts w:ascii="Tahoma" w:hAnsi="Tahoma" w:cs="Tahoma"/>
          <w:sz w:val="18"/>
          <w:szCs w:val="18"/>
        </w:rPr>
      </w:pPr>
      <w:r w:rsidRPr="00C535CC">
        <w:rPr>
          <w:rFonts w:ascii="Tahoma" w:hAnsi="Tahoma" w:cs="Tahoma"/>
          <w:b/>
          <w:sz w:val="18"/>
          <w:szCs w:val="18"/>
        </w:rPr>
        <w:t>DAS OBRIGAÇÕES DA FINEP</w:t>
      </w:r>
    </w:p>
    <w:p w14:paraId="7AE42EFD" w14:textId="0C6FB015" w:rsidR="007E325C" w:rsidRDefault="00D62BEA" w:rsidP="00EC4D20">
      <w:pPr>
        <w:pStyle w:val="TextoPargrafo"/>
        <w:numPr>
          <w:ilvl w:val="1"/>
          <w:numId w:val="33"/>
        </w:numPr>
        <w:tabs>
          <w:tab w:val="left" w:pos="709"/>
        </w:tabs>
        <w:spacing w:before="0" w:line="360" w:lineRule="auto"/>
        <w:ind w:right="-1"/>
        <w:rPr>
          <w:rFonts w:ascii="Tahoma" w:hAnsi="Tahoma" w:cs="Tahoma"/>
          <w:sz w:val="18"/>
          <w:szCs w:val="18"/>
        </w:rPr>
      </w:pPr>
      <w:r>
        <w:rPr>
          <w:rFonts w:ascii="Tahoma" w:hAnsi="Tahoma" w:cs="Tahoma"/>
          <w:sz w:val="18"/>
          <w:szCs w:val="18"/>
        </w:rPr>
        <w:t>São obrigações da Finep:</w:t>
      </w:r>
    </w:p>
    <w:p w14:paraId="48F99CE7" w14:textId="7B5A3DB6" w:rsidR="00D31FAB" w:rsidRPr="00C26A62" w:rsidRDefault="00D31FAB" w:rsidP="00C26A62">
      <w:pPr>
        <w:pStyle w:val="TextoPargrafo"/>
        <w:tabs>
          <w:tab w:val="left" w:pos="709"/>
        </w:tabs>
        <w:spacing w:before="0" w:line="360" w:lineRule="auto"/>
        <w:ind w:right="-1" w:firstLine="0"/>
        <w:rPr>
          <w:rFonts w:ascii="Tahoma" w:hAnsi="Tahoma" w:cs="Tahoma"/>
          <w:b/>
          <w:bCs/>
          <w:color w:val="FF0000"/>
          <w:sz w:val="18"/>
          <w:szCs w:val="18"/>
          <w:highlight w:val="yellow"/>
        </w:rPr>
      </w:pPr>
      <w:r w:rsidRPr="00B615F4">
        <w:rPr>
          <w:rFonts w:ascii="Tahoma" w:hAnsi="Tahoma" w:cs="Tahoma"/>
          <w:b/>
          <w:bCs/>
          <w:color w:val="FF0000"/>
          <w:sz w:val="18"/>
          <w:szCs w:val="18"/>
          <w:highlight w:val="yellow"/>
        </w:rPr>
        <w:t>OBS.: TODOS OS ITENS SUGERIDOS ABAIXO DEVEM SER AVALIADOS PELO RESPONSÁVEL PELA ELABORAÇÃO DO TR SE SÃO PERTINENTES AO OBJETO QUE SE DEMANDA.</w:t>
      </w:r>
    </w:p>
    <w:p w14:paraId="34B29B9E" w14:textId="05FEEF0E" w:rsidR="00D31FAB" w:rsidRDefault="00D31FAB" w:rsidP="00EC4D20">
      <w:pPr>
        <w:pStyle w:val="TextoPargrafo"/>
        <w:numPr>
          <w:ilvl w:val="0"/>
          <w:numId w:val="32"/>
        </w:numPr>
        <w:tabs>
          <w:tab w:val="left" w:pos="709"/>
        </w:tabs>
        <w:spacing w:before="0" w:line="360" w:lineRule="auto"/>
        <w:ind w:right="-1" w:hanging="720"/>
        <w:rPr>
          <w:rFonts w:ascii="Tahoma" w:hAnsi="Tahoma" w:cs="Tahoma"/>
          <w:sz w:val="18"/>
          <w:szCs w:val="18"/>
        </w:rPr>
      </w:pPr>
      <w:r w:rsidRPr="00D31FAB">
        <w:rPr>
          <w:rFonts w:ascii="Tahoma" w:hAnsi="Tahoma" w:cs="Tahoma"/>
          <w:sz w:val="18"/>
          <w:szCs w:val="18"/>
        </w:rPr>
        <w:t>Efetuar os pagamentos devidos à Contratada dentro dos prazos previstos neste instrumento desde que cumpridas todas as formalidades e exigências</w:t>
      </w:r>
      <w:r>
        <w:rPr>
          <w:rFonts w:ascii="Tahoma" w:hAnsi="Tahoma" w:cs="Tahoma"/>
          <w:sz w:val="18"/>
          <w:szCs w:val="18"/>
        </w:rPr>
        <w:t>.</w:t>
      </w:r>
    </w:p>
    <w:p w14:paraId="68523192" w14:textId="1D6585D9" w:rsidR="00D31FAB" w:rsidRDefault="00D31FAB" w:rsidP="00EC4D20">
      <w:pPr>
        <w:pStyle w:val="TextoPargrafo"/>
        <w:numPr>
          <w:ilvl w:val="0"/>
          <w:numId w:val="32"/>
        </w:numPr>
        <w:tabs>
          <w:tab w:val="left" w:pos="709"/>
        </w:tabs>
        <w:spacing w:before="0" w:line="360" w:lineRule="auto"/>
        <w:ind w:right="-1" w:hanging="720"/>
        <w:rPr>
          <w:rFonts w:ascii="Tahoma" w:hAnsi="Tahoma" w:cs="Tahoma"/>
          <w:sz w:val="18"/>
          <w:szCs w:val="18"/>
        </w:rPr>
      </w:pPr>
      <w:r>
        <w:rPr>
          <w:rFonts w:ascii="Tahoma" w:hAnsi="Tahoma" w:cs="Tahoma"/>
          <w:sz w:val="18"/>
          <w:szCs w:val="18"/>
        </w:rPr>
        <w:t>D</w:t>
      </w:r>
      <w:r w:rsidRPr="00D31FAB">
        <w:rPr>
          <w:rFonts w:ascii="Tahoma" w:hAnsi="Tahoma" w:cs="Tahoma"/>
          <w:sz w:val="18"/>
          <w:szCs w:val="18"/>
        </w:rPr>
        <w:t xml:space="preserve">esignar </w:t>
      </w:r>
      <w:r>
        <w:rPr>
          <w:rFonts w:ascii="Tahoma" w:hAnsi="Tahoma" w:cs="Tahoma"/>
          <w:sz w:val="18"/>
          <w:szCs w:val="18"/>
        </w:rPr>
        <w:t>agente de fiscalização</w:t>
      </w:r>
      <w:r w:rsidRPr="00D31FAB">
        <w:rPr>
          <w:rFonts w:ascii="Tahoma" w:hAnsi="Tahoma" w:cs="Tahoma"/>
          <w:sz w:val="18"/>
          <w:szCs w:val="18"/>
        </w:rPr>
        <w:t xml:space="preserve">, que será responsável pelo acompanhamento e fiscalização do </w:t>
      </w:r>
      <w:r>
        <w:rPr>
          <w:rFonts w:ascii="Tahoma" w:hAnsi="Tahoma" w:cs="Tahoma"/>
          <w:sz w:val="18"/>
          <w:szCs w:val="18"/>
        </w:rPr>
        <w:t>c</w:t>
      </w:r>
      <w:r w:rsidRPr="00D31FAB">
        <w:rPr>
          <w:rFonts w:ascii="Tahoma" w:hAnsi="Tahoma" w:cs="Tahoma"/>
          <w:sz w:val="18"/>
          <w:szCs w:val="18"/>
        </w:rPr>
        <w:t>ontrato, sendo o elemento de ligação entre as partes</w:t>
      </w:r>
      <w:r>
        <w:rPr>
          <w:rFonts w:ascii="Tahoma" w:hAnsi="Tahoma" w:cs="Tahoma"/>
          <w:sz w:val="18"/>
          <w:szCs w:val="18"/>
        </w:rPr>
        <w:t>.</w:t>
      </w:r>
    </w:p>
    <w:p w14:paraId="47919AA8" w14:textId="21C6AFF6" w:rsidR="00D31FAB" w:rsidRDefault="00D31FAB" w:rsidP="00EC4D20">
      <w:pPr>
        <w:pStyle w:val="TextoPargrafo"/>
        <w:numPr>
          <w:ilvl w:val="0"/>
          <w:numId w:val="32"/>
        </w:numPr>
        <w:tabs>
          <w:tab w:val="left" w:pos="709"/>
        </w:tabs>
        <w:spacing w:before="0" w:line="360" w:lineRule="auto"/>
        <w:ind w:right="-1" w:hanging="720"/>
        <w:rPr>
          <w:rFonts w:ascii="Tahoma" w:hAnsi="Tahoma" w:cs="Tahoma"/>
          <w:sz w:val="18"/>
          <w:szCs w:val="18"/>
        </w:rPr>
      </w:pPr>
      <w:r>
        <w:rPr>
          <w:rFonts w:ascii="Tahoma" w:hAnsi="Tahoma" w:cs="Tahoma"/>
          <w:sz w:val="18"/>
          <w:szCs w:val="18"/>
        </w:rPr>
        <w:t>C</w:t>
      </w:r>
      <w:r w:rsidRPr="00D31FAB">
        <w:rPr>
          <w:rFonts w:ascii="Tahoma" w:hAnsi="Tahoma" w:cs="Tahoma"/>
          <w:sz w:val="18"/>
          <w:szCs w:val="18"/>
        </w:rPr>
        <w:t xml:space="preserve">omunicar oficialmente à </w:t>
      </w:r>
      <w:proofErr w:type="gramStart"/>
      <w:r w:rsidRPr="00D31FAB">
        <w:rPr>
          <w:rFonts w:ascii="Tahoma" w:hAnsi="Tahoma" w:cs="Tahoma"/>
          <w:sz w:val="18"/>
          <w:szCs w:val="18"/>
        </w:rPr>
        <w:t>contratada quaisquer falhas</w:t>
      </w:r>
      <w:proofErr w:type="gramEnd"/>
      <w:r w:rsidRPr="00D31FAB">
        <w:rPr>
          <w:rFonts w:ascii="Tahoma" w:hAnsi="Tahoma" w:cs="Tahoma"/>
          <w:sz w:val="18"/>
          <w:szCs w:val="18"/>
        </w:rPr>
        <w:t xml:space="preserve"> verificadas no cumprimento deste instrumento</w:t>
      </w:r>
      <w:r>
        <w:rPr>
          <w:rFonts w:ascii="Tahoma" w:hAnsi="Tahoma" w:cs="Tahoma"/>
          <w:sz w:val="18"/>
          <w:szCs w:val="18"/>
        </w:rPr>
        <w:t>.</w:t>
      </w:r>
    </w:p>
    <w:p w14:paraId="3C2457E8" w14:textId="77777777" w:rsidR="00D31FAB" w:rsidRDefault="00D31FAB" w:rsidP="00EC4D20">
      <w:pPr>
        <w:pStyle w:val="TextoPargrafo"/>
        <w:numPr>
          <w:ilvl w:val="0"/>
          <w:numId w:val="32"/>
        </w:numPr>
        <w:tabs>
          <w:tab w:val="left" w:pos="709"/>
        </w:tabs>
        <w:spacing w:before="0" w:line="360" w:lineRule="auto"/>
        <w:ind w:right="-1" w:hanging="720"/>
        <w:rPr>
          <w:rFonts w:ascii="Tahoma" w:hAnsi="Tahoma" w:cs="Tahoma"/>
          <w:sz w:val="18"/>
          <w:szCs w:val="18"/>
        </w:rPr>
      </w:pPr>
      <w:r w:rsidRPr="00D31FAB">
        <w:rPr>
          <w:rFonts w:ascii="Tahoma" w:hAnsi="Tahoma" w:cs="Tahoma"/>
          <w:sz w:val="18"/>
          <w:szCs w:val="18"/>
        </w:rPr>
        <w:t>Proporcionar todas as facilidades para que a Contratada possa cumprir suas obrigações dentro das normas e condições contratuais.</w:t>
      </w:r>
    </w:p>
    <w:p w14:paraId="58109DAA" w14:textId="1567D8FC" w:rsidR="00D31FAB" w:rsidRPr="00C26A62" w:rsidRDefault="00D31FAB" w:rsidP="00EC4D20">
      <w:pPr>
        <w:pStyle w:val="TextoPargrafo"/>
        <w:numPr>
          <w:ilvl w:val="0"/>
          <w:numId w:val="32"/>
        </w:numPr>
        <w:tabs>
          <w:tab w:val="left" w:pos="709"/>
        </w:tabs>
        <w:spacing w:before="0" w:line="360" w:lineRule="auto"/>
        <w:ind w:right="-1" w:hanging="720"/>
        <w:rPr>
          <w:rFonts w:ascii="Tahoma" w:hAnsi="Tahoma" w:cs="Tahoma"/>
          <w:sz w:val="18"/>
          <w:szCs w:val="18"/>
        </w:rPr>
      </w:pPr>
      <w:r w:rsidRPr="00D31FAB">
        <w:rPr>
          <w:rFonts w:ascii="Tahoma" w:hAnsi="Tahoma" w:cs="Tahoma"/>
          <w:sz w:val="18"/>
          <w:szCs w:val="18"/>
        </w:rPr>
        <w:t>Prestar as informações e os esclarecimentos pertinentes que venham a ser solicitados pelo representante da Contratada</w:t>
      </w:r>
      <w:r>
        <w:rPr>
          <w:rFonts w:ascii="Tahoma" w:hAnsi="Tahoma" w:cs="Tahoma"/>
          <w:sz w:val="18"/>
          <w:szCs w:val="18"/>
        </w:rPr>
        <w:t>.</w:t>
      </w:r>
    </w:p>
    <w:p w14:paraId="7235AB18" w14:textId="68197BE3" w:rsidR="00D62BEA" w:rsidRDefault="00D62BEA" w:rsidP="00EC4D20">
      <w:pPr>
        <w:pStyle w:val="TextoPargrafo"/>
        <w:numPr>
          <w:ilvl w:val="0"/>
          <w:numId w:val="32"/>
        </w:numPr>
        <w:tabs>
          <w:tab w:val="left" w:pos="709"/>
        </w:tabs>
        <w:spacing w:before="0" w:line="360" w:lineRule="auto"/>
        <w:ind w:right="-1" w:hanging="720"/>
        <w:rPr>
          <w:rFonts w:ascii="Tahoma" w:hAnsi="Tahoma" w:cs="Tahoma"/>
          <w:sz w:val="18"/>
          <w:szCs w:val="18"/>
        </w:rPr>
      </w:pPr>
      <w:r w:rsidRPr="002129C6">
        <w:rPr>
          <w:rFonts w:ascii="Tahoma" w:hAnsi="Tahoma" w:cs="Tahoma"/>
          <w:color w:val="FF0000"/>
          <w:sz w:val="18"/>
          <w:szCs w:val="18"/>
          <w:highlight w:val="lightGray"/>
        </w:rPr>
        <w:t>XXXX</w:t>
      </w:r>
    </w:p>
    <w:p w14:paraId="2E645AA2" w14:textId="77777777" w:rsidR="00E57133" w:rsidRPr="00D31FAB" w:rsidRDefault="00E57133" w:rsidP="00C26A62">
      <w:pPr>
        <w:pStyle w:val="TextoPargrafo"/>
        <w:tabs>
          <w:tab w:val="left" w:pos="709"/>
        </w:tabs>
        <w:spacing w:before="0" w:line="360" w:lineRule="auto"/>
        <w:ind w:left="709" w:right="-1" w:firstLine="0"/>
        <w:rPr>
          <w:rFonts w:ascii="Tahoma" w:hAnsi="Tahoma" w:cs="Tahoma"/>
          <w:sz w:val="18"/>
          <w:szCs w:val="18"/>
        </w:rPr>
      </w:pPr>
    </w:p>
    <w:p w14:paraId="02EF9A42" w14:textId="3FB03259" w:rsidR="00E57133" w:rsidRPr="00D81E8C" w:rsidRDefault="00D1231E" w:rsidP="00EC4D20">
      <w:pPr>
        <w:pStyle w:val="TextoPargrafo"/>
        <w:numPr>
          <w:ilvl w:val="0"/>
          <w:numId w:val="33"/>
        </w:numPr>
        <w:tabs>
          <w:tab w:val="left" w:pos="709"/>
        </w:tabs>
        <w:spacing w:before="0" w:line="360" w:lineRule="auto"/>
        <w:ind w:left="709" w:right="-1" w:hanging="709"/>
        <w:rPr>
          <w:rFonts w:ascii="Tahoma" w:hAnsi="Tahoma" w:cs="Tahoma"/>
          <w:b/>
          <w:color w:val="000000"/>
          <w:sz w:val="18"/>
          <w:szCs w:val="18"/>
          <w:shd w:val="clear" w:color="auto" w:fill="FFFFFF"/>
        </w:rPr>
      </w:pPr>
      <w:r>
        <w:rPr>
          <w:rFonts w:ascii="Tahoma" w:hAnsi="Tahoma" w:cs="Tahoma"/>
          <w:b/>
          <w:color w:val="000000"/>
          <w:sz w:val="18"/>
          <w:szCs w:val="18"/>
          <w:shd w:val="clear" w:color="auto" w:fill="FFFFFF"/>
        </w:rPr>
        <w:t xml:space="preserve">DOS </w:t>
      </w:r>
      <w:r w:rsidRPr="00D1231E">
        <w:rPr>
          <w:rFonts w:ascii="Tahoma" w:hAnsi="Tahoma" w:cs="Tahoma"/>
          <w:b/>
          <w:color w:val="000000"/>
          <w:sz w:val="18"/>
          <w:szCs w:val="18"/>
          <w:shd w:val="clear" w:color="auto" w:fill="FFFFFF"/>
        </w:rPr>
        <w:t xml:space="preserve">REQUISITOS PARA AFERIÇÃO DA QUALIDADE DO SERVIÇO CONTRATADO </w:t>
      </w:r>
      <w:r w:rsidRPr="00D81E8C">
        <w:rPr>
          <w:rFonts w:ascii="Tahoma" w:hAnsi="Tahoma" w:cs="Tahoma"/>
          <w:b/>
          <w:color w:val="000000"/>
          <w:sz w:val="18"/>
          <w:szCs w:val="18"/>
          <w:shd w:val="clear" w:color="auto" w:fill="FFFFFF"/>
        </w:rPr>
        <w:t xml:space="preserve">– </w:t>
      </w:r>
      <w:r w:rsidR="00E57133" w:rsidRPr="00D81E8C">
        <w:rPr>
          <w:rFonts w:ascii="Tahoma" w:hAnsi="Tahoma" w:cs="Tahoma"/>
          <w:b/>
          <w:color w:val="000000"/>
          <w:sz w:val="18"/>
          <w:szCs w:val="18"/>
          <w:shd w:val="clear" w:color="auto" w:fill="FFFFFF"/>
        </w:rPr>
        <w:t>INSTRUMENTO DE MEDIÇÃO DE RESULTADO</w:t>
      </w:r>
    </w:p>
    <w:p w14:paraId="211D9A80" w14:textId="5EAB0978" w:rsidR="008234E3" w:rsidRDefault="008234E3" w:rsidP="008234E3">
      <w:pPr>
        <w:pStyle w:val="TextoPargrafo"/>
        <w:tabs>
          <w:tab w:val="left" w:pos="0"/>
        </w:tabs>
        <w:spacing w:before="0" w:line="360" w:lineRule="auto"/>
        <w:ind w:right="-1" w:firstLine="0"/>
        <w:rPr>
          <w:rFonts w:ascii="Tahoma" w:hAnsi="Tahoma" w:cs="Tahoma"/>
          <w:color w:val="FF0000"/>
          <w:sz w:val="18"/>
          <w:szCs w:val="18"/>
          <w:shd w:val="clear" w:color="auto" w:fill="FFFFFF"/>
        </w:rPr>
      </w:pPr>
      <w:r w:rsidRPr="003D6E47">
        <w:rPr>
          <w:rFonts w:ascii="Tahoma" w:hAnsi="Tahoma" w:cs="Tahoma"/>
          <w:color w:val="FF0000"/>
          <w:sz w:val="18"/>
          <w:szCs w:val="18"/>
          <w:shd w:val="clear" w:color="auto" w:fill="FFFFFF"/>
        </w:rPr>
        <w:t xml:space="preserve">O DCAD sugere a redação abaixo para o capítulo, aplicável para contratos com vigência superior a 6 meses. Para contratos com vigência inferior a 6 meses, o IMR pode ser adaptado para </w:t>
      </w:r>
      <w:r w:rsidR="003D6E47">
        <w:rPr>
          <w:rFonts w:ascii="Tahoma" w:hAnsi="Tahoma" w:cs="Tahoma"/>
          <w:color w:val="FF0000"/>
          <w:sz w:val="18"/>
          <w:szCs w:val="18"/>
          <w:shd w:val="clear" w:color="auto" w:fill="FFFFFF"/>
        </w:rPr>
        <w:t>outra periodicidade de</w:t>
      </w:r>
      <w:r w:rsidRPr="003D6E47">
        <w:rPr>
          <w:rFonts w:ascii="Tahoma" w:hAnsi="Tahoma" w:cs="Tahoma"/>
          <w:color w:val="FF0000"/>
          <w:sz w:val="18"/>
          <w:szCs w:val="18"/>
          <w:shd w:val="clear" w:color="auto" w:fill="FFFFFF"/>
        </w:rPr>
        <w:t xml:space="preserve"> aferição dos indicadores.</w:t>
      </w:r>
    </w:p>
    <w:p w14:paraId="6CD17C4D" w14:textId="435E1CC7" w:rsidR="003D6E47" w:rsidRPr="003D6E47" w:rsidRDefault="003D6E47" w:rsidP="008234E3">
      <w:pPr>
        <w:pStyle w:val="TextoPargrafo"/>
        <w:tabs>
          <w:tab w:val="left" w:pos="0"/>
        </w:tabs>
        <w:spacing w:before="0" w:line="360" w:lineRule="auto"/>
        <w:ind w:right="-1" w:firstLine="0"/>
        <w:rPr>
          <w:rFonts w:ascii="Tahoma" w:hAnsi="Tahoma" w:cs="Tahoma"/>
          <w:color w:val="FF0000"/>
          <w:sz w:val="18"/>
          <w:szCs w:val="18"/>
          <w:shd w:val="clear" w:color="auto" w:fill="FFFFFF"/>
        </w:rPr>
      </w:pPr>
      <w:r>
        <w:rPr>
          <w:rFonts w:ascii="Tahoma" w:hAnsi="Tahoma" w:cs="Tahoma"/>
          <w:color w:val="FF0000"/>
          <w:sz w:val="18"/>
          <w:szCs w:val="18"/>
          <w:shd w:val="clear" w:color="auto" w:fill="FFFFFF"/>
        </w:rPr>
        <w:t>As Pontuações sugeridas do 1º quadro e a Pontuação acumulada sugerida do 2º quadro devem ser revistas pela Unidade Demandante.</w:t>
      </w:r>
    </w:p>
    <w:p w14:paraId="4EB255D1" w14:textId="7CA40C37" w:rsidR="008234E3" w:rsidRPr="00D81E8C" w:rsidRDefault="008234E3"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lastRenderedPageBreak/>
        <w:t>1</w:t>
      </w:r>
      <w:r w:rsidR="0089680C">
        <w:rPr>
          <w:rFonts w:ascii="Tahoma" w:hAnsi="Tahoma" w:cs="Tahoma"/>
          <w:color w:val="000000"/>
          <w:sz w:val="18"/>
          <w:szCs w:val="18"/>
          <w:shd w:val="clear" w:color="auto" w:fill="FFFFFF"/>
        </w:rPr>
        <w:t>8</w:t>
      </w:r>
      <w:r>
        <w:rPr>
          <w:rFonts w:ascii="Tahoma" w:hAnsi="Tahoma" w:cs="Tahoma"/>
          <w:color w:val="000000"/>
          <w:sz w:val="18"/>
          <w:szCs w:val="18"/>
          <w:shd w:val="clear" w:color="auto" w:fill="FFFFFF"/>
        </w:rPr>
        <w:t>.1.</w:t>
      </w:r>
      <w:r>
        <w:rPr>
          <w:rFonts w:ascii="Tahoma" w:hAnsi="Tahoma" w:cs="Tahoma"/>
          <w:color w:val="000000"/>
          <w:sz w:val="18"/>
          <w:szCs w:val="18"/>
          <w:shd w:val="clear" w:color="auto" w:fill="FFFFFF"/>
        </w:rPr>
        <w:tab/>
      </w:r>
      <w:r w:rsidRPr="00D81E8C">
        <w:rPr>
          <w:rFonts w:ascii="Tahoma" w:hAnsi="Tahoma" w:cs="Tahoma"/>
          <w:color w:val="000000"/>
          <w:sz w:val="18"/>
          <w:szCs w:val="18"/>
          <w:shd w:val="clear" w:color="auto" w:fill="FFFFFF"/>
        </w:rPr>
        <w:t>O Instrumento de Medição de Resultado (IMR) tem como função identificar os indicadores mínimos de desempenho para aferição da qualidade esperada da prestação dos serviços, com base nas seguintes diretrizes:</w:t>
      </w:r>
    </w:p>
    <w:p w14:paraId="2A931FCC" w14:textId="77777777" w:rsidR="008234E3" w:rsidRPr="00D81E8C" w:rsidRDefault="008234E3" w:rsidP="00EC4D20">
      <w:pPr>
        <w:pStyle w:val="TextoPargrafo"/>
        <w:numPr>
          <w:ilvl w:val="0"/>
          <w:numId w:val="27"/>
        </w:numPr>
        <w:tabs>
          <w:tab w:val="left" w:pos="709"/>
        </w:tabs>
        <w:spacing w:before="0" w:line="360" w:lineRule="auto"/>
        <w:ind w:left="709" w:right="-1" w:hanging="709"/>
        <w:rPr>
          <w:rFonts w:ascii="Tahoma" w:hAnsi="Tahoma" w:cs="Tahoma"/>
          <w:color w:val="000000"/>
          <w:sz w:val="18"/>
          <w:szCs w:val="18"/>
          <w:shd w:val="clear" w:color="auto" w:fill="FFFFFF"/>
        </w:rPr>
      </w:pPr>
      <w:r w:rsidRPr="00D81E8C">
        <w:rPr>
          <w:rFonts w:ascii="Tahoma" w:hAnsi="Tahoma" w:cs="Tahoma"/>
          <w:color w:val="000000"/>
          <w:sz w:val="18"/>
          <w:szCs w:val="18"/>
          <w:shd w:val="clear" w:color="auto" w:fill="FFFFFF"/>
        </w:rPr>
        <w:t>atividades mais relevantes ou críticas que impliquem na qualidade da prestação dos serviços e nos resultados esperados;</w:t>
      </w:r>
    </w:p>
    <w:p w14:paraId="6937AC06" w14:textId="77777777" w:rsidR="008234E3" w:rsidRPr="00D81E8C" w:rsidRDefault="008234E3" w:rsidP="00EC4D20">
      <w:pPr>
        <w:pStyle w:val="TextoPargrafo"/>
        <w:numPr>
          <w:ilvl w:val="0"/>
          <w:numId w:val="27"/>
        </w:numPr>
        <w:tabs>
          <w:tab w:val="left" w:pos="709"/>
        </w:tabs>
        <w:spacing w:before="0" w:line="360" w:lineRule="auto"/>
        <w:ind w:left="709" w:right="-1" w:hanging="709"/>
        <w:rPr>
          <w:rFonts w:ascii="Tahoma" w:hAnsi="Tahoma" w:cs="Tahoma"/>
          <w:color w:val="000000"/>
          <w:sz w:val="18"/>
          <w:szCs w:val="18"/>
          <w:shd w:val="clear" w:color="auto" w:fill="FFFFFF"/>
        </w:rPr>
      </w:pPr>
      <w:r w:rsidRPr="00D81E8C">
        <w:rPr>
          <w:rFonts w:ascii="Tahoma" w:hAnsi="Tahoma" w:cs="Tahoma"/>
          <w:color w:val="000000"/>
          <w:sz w:val="18"/>
          <w:szCs w:val="18"/>
          <w:shd w:val="clear" w:color="auto" w:fill="FFFFFF"/>
        </w:rPr>
        <w:t xml:space="preserve">fatores que estejam </w:t>
      </w:r>
      <w:r>
        <w:rPr>
          <w:rFonts w:ascii="Tahoma" w:hAnsi="Tahoma" w:cs="Tahoma"/>
          <w:color w:val="000000"/>
          <w:sz w:val="18"/>
          <w:szCs w:val="18"/>
          <w:shd w:val="clear" w:color="auto" w:fill="FFFFFF"/>
        </w:rPr>
        <w:t xml:space="preserve">sob </w:t>
      </w:r>
      <w:r w:rsidRPr="00D81E8C">
        <w:rPr>
          <w:rFonts w:ascii="Tahoma" w:hAnsi="Tahoma" w:cs="Tahoma"/>
          <w:color w:val="000000"/>
          <w:sz w:val="18"/>
          <w:szCs w:val="18"/>
          <w:shd w:val="clear" w:color="auto" w:fill="FFFFFF"/>
        </w:rPr>
        <w:t>o controle do prestador e que possam interferir no atendimento das metas;</w:t>
      </w:r>
    </w:p>
    <w:p w14:paraId="17CF56FF" w14:textId="77777777" w:rsidR="008234E3" w:rsidRDefault="008234E3" w:rsidP="00EC4D20">
      <w:pPr>
        <w:pStyle w:val="TextoPargrafo"/>
        <w:numPr>
          <w:ilvl w:val="0"/>
          <w:numId w:val="27"/>
        </w:numPr>
        <w:tabs>
          <w:tab w:val="left" w:pos="709"/>
        </w:tabs>
        <w:spacing w:before="0" w:line="360" w:lineRule="auto"/>
        <w:ind w:left="709" w:right="-1" w:hanging="709"/>
        <w:rPr>
          <w:rFonts w:ascii="Tahoma" w:hAnsi="Tahoma" w:cs="Tahoma"/>
          <w:color w:val="000000"/>
          <w:sz w:val="18"/>
          <w:szCs w:val="18"/>
          <w:shd w:val="clear" w:color="auto" w:fill="FFFFFF"/>
        </w:rPr>
      </w:pPr>
      <w:r w:rsidRPr="00D81E8C">
        <w:rPr>
          <w:rFonts w:ascii="Tahoma" w:hAnsi="Tahoma" w:cs="Tahoma"/>
          <w:color w:val="000000"/>
          <w:sz w:val="18"/>
          <w:szCs w:val="18"/>
          <w:shd w:val="clear" w:color="auto" w:fill="FFFFFF"/>
        </w:rPr>
        <w:t>indicadores objetivamente mensuráveis e compreensíveis, facilmente coletáveis, relevantes e adequados à nature</w:t>
      </w:r>
      <w:r>
        <w:rPr>
          <w:rFonts w:ascii="Tahoma" w:hAnsi="Tahoma" w:cs="Tahoma"/>
          <w:color w:val="000000"/>
          <w:sz w:val="18"/>
          <w:szCs w:val="18"/>
          <w:shd w:val="clear" w:color="auto" w:fill="FFFFFF"/>
        </w:rPr>
        <w:t>za e características do serviço.</w:t>
      </w:r>
    </w:p>
    <w:p w14:paraId="08492EEF" w14:textId="062A5484" w:rsidR="008234E3" w:rsidRDefault="008234E3" w:rsidP="00BD44C2">
      <w:pPr>
        <w:pStyle w:val="TextoPargrafo"/>
        <w:tabs>
          <w:tab w:val="left" w:pos="709"/>
        </w:tabs>
        <w:spacing w:before="0" w:line="360" w:lineRule="auto"/>
        <w:ind w:left="709" w:right="-1" w:hanging="709"/>
        <w:rPr>
          <w:rFonts w:ascii="Tahoma" w:hAnsi="Tahoma" w:cs="Tahoma"/>
          <w:sz w:val="18"/>
          <w:szCs w:val="18"/>
        </w:rPr>
      </w:pPr>
      <w:r>
        <w:rPr>
          <w:rFonts w:ascii="Tahoma" w:hAnsi="Tahoma" w:cs="Tahoma"/>
          <w:color w:val="000000"/>
          <w:sz w:val="18"/>
          <w:szCs w:val="18"/>
          <w:shd w:val="clear" w:color="auto" w:fill="FFFFFF"/>
        </w:rPr>
        <w:t>1</w:t>
      </w:r>
      <w:r w:rsidR="0089680C">
        <w:rPr>
          <w:rFonts w:ascii="Tahoma" w:hAnsi="Tahoma" w:cs="Tahoma"/>
          <w:color w:val="000000"/>
          <w:sz w:val="18"/>
          <w:szCs w:val="18"/>
          <w:shd w:val="clear" w:color="auto" w:fill="FFFFFF"/>
        </w:rPr>
        <w:t>8</w:t>
      </w:r>
      <w:r>
        <w:rPr>
          <w:rFonts w:ascii="Tahoma" w:hAnsi="Tahoma" w:cs="Tahoma"/>
          <w:color w:val="000000"/>
          <w:sz w:val="18"/>
          <w:szCs w:val="18"/>
          <w:shd w:val="clear" w:color="auto" w:fill="FFFFFF"/>
        </w:rPr>
        <w:t>.2.</w:t>
      </w:r>
      <w:r>
        <w:rPr>
          <w:rFonts w:ascii="Tahoma" w:hAnsi="Tahoma" w:cs="Tahoma"/>
          <w:color w:val="000000"/>
          <w:sz w:val="18"/>
          <w:szCs w:val="18"/>
          <w:shd w:val="clear" w:color="auto" w:fill="FFFFFF"/>
        </w:rPr>
        <w:tab/>
      </w:r>
      <w:r w:rsidRPr="00F84D97">
        <w:rPr>
          <w:rFonts w:ascii="Tahoma" w:hAnsi="Tahoma" w:cs="Tahoma"/>
          <w:color w:val="000000"/>
          <w:sz w:val="18"/>
          <w:szCs w:val="18"/>
          <w:shd w:val="clear" w:color="auto" w:fill="FFFFFF"/>
        </w:rPr>
        <w:t xml:space="preserve">As </w:t>
      </w:r>
      <w:r w:rsidRPr="00F84D97">
        <w:rPr>
          <w:rFonts w:ascii="Tahoma" w:hAnsi="Tahoma" w:cs="Tahoma"/>
          <w:sz w:val="18"/>
          <w:szCs w:val="18"/>
        </w:rPr>
        <w:t>possíveis circunstâncias de infração no âmbito da prestação de serviço são apresentadas no quadro abaixo</w:t>
      </w:r>
      <w:r w:rsidRPr="00F84D97">
        <w:rPr>
          <w:rFonts w:ascii="Tahoma" w:hAnsi="Tahoma" w:cs="Tahoma"/>
          <w:spacing w:val="-5"/>
          <w:sz w:val="18"/>
          <w:szCs w:val="18"/>
        </w:rPr>
        <w:t xml:space="preserve"> </w:t>
      </w:r>
      <w:r w:rsidRPr="00F84D97">
        <w:rPr>
          <w:rFonts w:ascii="Tahoma" w:hAnsi="Tahoma" w:cs="Tahoma"/>
          <w:sz w:val="18"/>
          <w:szCs w:val="18"/>
        </w:rPr>
        <w:t>e</w:t>
      </w:r>
      <w:r w:rsidRPr="00F84D97">
        <w:rPr>
          <w:rFonts w:ascii="Tahoma" w:hAnsi="Tahoma" w:cs="Tahoma"/>
          <w:spacing w:val="-2"/>
          <w:sz w:val="18"/>
          <w:szCs w:val="18"/>
        </w:rPr>
        <w:t xml:space="preserve"> </w:t>
      </w:r>
      <w:r w:rsidRPr="00F84D97">
        <w:rPr>
          <w:rFonts w:ascii="Tahoma" w:hAnsi="Tahoma" w:cs="Tahoma"/>
          <w:sz w:val="18"/>
          <w:szCs w:val="18"/>
        </w:rPr>
        <w:t>têm</w:t>
      </w:r>
      <w:r w:rsidRPr="00F84D97">
        <w:rPr>
          <w:rFonts w:ascii="Tahoma" w:hAnsi="Tahoma" w:cs="Tahoma"/>
          <w:spacing w:val="-5"/>
          <w:sz w:val="18"/>
          <w:szCs w:val="18"/>
        </w:rPr>
        <w:t xml:space="preserve"> </w:t>
      </w:r>
      <w:r w:rsidRPr="00F84D97">
        <w:rPr>
          <w:rFonts w:ascii="Tahoma" w:hAnsi="Tahoma" w:cs="Tahoma"/>
          <w:sz w:val="18"/>
          <w:szCs w:val="18"/>
        </w:rPr>
        <w:t>como</w:t>
      </w:r>
      <w:r w:rsidRPr="00F84D97">
        <w:rPr>
          <w:rFonts w:ascii="Tahoma" w:hAnsi="Tahoma" w:cs="Tahoma"/>
          <w:spacing w:val="-3"/>
          <w:sz w:val="18"/>
          <w:szCs w:val="18"/>
        </w:rPr>
        <w:t xml:space="preserve"> </w:t>
      </w:r>
      <w:r w:rsidRPr="00F84D97">
        <w:rPr>
          <w:rFonts w:ascii="Tahoma" w:hAnsi="Tahoma" w:cs="Tahoma"/>
          <w:sz w:val="18"/>
          <w:szCs w:val="18"/>
        </w:rPr>
        <w:t>função</w:t>
      </w:r>
      <w:r w:rsidRPr="00F84D97">
        <w:rPr>
          <w:rFonts w:ascii="Tahoma" w:hAnsi="Tahoma" w:cs="Tahoma"/>
          <w:spacing w:val="-4"/>
          <w:sz w:val="18"/>
          <w:szCs w:val="18"/>
        </w:rPr>
        <w:t xml:space="preserve"> </w:t>
      </w:r>
      <w:r w:rsidRPr="00F84D97">
        <w:rPr>
          <w:rFonts w:ascii="Tahoma" w:hAnsi="Tahoma" w:cs="Tahoma"/>
          <w:sz w:val="18"/>
          <w:szCs w:val="18"/>
        </w:rPr>
        <w:t>definir</w:t>
      </w:r>
      <w:r w:rsidRPr="00F84D97">
        <w:rPr>
          <w:rFonts w:ascii="Tahoma" w:hAnsi="Tahoma" w:cs="Tahoma"/>
          <w:spacing w:val="-6"/>
          <w:sz w:val="18"/>
          <w:szCs w:val="18"/>
        </w:rPr>
        <w:t xml:space="preserve"> </w:t>
      </w:r>
      <w:r w:rsidRPr="00F84D97">
        <w:rPr>
          <w:rFonts w:ascii="Tahoma" w:hAnsi="Tahoma" w:cs="Tahoma"/>
          <w:sz w:val="18"/>
          <w:szCs w:val="18"/>
        </w:rPr>
        <w:t>os</w:t>
      </w:r>
      <w:r w:rsidRPr="00F84D97">
        <w:rPr>
          <w:rFonts w:ascii="Tahoma" w:hAnsi="Tahoma" w:cs="Tahoma"/>
          <w:spacing w:val="-1"/>
          <w:sz w:val="18"/>
          <w:szCs w:val="18"/>
        </w:rPr>
        <w:t xml:space="preserve"> </w:t>
      </w:r>
      <w:r w:rsidRPr="00F84D97">
        <w:rPr>
          <w:rFonts w:ascii="Tahoma" w:hAnsi="Tahoma" w:cs="Tahoma"/>
          <w:sz w:val="18"/>
          <w:szCs w:val="18"/>
        </w:rPr>
        <w:t>indicadores</w:t>
      </w:r>
      <w:r w:rsidRPr="00F84D97">
        <w:rPr>
          <w:rFonts w:ascii="Tahoma" w:hAnsi="Tahoma" w:cs="Tahoma"/>
          <w:spacing w:val="-5"/>
          <w:sz w:val="18"/>
          <w:szCs w:val="18"/>
        </w:rPr>
        <w:t xml:space="preserve"> </w:t>
      </w:r>
      <w:r w:rsidRPr="00F84D97">
        <w:rPr>
          <w:rFonts w:ascii="Tahoma" w:hAnsi="Tahoma" w:cs="Tahoma"/>
          <w:sz w:val="18"/>
          <w:szCs w:val="18"/>
        </w:rPr>
        <w:t>de</w:t>
      </w:r>
      <w:r w:rsidRPr="00F84D97">
        <w:rPr>
          <w:rFonts w:ascii="Tahoma" w:hAnsi="Tahoma" w:cs="Tahoma"/>
          <w:spacing w:val="-4"/>
          <w:sz w:val="18"/>
          <w:szCs w:val="18"/>
        </w:rPr>
        <w:t xml:space="preserve"> </w:t>
      </w:r>
      <w:r w:rsidRPr="00F84D97">
        <w:rPr>
          <w:rFonts w:ascii="Tahoma" w:hAnsi="Tahoma" w:cs="Tahoma"/>
          <w:sz w:val="18"/>
          <w:szCs w:val="18"/>
        </w:rPr>
        <w:t>acompanhamento</w:t>
      </w:r>
      <w:r w:rsidRPr="00F84D97">
        <w:rPr>
          <w:rFonts w:ascii="Tahoma" w:hAnsi="Tahoma" w:cs="Tahoma"/>
          <w:spacing w:val="-5"/>
          <w:sz w:val="18"/>
          <w:szCs w:val="18"/>
        </w:rPr>
        <w:t xml:space="preserve"> </w:t>
      </w:r>
      <w:r w:rsidRPr="00F84D97">
        <w:rPr>
          <w:rFonts w:ascii="Tahoma" w:hAnsi="Tahoma" w:cs="Tahoma"/>
          <w:sz w:val="18"/>
          <w:szCs w:val="18"/>
        </w:rPr>
        <w:t>da</w:t>
      </w:r>
      <w:r w:rsidRPr="00F84D97">
        <w:rPr>
          <w:rFonts w:ascii="Tahoma" w:hAnsi="Tahoma" w:cs="Tahoma"/>
          <w:spacing w:val="-4"/>
          <w:sz w:val="18"/>
          <w:szCs w:val="18"/>
        </w:rPr>
        <w:t xml:space="preserve"> </w:t>
      </w:r>
      <w:r w:rsidRPr="00F84D97">
        <w:rPr>
          <w:rFonts w:ascii="Tahoma" w:hAnsi="Tahoma" w:cs="Tahoma"/>
          <w:sz w:val="18"/>
          <w:szCs w:val="18"/>
        </w:rPr>
        <w:t>qualidade</w:t>
      </w:r>
      <w:r w:rsidRPr="00F84D97">
        <w:rPr>
          <w:rFonts w:ascii="Tahoma" w:hAnsi="Tahoma" w:cs="Tahoma"/>
          <w:spacing w:val="-5"/>
          <w:sz w:val="18"/>
          <w:szCs w:val="18"/>
        </w:rPr>
        <w:t xml:space="preserve"> </w:t>
      </w:r>
      <w:r w:rsidRPr="00F84D97">
        <w:rPr>
          <w:rFonts w:ascii="Tahoma" w:hAnsi="Tahoma" w:cs="Tahoma"/>
          <w:sz w:val="18"/>
          <w:szCs w:val="18"/>
        </w:rPr>
        <w:t>dos</w:t>
      </w:r>
      <w:r w:rsidRPr="00F84D97">
        <w:rPr>
          <w:rFonts w:ascii="Tahoma" w:hAnsi="Tahoma" w:cs="Tahoma"/>
          <w:spacing w:val="-4"/>
          <w:sz w:val="18"/>
          <w:szCs w:val="18"/>
        </w:rPr>
        <w:t xml:space="preserve"> </w:t>
      </w:r>
      <w:r w:rsidRPr="00F84D97">
        <w:rPr>
          <w:rFonts w:ascii="Tahoma" w:hAnsi="Tahoma" w:cs="Tahoma"/>
          <w:sz w:val="18"/>
          <w:szCs w:val="18"/>
        </w:rPr>
        <w:t xml:space="preserve">serviços prestados, sendo utilizadas para cálculo </w:t>
      </w:r>
      <w:r>
        <w:rPr>
          <w:rFonts w:ascii="Tahoma" w:hAnsi="Tahoma" w:cs="Tahoma"/>
          <w:sz w:val="18"/>
          <w:szCs w:val="18"/>
        </w:rPr>
        <w:t>da Medição de Resultado.</w:t>
      </w:r>
    </w:p>
    <w:p w14:paraId="07AEAB64" w14:textId="77777777" w:rsidR="00371C08" w:rsidRPr="00C26A62" w:rsidRDefault="00371C08" w:rsidP="00371C08">
      <w:pPr>
        <w:pStyle w:val="TextoPargrafo"/>
        <w:tabs>
          <w:tab w:val="left" w:pos="709"/>
        </w:tabs>
        <w:spacing w:before="0" w:line="360" w:lineRule="auto"/>
        <w:ind w:right="-1" w:firstLine="0"/>
        <w:rPr>
          <w:rFonts w:ascii="Tahoma" w:hAnsi="Tahoma" w:cs="Tahoma"/>
          <w:b/>
          <w:bCs/>
          <w:color w:val="FF0000"/>
          <w:sz w:val="18"/>
          <w:szCs w:val="18"/>
          <w:highlight w:val="yellow"/>
        </w:rPr>
      </w:pPr>
      <w:r w:rsidRPr="00B615F4">
        <w:rPr>
          <w:rFonts w:ascii="Tahoma" w:hAnsi="Tahoma" w:cs="Tahoma"/>
          <w:b/>
          <w:bCs/>
          <w:color w:val="FF0000"/>
          <w:sz w:val="18"/>
          <w:szCs w:val="18"/>
          <w:highlight w:val="yellow"/>
        </w:rPr>
        <w:t>OBS.: TODOS OS ITENS SUGERIDOS ABAIXO DEVEM SER AVALIADOS PELO RESPONSÁVEL PELA ELABORAÇÃO DO TR SE SÃO PERTINENTES AO OBJETO QUE SE DEMANDA.</w:t>
      </w:r>
    </w:p>
    <w:tbl>
      <w:tblPr>
        <w:tblW w:w="91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526"/>
        <w:gridCol w:w="3584"/>
        <w:gridCol w:w="1360"/>
      </w:tblGrid>
      <w:tr w:rsidR="00E57133" w:rsidRPr="00D81E8C" w14:paraId="768FA4D0" w14:textId="77777777" w:rsidTr="00911C21">
        <w:trPr>
          <w:trHeight w:val="123"/>
          <w:jc w:val="center"/>
        </w:trPr>
        <w:tc>
          <w:tcPr>
            <w:tcW w:w="709" w:type="dxa"/>
            <w:tcBorders>
              <w:top w:val="single" w:sz="4" w:space="0" w:color="auto"/>
              <w:left w:val="single" w:sz="4" w:space="0" w:color="auto"/>
              <w:bottom w:val="single" w:sz="4" w:space="0" w:color="auto"/>
              <w:right w:val="single" w:sz="4" w:space="0" w:color="auto"/>
            </w:tcBorders>
            <w:shd w:val="pct15" w:color="auto" w:fill="auto"/>
            <w:vAlign w:val="center"/>
          </w:tcPr>
          <w:p w14:paraId="3957D2D3" w14:textId="77777777" w:rsidR="00E57133" w:rsidRPr="00D81E8C" w:rsidRDefault="00E57133" w:rsidP="00911C21">
            <w:pPr>
              <w:spacing w:after="120" w:line="360" w:lineRule="auto"/>
              <w:jc w:val="center"/>
              <w:rPr>
                <w:rFonts w:ascii="Tahoma" w:eastAsia="Calibri" w:hAnsi="Tahoma" w:cs="Tahoma"/>
                <w:b/>
                <w:sz w:val="18"/>
                <w:szCs w:val="18"/>
              </w:rPr>
            </w:pPr>
            <w:r w:rsidRPr="00D81E8C">
              <w:rPr>
                <w:rFonts w:ascii="Tahoma" w:eastAsia="Calibri" w:hAnsi="Tahoma" w:cs="Tahoma"/>
                <w:b/>
                <w:sz w:val="18"/>
                <w:szCs w:val="18"/>
              </w:rPr>
              <w:t>ITEM</w:t>
            </w:r>
          </w:p>
        </w:tc>
        <w:tc>
          <w:tcPr>
            <w:tcW w:w="3526" w:type="dxa"/>
            <w:tcBorders>
              <w:top w:val="single" w:sz="4" w:space="0" w:color="auto"/>
              <w:left w:val="single" w:sz="4" w:space="0" w:color="auto"/>
              <w:bottom w:val="single" w:sz="4" w:space="0" w:color="auto"/>
              <w:right w:val="single" w:sz="4" w:space="0" w:color="auto"/>
            </w:tcBorders>
            <w:shd w:val="pct15" w:color="auto" w:fill="auto"/>
            <w:vAlign w:val="center"/>
            <w:hideMark/>
          </w:tcPr>
          <w:p w14:paraId="793FA9B0" w14:textId="77777777" w:rsidR="00E57133" w:rsidRPr="00D81E8C" w:rsidRDefault="00E57133" w:rsidP="00911C21">
            <w:pPr>
              <w:spacing w:after="120" w:line="360" w:lineRule="auto"/>
              <w:jc w:val="center"/>
              <w:rPr>
                <w:rFonts w:ascii="Tahoma" w:eastAsia="Calibri" w:hAnsi="Tahoma" w:cs="Tahoma"/>
                <w:b/>
                <w:sz w:val="18"/>
                <w:szCs w:val="18"/>
              </w:rPr>
            </w:pPr>
            <w:r w:rsidRPr="00D81E8C">
              <w:rPr>
                <w:rFonts w:ascii="Tahoma" w:eastAsia="Calibri" w:hAnsi="Tahoma" w:cs="Tahoma"/>
                <w:b/>
                <w:sz w:val="18"/>
                <w:szCs w:val="18"/>
              </w:rPr>
              <w:t>OCORRÊNCIA</w:t>
            </w:r>
          </w:p>
        </w:tc>
        <w:tc>
          <w:tcPr>
            <w:tcW w:w="3584" w:type="dxa"/>
            <w:tcBorders>
              <w:top w:val="single" w:sz="4" w:space="0" w:color="auto"/>
              <w:left w:val="single" w:sz="4" w:space="0" w:color="auto"/>
              <w:bottom w:val="single" w:sz="4" w:space="0" w:color="auto"/>
              <w:right w:val="single" w:sz="4" w:space="0" w:color="auto"/>
            </w:tcBorders>
            <w:shd w:val="pct15" w:color="auto" w:fill="auto"/>
            <w:vAlign w:val="center"/>
            <w:hideMark/>
          </w:tcPr>
          <w:p w14:paraId="1A5DB841" w14:textId="77777777" w:rsidR="00E57133" w:rsidRPr="00D81E8C" w:rsidRDefault="00E57133" w:rsidP="00911C21">
            <w:pPr>
              <w:spacing w:after="120" w:line="360" w:lineRule="auto"/>
              <w:jc w:val="center"/>
              <w:rPr>
                <w:rFonts w:ascii="Tahoma" w:eastAsia="Calibri" w:hAnsi="Tahoma" w:cs="Tahoma"/>
                <w:b/>
                <w:sz w:val="18"/>
                <w:szCs w:val="18"/>
              </w:rPr>
            </w:pPr>
            <w:r w:rsidRPr="00D81E8C">
              <w:rPr>
                <w:rFonts w:ascii="Tahoma" w:eastAsia="Calibri" w:hAnsi="Tahoma" w:cs="Tahoma"/>
                <w:b/>
                <w:sz w:val="18"/>
                <w:szCs w:val="18"/>
              </w:rPr>
              <w:t>AFERIÇÃO</w:t>
            </w:r>
          </w:p>
        </w:tc>
        <w:tc>
          <w:tcPr>
            <w:tcW w:w="1360" w:type="dxa"/>
            <w:tcBorders>
              <w:top w:val="single" w:sz="4" w:space="0" w:color="auto"/>
              <w:left w:val="single" w:sz="4" w:space="0" w:color="auto"/>
              <w:bottom w:val="single" w:sz="4" w:space="0" w:color="auto"/>
              <w:right w:val="single" w:sz="4" w:space="0" w:color="auto"/>
            </w:tcBorders>
            <w:shd w:val="pct15" w:color="auto" w:fill="auto"/>
            <w:vAlign w:val="center"/>
            <w:hideMark/>
          </w:tcPr>
          <w:p w14:paraId="18725E12" w14:textId="77777777" w:rsidR="00E57133" w:rsidRPr="00D81E8C" w:rsidRDefault="00E57133" w:rsidP="00911C21">
            <w:pPr>
              <w:spacing w:after="120" w:line="360" w:lineRule="auto"/>
              <w:jc w:val="center"/>
              <w:rPr>
                <w:rFonts w:ascii="Tahoma" w:eastAsia="Calibri" w:hAnsi="Tahoma" w:cs="Tahoma"/>
                <w:b/>
                <w:sz w:val="18"/>
                <w:szCs w:val="18"/>
              </w:rPr>
            </w:pPr>
            <w:r w:rsidRPr="00D81E8C">
              <w:rPr>
                <w:rFonts w:ascii="Tahoma" w:eastAsia="Calibri" w:hAnsi="Tahoma" w:cs="Tahoma"/>
                <w:b/>
                <w:sz w:val="18"/>
                <w:szCs w:val="18"/>
              </w:rPr>
              <w:t>PONTUAÇÃO</w:t>
            </w:r>
          </w:p>
        </w:tc>
      </w:tr>
      <w:tr w:rsidR="00E57133" w:rsidRPr="00D81E8C" w14:paraId="4796C0D5" w14:textId="77777777" w:rsidTr="00911C21">
        <w:trPr>
          <w:trHeight w:val="954"/>
          <w:jc w:val="center"/>
        </w:trPr>
        <w:tc>
          <w:tcPr>
            <w:tcW w:w="709" w:type="dxa"/>
            <w:tcBorders>
              <w:top w:val="single" w:sz="4" w:space="0" w:color="auto"/>
              <w:left w:val="single" w:sz="4" w:space="0" w:color="auto"/>
              <w:bottom w:val="single" w:sz="4" w:space="0" w:color="auto"/>
              <w:right w:val="single" w:sz="4" w:space="0" w:color="auto"/>
            </w:tcBorders>
            <w:vAlign w:val="center"/>
          </w:tcPr>
          <w:p w14:paraId="7FB2BC51" w14:textId="77777777"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1</w:t>
            </w:r>
          </w:p>
        </w:tc>
        <w:tc>
          <w:tcPr>
            <w:tcW w:w="3526" w:type="dxa"/>
            <w:tcBorders>
              <w:top w:val="single" w:sz="4" w:space="0" w:color="auto"/>
              <w:left w:val="single" w:sz="4" w:space="0" w:color="auto"/>
              <w:bottom w:val="single" w:sz="4" w:space="0" w:color="auto"/>
              <w:right w:val="single" w:sz="4" w:space="0" w:color="auto"/>
            </w:tcBorders>
            <w:vAlign w:val="center"/>
            <w:hideMark/>
          </w:tcPr>
          <w:p w14:paraId="06EF59E7" w14:textId="77777777" w:rsidR="00E57133" w:rsidRPr="00D81E8C" w:rsidRDefault="00E57133" w:rsidP="00911C21">
            <w:pPr>
              <w:spacing w:after="120" w:line="360" w:lineRule="auto"/>
              <w:jc w:val="both"/>
              <w:rPr>
                <w:rFonts w:ascii="Tahoma" w:eastAsia="Calibri" w:hAnsi="Tahoma" w:cs="Tahoma"/>
                <w:sz w:val="18"/>
                <w:szCs w:val="18"/>
              </w:rPr>
            </w:pPr>
            <w:r w:rsidRPr="00D81E8C">
              <w:rPr>
                <w:rFonts w:ascii="Tahoma" w:eastAsia="Calibri" w:hAnsi="Tahoma" w:cs="Tahoma"/>
                <w:sz w:val="18"/>
                <w:szCs w:val="18"/>
              </w:rPr>
              <w:t xml:space="preserve">Descumprir, injustificadamente, o(s) prazo(s) máximo(s) para o atendimento a cada solicitação de serviço </w:t>
            </w:r>
          </w:p>
        </w:tc>
        <w:tc>
          <w:tcPr>
            <w:tcW w:w="3584" w:type="dxa"/>
            <w:tcBorders>
              <w:top w:val="single" w:sz="4" w:space="0" w:color="auto"/>
              <w:left w:val="single" w:sz="4" w:space="0" w:color="auto"/>
              <w:bottom w:val="single" w:sz="4" w:space="0" w:color="auto"/>
              <w:right w:val="single" w:sz="4" w:space="0" w:color="auto"/>
            </w:tcBorders>
            <w:vAlign w:val="center"/>
            <w:hideMark/>
          </w:tcPr>
          <w:p w14:paraId="2758AABE" w14:textId="77777777" w:rsidR="00E57133" w:rsidRPr="00D81E8C" w:rsidRDefault="00E57133" w:rsidP="00911C21">
            <w:pPr>
              <w:spacing w:after="120" w:line="360" w:lineRule="auto"/>
              <w:jc w:val="both"/>
              <w:rPr>
                <w:rFonts w:ascii="Tahoma" w:eastAsia="Calibri" w:hAnsi="Tahoma" w:cs="Tahoma"/>
                <w:sz w:val="18"/>
                <w:szCs w:val="18"/>
              </w:rPr>
            </w:pPr>
            <w:r w:rsidRPr="00D81E8C">
              <w:rPr>
                <w:rFonts w:ascii="Tahoma" w:eastAsia="Calibri" w:hAnsi="Tahoma" w:cs="Tahoma"/>
                <w:sz w:val="18"/>
                <w:szCs w:val="18"/>
              </w:rPr>
              <w:t>Por ocorrência.</w:t>
            </w:r>
          </w:p>
        </w:tc>
        <w:tc>
          <w:tcPr>
            <w:tcW w:w="1360" w:type="dxa"/>
            <w:tcBorders>
              <w:top w:val="single" w:sz="4" w:space="0" w:color="auto"/>
              <w:left w:val="single" w:sz="4" w:space="0" w:color="auto"/>
              <w:bottom w:val="single" w:sz="4" w:space="0" w:color="auto"/>
              <w:right w:val="single" w:sz="4" w:space="0" w:color="auto"/>
            </w:tcBorders>
            <w:vAlign w:val="center"/>
            <w:hideMark/>
          </w:tcPr>
          <w:p w14:paraId="0F9AFADE" w14:textId="77777777"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1</w:t>
            </w:r>
          </w:p>
        </w:tc>
      </w:tr>
      <w:tr w:rsidR="00E57133" w:rsidRPr="00D81E8C" w14:paraId="3EE2961F" w14:textId="77777777" w:rsidTr="00911C21">
        <w:trPr>
          <w:trHeight w:val="1066"/>
          <w:jc w:val="center"/>
        </w:trPr>
        <w:tc>
          <w:tcPr>
            <w:tcW w:w="709" w:type="dxa"/>
            <w:tcBorders>
              <w:top w:val="single" w:sz="4" w:space="0" w:color="auto"/>
              <w:left w:val="single" w:sz="4" w:space="0" w:color="auto"/>
              <w:bottom w:val="single" w:sz="4" w:space="0" w:color="auto"/>
              <w:right w:val="single" w:sz="4" w:space="0" w:color="auto"/>
            </w:tcBorders>
            <w:vAlign w:val="center"/>
          </w:tcPr>
          <w:p w14:paraId="7D708F54" w14:textId="77777777"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2</w:t>
            </w:r>
          </w:p>
        </w:tc>
        <w:tc>
          <w:tcPr>
            <w:tcW w:w="3526" w:type="dxa"/>
            <w:tcBorders>
              <w:top w:val="single" w:sz="4" w:space="0" w:color="auto"/>
              <w:left w:val="single" w:sz="4" w:space="0" w:color="auto"/>
              <w:bottom w:val="single" w:sz="4" w:space="0" w:color="auto"/>
              <w:right w:val="single" w:sz="4" w:space="0" w:color="auto"/>
            </w:tcBorders>
            <w:vAlign w:val="center"/>
            <w:hideMark/>
          </w:tcPr>
          <w:p w14:paraId="6237958E" w14:textId="77777777" w:rsidR="00E57133" w:rsidRPr="00D81E8C" w:rsidRDefault="00E57133" w:rsidP="00911C21">
            <w:pPr>
              <w:spacing w:after="120" w:line="360" w:lineRule="auto"/>
              <w:jc w:val="both"/>
              <w:rPr>
                <w:rFonts w:ascii="Tahoma" w:eastAsia="Calibri" w:hAnsi="Tahoma" w:cs="Tahoma"/>
                <w:sz w:val="18"/>
                <w:szCs w:val="18"/>
              </w:rPr>
            </w:pPr>
            <w:r w:rsidRPr="00D81E8C">
              <w:rPr>
                <w:rFonts w:ascii="Tahoma" w:eastAsia="Calibri" w:hAnsi="Tahoma" w:cs="Tahoma"/>
                <w:sz w:val="18"/>
                <w:szCs w:val="18"/>
              </w:rPr>
              <w:t>Descumprir, injustificadamente, o prazo de entrega de qualquer serviço solicitado</w:t>
            </w:r>
          </w:p>
        </w:tc>
        <w:tc>
          <w:tcPr>
            <w:tcW w:w="3584" w:type="dxa"/>
            <w:tcBorders>
              <w:top w:val="single" w:sz="4" w:space="0" w:color="auto"/>
              <w:left w:val="single" w:sz="4" w:space="0" w:color="auto"/>
              <w:bottom w:val="single" w:sz="4" w:space="0" w:color="auto"/>
              <w:right w:val="single" w:sz="4" w:space="0" w:color="auto"/>
            </w:tcBorders>
            <w:vAlign w:val="center"/>
            <w:hideMark/>
          </w:tcPr>
          <w:p w14:paraId="09715529" w14:textId="77777777" w:rsidR="00E57133" w:rsidRPr="00D81E8C" w:rsidRDefault="00E57133" w:rsidP="00911C21">
            <w:pPr>
              <w:spacing w:after="120" w:line="360" w:lineRule="auto"/>
              <w:jc w:val="both"/>
              <w:rPr>
                <w:rFonts w:ascii="Tahoma" w:eastAsia="Calibri" w:hAnsi="Tahoma" w:cs="Tahoma"/>
                <w:sz w:val="18"/>
                <w:szCs w:val="18"/>
              </w:rPr>
            </w:pPr>
            <w:r w:rsidRPr="00D81E8C">
              <w:rPr>
                <w:rFonts w:ascii="Tahoma" w:eastAsia="Calibri" w:hAnsi="Tahoma" w:cs="Tahoma"/>
                <w:sz w:val="18"/>
                <w:szCs w:val="18"/>
              </w:rPr>
              <w:t>Por ocorrência.</w:t>
            </w:r>
          </w:p>
        </w:tc>
        <w:tc>
          <w:tcPr>
            <w:tcW w:w="1360" w:type="dxa"/>
            <w:tcBorders>
              <w:top w:val="single" w:sz="4" w:space="0" w:color="auto"/>
              <w:left w:val="single" w:sz="4" w:space="0" w:color="auto"/>
              <w:bottom w:val="single" w:sz="4" w:space="0" w:color="auto"/>
              <w:right w:val="single" w:sz="4" w:space="0" w:color="auto"/>
            </w:tcBorders>
            <w:vAlign w:val="center"/>
            <w:hideMark/>
          </w:tcPr>
          <w:p w14:paraId="5BDCC0F0" w14:textId="77777777"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3</w:t>
            </w:r>
          </w:p>
        </w:tc>
      </w:tr>
      <w:tr w:rsidR="00E57133" w:rsidRPr="00D81E8C" w14:paraId="0C892220"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15A6026C" w14:textId="77777777"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3</w:t>
            </w:r>
          </w:p>
        </w:tc>
        <w:tc>
          <w:tcPr>
            <w:tcW w:w="3526" w:type="dxa"/>
            <w:tcBorders>
              <w:top w:val="single" w:sz="4" w:space="0" w:color="auto"/>
              <w:left w:val="single" w:sz="4" w:space="0" w:color="auto"/>
              <w:bottom w:val="single" w:sz="4" w:space="0" w:color="auto"/>
              <w:right w:val="single" w:sz="4" w:space="0" w:color="auto"/>
            </w:tcBorders>
            <w:vAlign w:val="center"/>
          </w:tcPr>
          <w:p w14:paraId="1CB7B6F0" w14:textId="77777777" w:rsidR="00E57133" w:rsidRPr="00D81E8C" w:rsidRDefault="00E57133" w:rsidP="00911C21">
            <w:pPr>
              <w:spacing w:after="120" w:line="360" w:lineRule="auto"/>
              <w:jc w:val="both"/>
              <w:rPr>
                <w:rFonts w:ascii="Tahoma" w:eastAsia="Calibri" w:hAnsi="Tahoma" w:cs="Tahoma"/>
                <w:sz w:val="18"/>
                <w:szCs w:val="18"/>
              </w:rPr>
            </w:pPr>
            <w:r w:rsidRPr="00D81E8C">
              <w:rPr>
                <w:rFonts w:ascii="Tahoma" w:eastAsia="Calibri" w:hAnsi="Tahoma" w:cs="Tahoma"/>
                <w:sz w:val="18"/>
                <w:szCs w:val="18"/>
              </w:rPr>
              <w:t>Defeitos técnicos recorrentes nos recursos tecnológicos utilizados</w:t>
            </w:r>
          </w:p>
        </w:tc>
        <w:tc>
          <w:tcPr>
            <w:tcW w:w="3584" w:type="dxa"/>
            <w:tcBorders>
              <w:top w:val="single" w:sz="4" w:space="0" w:color="auto"/>
              <w:left w:val="single" w:sz="4" w:space="0" w:color="auto"/>
              <w:bottom w:val="single" w:sz="4" w:space="0" w:color="auto"/>
              <w:right w:val="single" w:sz="4" w:space="0" w:color="auto"/>
            </w:tcBorders>
            <w:vAlign w:val="center"/>
          </w:tcPr>
          <w:p w14:paraId="4EF1D686" w14:textId="77777777" w:rsidR="00E57133" w:rsidRPr="00D81E8C" w:rsidRDefault="00E57133" w:rsidP="00911C21">
            <w:pPr>
              <w:spacing w:after="120" w:line="360" w:lineRule="auto"/>
              <w:rPr>
                <w:rFonts w:ascii="Tahoma" w:eastAsia="Calibri" w:hAnsi="Tahoma" w:cs="Tahoma"/>
                <w:sz w:val="18"/>
                <w:szCs w:val="18"/>
              </w:rPr>
            </w:pPr>
            <w:r w:rsidRPr="00D81E8C">
              <w:rPr>
                <w:rFonts w:ascii="Tahoma" w:eastAsia="Calibri" w:hAnsi="Tahoma" w:cs="Tahoma"/>
                <w:sz w:val="18"/>
                <w:szCs w:val="18"/>
              </w:rPr>
              <w:t>Por ocorrência.</w:t>
            </w:r>
          </w:p>
        </w:tc>
        <w:tc>
          <w:tcPr>
            <w:tcW w:w="1360" w:type="dxa"/>
            <w:tcBorders>
              <w:top w:val="single" w:sz="4" w:space="0" w:color="auto"/>
              <w:left w:val="single" w:sz="4" w:space="0" w:color="auto"/>
              <w:bottom w:val="single" w:sz="4" w:space="0" w:color="auto"/>
              <w:right w:val="single" w:sz="4" w:space="0" w:color="auto"/>
            </w:tcBorders>
            <w:vAlign w:val="center"/>
          </w:tcPr>
          <w:p w14:paraId="2EBFBB81" w14:textId="0699FB33" w:rsidR="00E57133" w:rsidRPr="00D81E8C" w:rsidRDefault="00B75257" w:rsidP="00911C21">
            <w:pPr>
              <w:spacing w:after="120" w:line="360" w:lineRule="auto"/>
              <w:jc w:val="center"/>
              <w:rPr>
                <w:rFonts w:ascii="Tahoma" w:eastAsia="Calibri" w:hAnsi="Tahoma" w:cs="Tahoma"/>
                <w:sz w:val="18"/>
                <w:szCs w:val="18"/>
              </w:rPr>
            </w:pPr>
            <w:r>
              <w:rPr>
                <w:rFonts w:ascii="Tahoma" w:eastAsia="Calibri" w:hAnsi="Tahoma" w:cs="Tahoma"/>
                <w:sz w:val="18"/>
                <w:szCs w:val="18"/>
              </w:rPr>
              <w:t>1</w:t>
            </w:r>
          </w:p>
        </w:tc>
      </w:tr>
      <w:tr w:rsidR="00E57133" w:rsidRPr="00D81E8C" w14:paraId="64AB1BB3"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77EBE1F9" w14:textId="1D8E90D7" w:rsidR="00E57133" w:rsidRPr="00D81E8C" w:rsidRDefault="00371C08" w:rsidP="00911C21">
            <w:pPr>
              <w:spacing w:after="120" w:line="360" w:lineRule="auto"/>
              <w:jc w:val="center"/>
              <w:rPr>
                <w:rFonts w:ascii="Tahoma" w:eastAsia="Calibri" w:hAnsi="Tahoma" w:cs="Tahoma"/>
                <w:sz w:val="18"/>
                <w:szCs w:val="18"/>
              </w:rPr>
            </w:pPr>
            <w:r>
              <w:rPr>
                <w:rFonts w:ascii="Tahoma" w:eastAsia="Calibri" w:hAnsi="Tahoma" w:cs="Tahoma"/>
                <w:sz w:val="18"/>
                <w:szCs w:val="18"/>
              </w:rPr>
              <w:t>4</w:t>
            </w:r>
          </w:p>
        </w:tc>
        <w:tc>
          <w:tcPr>
            <w:tcW w:w="3526" w:type="dxa"/>
            <w:tcBorders>
              <w:top w:val="single" w:sz="4" w:space="0" w:color="auto"/>
              <w:left w:val="single" w:sz="4" w:space="0" w:color="auto"/>
              <w:bottom w:val="single" w:sz="4" w:space="0" w:color="auto"/>
              <w:right w:val="single" w:sz="4" w:space="0" w:color="auto"/>
            </w:tcBorders>
            <w:vAlign w:val="center"/>
          </w:tcPr>
          <w:p w14:paraId="2F491394" w14:textId="77777777" w:rsidR="00E57133" w:rsidRPr="00D81E8C" w:rsidRDefault="00E57133" w:rsidP="00D12E14">
            <w:pPr>
              <w:spacing w:after="120" w:line="360" w:lineRule="auto"/>
              <w:ind w:left="27"/>
              <w:jc w:val="both"/>
              <w:rPr>
                <w:rFonts w:ascii="Tahoma" w:hAnsi="Tahoma" w:cs="Tahoma"/>
                <w:sz w:val="18"/>
                <w:szCs w:val="18"/>
              </w:rPr>
            </w:pPr>
            <w:r w:rsidRPr="00D81E8C">
              <w:rPr>
                <w:rFonts w:ascii="Tahoma" w:hAnsi="Tahoma" w:cs="Tahoma"/>
                <w:sz w:val="18"/>
                <w:szCs w:val="18"/>
              </w:rPr>
              <w:t xml:space="preserve">Atraso injustificado superior a 30 (trinta) dias na apresentação da Nota Fiscal e dos demais documentos exigidos pela fiscalização. </w:t>
            </w:r>
          </w:p>
        </w:tc>
        <w:tc>
          <w:tcPr>
            <w:tcW w:w="3584" w:type="dxa"/>
            <w:tcBorders>
              <w:top w:val="single" w:sz="4" w:space="0" w:color="auto"/>
              <w:left w:val="single" w:sz="4" w:space="0" w:color="auto"/>
              <w:bottom w:val="single" w:sz="4" w:space="0" w:color="auto"/>
              <w:right w:val="single" w:sz="4" w:space="0" w:color="auto"/>
            </w:tcBorders>
            <w:vAlign w:val="center"/>
          </w:tcPr>
          <w:p w14:paraId="2180F400" w14:textId="77777777" w:rsidR="00E57133" w:rsidRPr="00D81E8C" w:rsidRDefault="00E57133" w:rsidP="00911C21">
            <w:pPr>
              <w:spacing w:after="120" w:line="360" w:lineRule="auto"/>
              <w:ind w:left="67"/>
              <w:jc w:val="both"/>
              <w:rPr>
                <w:rFonts w:ascii="Tahoma" w:hAnsi="Tahoma" w:cs="Tahoma"/>
                <w:sz w:val="18"/>
                <w:szCs w:val="18"/>
              </w:rPr>
            </w:pPr>
            <w:r w:rsidRPr="00D81E8C">
              <w:rPr>
                <w:rFonts w:ascii="Tahoma" w:eastAsia="Calibri" w:hAnsi="Tahoma" w:cs="Tahoma"/>
                <w:sz w:val="18"/>
                <w:szCs w:val="18"/>
              </w:rPr>
              <w:t>Por ocorrência.</w:t>
            </w:r>
          </w:p>
        </w:tc>
        <w:tc>
          <w:tcPr>
            <w:tcW w:w="1360" w:type="dxa"/>
            <w:tcBorders>
              <w:top w:val="single" w:sz="4" w:space="0" w:color="auto"/>
              <w:left w:val="single" w:sz="4" w:space="0" w:color="auto"/>
              <w:bottom w:val="single" w:sz="4" w:space="0" w:color="auto"/>
              <w:right w:val="single" w:sz="4" w:space="0" w:color="auto"/>
            </w:tcBorders>
            <w:vAlign w:val="center"/>
          </w:tcPr>
          <w:p w14:paraId="6B1D78AB" w14:textId="77777777" w:rsidR="00E57133" w:rsidRPr="00D81E8C" w:rsidRDefault="00E57133" w:rsidP="00911C21">
            <w:pPr>
              <w:spacing w:after="120" w:line="360" w:lineRule="auto"/>
              <w:ind w:left="40"/>
              <w:jc w:val="center"/>
              <w:rPr>
                <w:rFonts w:ascii="Tahoma" w:hAnsi="Tahoma" w:cs="Tahoma"/>
                <w:sz w:val="18"/>
                <w:szCs w:val="18"/>
              </w:rPr>
            </w:pPr>
            <w:r w:rsidRPr="00D81E8C">
              <w:rPr>
                <w:rFonts w:ascii="Tahoma" w:hAnsi="Tahoma" w:cs="Tahoma"/>
                <w:sz w:val="18"/>
                <w:szCs w:val="18"/>
              </w:rPr>
              <w:t>2</w:t>
            </w:r>
          </w:p>
        </w:tc>
      </w:tr>
      <w:tr w:rsidR="00E57133" w:rsidRPr="00D81E8C" w14:paraId="26AF0EF4"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13528B4E" w14:textId="01573930" w:rsidR="00E57133" w:rsidRPr="00D81E8C" w:rsidRDefault="00371C08" w:rsidP="00911C21">
            <w:pPr>
              <w:spacing w:after="120" w:line="360" w:lineRule="auto"/>
              <w:jc w:val="center"/>
              <w:rPr>
                <w:rFonts w:ascii="Tahoma" w:eastAsia="Calibri" w:hAnsi="Tahoma" w:cs="Tahoma"/>
                <w:sz w:val="18"/>
                <w:szCs w:val="18"/>
              </w:rPr>
            </w:pPr>
            <w:r>
              <w:rPr>
                <w:rFonts w:ascii="Tahoma" w:eastAsia="Calibri" w:hAnsi="Tahoma" w:cs="Tahoma"/>
                <w:sz w:val="18"/>
                <w:szCs w:val="18"/>
              </w:rPr>
              <w:t>5</w:t>
            </w:r>
          </w:p>
        </w:tc>
        <w:tc>
          <w:tcPr>
            <w:tcW w:w="3526" w:type="dxa"/>
            <w:tcBorders>
              <w:top w:val="single" w:sz="4" w:space="0" w:color="auto"/>
              <w:left w:val="single" w:sz="4" w:space="0" w:color="auto"/>
              <w:bottom w:val="single" w:sz="4" w:space="0" w:color="auto"/>
              <w:right w:val="single" w:sz="4" w:space="0" w:color="auto"/>
            </w:tcBorders>
            <w:vAlign w:val="center"/>
          </w:tcPr>
          <w:p w14:paraId="60B6EAAD" w14:textId="77777777" w:rsidR="00E57133" w:rsidRPr="00D81E8C" w:rsidRDefault="00E57133" w:rsidP="00911C21">
            <w:pPr>
              <w:spacing w:after="120" w:line="360" w:lineRule="auto"/>
              <w:jc w:val="both"/>
              <w:rPr>
                <w:rFonts w:ascii="Tahoma" w:eastAsia="Calibri" w:hAnsi="Tahoma" w:cs="Tahoma"/>
                <w:sz w:val="18"/>
                <w:szCs w:val="18"/>
              </w:rPr>
            </w:pPr>
            <w:r w:rsidRPr="00D81E8C">
              <w:rPr>
                <w:rFonts w:ascii="Tahoma" w:hAnsi="Tahoma" w:cs="Tahoma"/>
                <w:sz w:val="18"/>
                <w:szCs w:val="18"/>
              </w:rPr>
              <w:t>Fornecer informação falsa de serviço</w:t>
            </w:r>
          </w:p>
        </w:tc>
        <w:tc>
          <w:tcPr>
            <w:tcW w:w="3584" w:type="dxa"/>
            <w:tcBorders>
              <w:top w:val="single" w:sz="4" w:space="0" w:color="auto"/>
              <w:left w:val="single" w:sz="4" w:space="0" w:color="auto"/>
              <w:bottom w:val="single" w:sz="4" w:space="0" w:color="auto"/>
              <w:right w:val="single" w:sz="4" w:space="0" w:color="auto"/>
            </w:tcBorders>
            <w:vAlign w:val="center"/>
          </w:tcPr>
          <w:p w14:paraId="6455E9A7" w14:textId="77777777" w:rsidR="00E57133" w:rsidRPr="00D81E8C" w:rsidRDefault="00E57133" w:rsidP="00911C21">
            <w:pPr>
              <w:spacing w:after="120" w:line="360" w:lineRule="auto"/>
              <w:jc w:val="both"/>
              <w:rPr>
                <w:rFonts w:ascii="Tahoma" w:eastAsia="Calibri" w:hAnsi="Tahoma" w:cs="Tahoma"/>
                <w:sz w:val="18"/>
                <w:szCs w:val="18"/>
              </w:rPr>
            </w:pPr>
            <w:r w:rsidRPr="00D81E8C">
              <w:rPr>
                <w:rFonts w:ascii="Tahoma" w:eastAsia="Calibri" w:hAnsi="Tahoma" w:cs="Tahoma"/>
                <w:sz w:val="18"/>
                <w:szCs w:val="18"/>
              </w:rPr>
              <w:t>Por ocorrência.</w:t>
            </w:r>
          </w:p>
        </w:tc>
        <w:tc>
          <w:tcPr>
            <w:tcW w:w="1360" w:type="dxa"/>
            <w:tcBorders>
              <w:top w:val="single" w:sz="4" w:space="0" w:color="auto"/>
              <w:left w:val="single" w:sz="4" w:space="0" w:color="auto"/>
              <w:bottom w:val="single" w:sz="4" w:space="0" w:color="auto"/>
              <w:right w:val="single" w:sz="4" w:space="0" w:color="auto"/>
            </w:tcBorders>
            <w:vAlign w:val="center"/>
          </w:tcPr>
          <w:p w14:paraId="4EF1A0B5" w14:textId="17366C0F" w:rsidR="00E57133" w:rsidRPr="00D81E8C" w:rsidRDefault="00D12E14" w:rsidP="00911C21">
            <w:pPr>
              <w:spacing w:after="120" w:line="360" w:lineRule="auto"/>
              <w:jc w:val="center"/>
              <w:rPr>
                <w:rFonts w:ascii="Tahoma" w:eastAsia="Calibri" w:hAnsi="Tahoma" w:cs="Tahoma"/>
                <w:sz w:val="18"/>
                <w:szCs w:val="18"/>
              </w:rPr>
            </w:pPr>
            <w:r>
              <w:rPr>
                <w:rFonts w:ascii="Tahoma" w:eastAsia="Calibri" w:hAnsi="Tahoma" w:cs="Tahoma"/>
                <w:sz w:val="18"/>
                <w:szCs w:val="18"/>
              </w:rPr>
              <w:t>3</w:t>
            </w:r>
          </w:p>
        </w:tc>
      </w:tr>
      <w:tr w:rsidR="00E57133" w:rsidRPr="00D81E8C" w14:paraId="18D92A03"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24DD8042" w14:textId="0A3998F1" w:rsidR="00E57133" w:rsidRPr="00D81E8C" w:rsidRDefault="00371C08" w:rsidP="00911C21">
            <w:pPr>
              <w:spacing w:after="120" w:line="360" w:lineRule="auto"/>
              <w:jc w:val="center"/>
              <w:rPr>
                <w:rFonts w:ascii="Tahoma" w:eastAsia="Calibri" w:hAnsi="Tahoma" w:cs="Tahoma"/>
                <w:sz w:val="18"/>
                <w:szCs w:val="18"/>
              </w:rPr>
            </w:pPr>
            <w:r>
              <w:rPr>
                <w:rFonts w:ascii="Tahoma" w:eastAsia="Calibri" w:hAnsi="Tahoma" w:cs="Tahoma"/>
                <w:sz w:val="18"/>
                <w:szCs w:val="18"/>
              </w:rPr>
              <w:t>6</w:t>
            </w:r>
          </w:p>
        </w:tc>
        <w:tc>
          <w:tcPr>
            <w:tcW w:w="3526" w:type="dxa"/>
            <w:tcBorders>
              <w:top w:val="single" w:sz="4" w:space="0" w:color="auto"/>
              <w:left w:val="single" w:sz="4" w:space="0" w:color="auto"/>
              <w:bottom w:val="single" w:sz="4" w:space="0" w:color="auto"/>
              <w:right w:val="single" w:sz="4" w:space="0" w:color="auto"/>
            </w:tcBorders>
            <w:vAlign w:val="center"/>
          </w:tcPr>
          <w:p w14:paraId="608E20BE" w14:textId="77777777" w:rsidR="00E57133" w:rsidRPr="00D81E8C" w:rsidRDefault="00E57133" w:rsidP="00911C21">
            <w:pPr>
              <w:spacing w:after="120" w:line="360" w:lineRule="auto"/>
              <w:rPr>
                <w:rFonts w:ascii="Tahoma" w:hAnsi="Tahoma" w:cs="Tahoma"/>
                <w:sz w:val="18"/>
                <w:szCs w:val="18"/>
              </w:rPr>
            </w:pPr>
            <w:r w:rsidRPr="00D81E8C">
              <w:rPr>
                <w:rFonts w:ascii="Tahoma" w:hAnsi="Tahoma" w:cs="Tahoma"/>
                <w:sz w:val="18"/>
                <w:szCs w:val="18"/>
              </w:rPr>
              <w:t xml:space="preserve">Não atender a qualquer outra obrigação no Edital e seus Anexos, que não especificada nesta tabela. </w:t>
            </w:r>
          </w:p>
        </w:tc>
        <w:tc>
          <w:tcPr>
            <w:tcW w:w="3584" w:type="dxa"/>
            <w:tcBorders>
              <w:top w:val="single" w:sz="4" w:space="0" w:color="auto"/>
              <w:left w:val="single" w:sz="4" w:space="0" w:color="auto"/>
              <w:bottom w:val="single" w:sz="4" w:space="0" w:color="auto"/>
              <w:right w:val="single" w:sz="4" w:space="0" w:color="auto"/>
            </w:tcBorders>
            <w:vAlign w:val="center"/>
          </w:tcPr>
          <w:p w14:paraId="478AFEC7" w14:textId="77777777" w:rsidR="00E57133" w:rsidRPr="00D81E8C" w:rsidRDefault="00E57133" w:rsidP="00911C21">
            <w:pPr>
              <w:spacing w:after="120" w:line="360" w:lineRule="auto"/>
              <w:jc w:val="both"/>
              <w:rPr>
                <w:rFonts w:ascii="Tahoma" w:eastAsia="Calibri" w:hAnsi="Tahoma" w:cs="Tahoma"/>
                <w:sz w:val="18"/>
                <w:szCs w:val="18"/>
              </w:rPr>
            </w:pPr>
            <w:r w:rsidRPr="00D81E8C">
              <w:rPr>
                <w:rFonts w:ascii="Tahoma" w:eastAsia="Calibri" w:hAnsi="Tahoma" w:cs="Tahoma"/>
                <w:sz w:val="18"/>
                <w:szCs w:val="18"/>
              </w:rPr>
              <w:t>Por ocorrência.</w:t>
            </w:r>
          </w:p>
        </w:tc>
        <w:tc>
          <w:tcPr>
            <w:tcW w:w="1360" w:type="dxa"/>
            <w:tcBorders>
              <w:top w:val="single" w:sz="4" w:space="0" w:color="auto"/>
              <w:left w:val="single" w:sz="4" w:space="0" w:color="auto"/>
              <w:bottom w:val="single" w:sz="4" w:space="0" w:color="auto"/>
              <w:right w:val="single" w:sz="4" w:space="0" w:color="auto"/>
            </w:tcBorders>
            <w:vAlign w:val="center"/>
          </w:tcPr>
          <w:p w14:paraId="3A5CE565" w14:textId="77777777"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1</w:t>
            </w:r>
          </w:p>
        </w:tc>
      </w:tr>
      <w:tr w:rsidR="00E57133" w:rsidRPr="00D81E8C" w14:paraId="0B84B350"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5E2D7228" w14:textId="5EAD195C" w:rsidR="00E57133" w:rsidRPr="00D81E8C" w:rsidRDefault="00371C08" w:rsidP="00911C21">
            <w:pPr>
              <w:spacing w:after="120" w:line="360" w:lineRule="auto"/>
              <w:jc w:val="center"/>
              <w:rPr>
                <w:rFonts w:ascii="Tahoma" w:eastAsia="Calibri" w:hAnsi="Tahoma" w:cs="Tahoma"/>
                <w:sz w:val="18"/>
                <w:szCs w:val="18"/>
              </w:rPr>
            </w:pPr>
            <w:r>
              <w:rPr>
                <w:rFonts w:ascii="Tahoma" w:eastAsia="Calibri" w:hAnsi="Tahoma" w:cs="Tahoma"/>
                <w:sz w:val="18"/>
                <w:szCs w:val="18"/>
              </w:rPr>
              <w:t>7</w:t>
            </w:r>
          </w:p>
        </w:tc>
        <w:tc>
          <w:tcPr>
            <w:tcW w:w="3526" w:type="dxa"/>
            <w:tcBorders>
              <w:top w:val="single" w:sz="4" w:space="0" w:color="auto"/>
              <w:left w:val="single" w:sz="4" w:space="0" w:color="auto"/>
              <w:bottom w:val="single" w:sz="4" w:space="0" w:color="auto"/>
              <w:right w:val="single" w:sz="4" w:space="0" w:color="auto"/>
            </w:tcBorders>
            <w:vAlign w:val="center"/>
          </w:tcPr>
          <w:p w14:paraId="108143CC" w14:textId="77777777" w:rsidR="00E57133" w:rsidRPr="00D81E8C" w:rsidRDefault="00E57133" w:rsidP="00911C21">
            <w:pPr>
              <w:spacing w:after="120" w:line="360" w:lineRule="auto"/>
              <w:jc w:val="both"/>
              <w:rPr>
                <w:rFonts w:ascii="Tahoma" w:eastAsia="Calibri" w:hAnsi="Tahoma" w:cs="Tahoma"/>
                <w:sz w:val="18"/>
                <w:szCs w:val="18"/>
              </w:rPr>
            </w:pPr>
            <w:r w:rsidRPr="00D81E8C">
              <w:rPr>
                <w:rFonts w:ascii="Tahoma" w:eastAsia="Calibri" w:hAnsi="Tahoma" w:cs="Tahoma"/>
                <w:sz w:val="18"/>
                <w:szCs w:val="18"/>
              </w:rPr>
              <w:t>Suspender ou interromper os serviços contratuais, salvo por motivo de força maior ou caso fortuito.</w:t>
            </w:r>
          </w:p>
        </w:tc>
        <w:tc>
          <w:tcPr>
            <w:tcW w:w="3584" w:type="dxa"/>
            <w:tcBorders>
              <w:top w:val="single" w:sz="4" w:space="0" w:color="auto"/>
              <w:left w:val="single" w:sz="4" w:space="0" w:color="auto"/>
              <w:bottom w:val="single" w:sz="4" w:space="0" w:color="auto"/>
              <w:right w:val="single" w:sz="4" w:space="0" w:color="auto"/>
            </w:tcBorders>
            <w:vAlign w:val="center"/>
          </w:tcPr>
          <w:p w14:paraId="4A12A5BA" w14:textId="77777777" w:rsidR="00E57133" w:rsidRPr="00D81E8C" w:rsidRDefault="00E57133" w:rsidP="00911C21">
            <w:pPr>
              <w:spacing w:after="120" w:line="360" w:lineRule="auto"/>
              <w:jc w:val="both"/>
              <w:rPr>
                <w:rFonts w:ascii="Tahoma" w:eastAsia="Calibri" w:hAnsi="Tahoma" w:cs="Tahoma"/>
                <w:sz w:val="18"/>
                <w:szCs w:val="18"/>
              </w:rPr>
            </w:pPr>
            <w:r w:rsidRPr="00D81E8C">
              <w:rPr>
                <w:rFonts w:ascii="Tahoma" w:eastAsia="Calibri" w:hAnsi="Tahoma" w:cs="Tahoma"/>
                <w:sz w:val="18"/>
                <w:szCs w:val="18"/>
              </w:rPr>
              <w:t>Por ocorrência.</w:t>
            </w:r>
          </w:p>
        </w:tc>
        <w:tc>
          <w:tcPr>
            <w:tcW w:w="1360" w:type="dxa"/>
            <w:tcBorders>
              <w:top w:val="single" w:sz="4" w:space="0" w:color="auto"/>
              <w:left w:val="single" w:sz="4" w:space="0" w:color="auto"/>
              <w:bottom w:val="single" w:sz="4" w:space="0" w:color="auto"/>
              <w:right w:val="single" w:sz="4" w:space="0" w:color="auto"/>
            </w:tcBorders>
            <w:vAlign w:val="center"/>
          </w:tcPr>
          <w:p w14:paraId="486CA863" w14:textId="77777777" w:rsidR="00E57133" w:rsidRPr="00D81E8C" w:rsidRDefault="00E57133" w:rsidP="00911C21">
            <w:pPr>
              <w:spacing w:after="120" w:line="360" w:lineRule="auto"/>
              <w:jc w:val="center"/>
              <w:rPr>
                <w:rFonts w:ascii="Tahoma" w:eastAsia="Calibri" w:hAnsi="Tahoma" w:cs="Tahoma"/>
                <w:sz w:val="18"/>
                <w:szCs w:val="18"/>
              </w:rPr>
            </w:pPr>
            <w:r>
              <w:rPr>
                <w:rFonts w:ascii="Tahoma" w:eastAsia="Calibri" w:hAnsi="Tahoma" w:cs="Tahoma"/>
                <w:sz w:val="18"/>
                <w:szCs w:val="18"/>
              </w:rPr>
              <w:t>3</w:t>
            </w:r>
          </w:p>
        </w:tc>
      </w:tr>
      <w:tr w:rsidR="00E57133" w:rsidRPr="00D81E8C" w14:paraId="2CED222D" w14:textId="77777777" w:rsidTr="00911C21">
        <w:trPr>
          <w:jc w:val="center"/>
        </w:trPr>
        <w:tc>
          <w:tcPr>
            <w:tcW w:w="9179" w:type="dxa"/>
            <w:gridSpan w:val="4"/>
            <w:tcBorders>
              <w:top w:val="single" w:sz="4" w:space="0" w:color="auto"/>
              <w:left w:val="single" w:sz="4" w:space="0" w:color="auto"/>
              <w:bottom w:val="single" w:sz="4" w:space="0" w:color="auto"/>
              <w:right w:val="single" w:sz="4" w:space="0" w:color="auto"/>
            </w:tcBorders>
            <w:vAlign w:val="center"/>
          </w:tcPr>
          <w:p w14:paraId="7CDFB344" w14:textId="77777777" w:rsidR="00E57133" w:rsidRPr="00D81E8C" w:rsidRDefault="00E57133" w:rsidP="00911C21">
            <w:pPr>
              <w:spacing w:after="120" w:line="360" w:lineRule="auto"/>
              <w:jc w:val="center"/>
              <w:rPr>
                <w:rFonts w:ascii="Tahoma" w:eastAsia="Calibri" w:hAnsi="Tahoma" w:cs="Tahoma"/>
                <w:color w:val="FF0000"/>
                <w:sz w:val="18"/>
                <w:szCs w:val="18"/>
              </w:rPr>
            </w:pPr>
            <w:r w:rsidRPr="00D81E8C">
              <w:rPr>
                <w:rFonts w:ascii="Tahoma" w:eastAsia="Calibri" w:hAnsi="Tahoma" w:cs="Tahoma"/>
                <w:color w:val="FF0000"/>
                <w:sz w:val="18"/>
                <w:szCs w:val="18"/>
                <w:highlight w:val="yellow"/>
              </w:rPr>
              <w:lastRenderedPageBreak/>
              <w:t>AS OCORRÊNCIAS ABAIXO SÃO MAIS COMUNS PARA CONTRATAÇÕES DE SERVIÇOS COM DEDICAÇÃO EXCLUSIVA DE MÃO DE OBRA</w:t>
            </w:r>
          </w:p>
        </w:tc>
      </w:tr>
      <w:tr w:rsidR="00E57133" w:rsidRPr="00D81E8C" w14:paraId="1480234A"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2044F689" w14:textId="31B2D286" w:rsidR="00E57133" w:rsidRPr="00D81E8C" w:rsidRDefault="00371C08" w:rsidP="00911C21">
            <w:pPr>
              <w:spacing w:after="120" w:line="360" w:lineRule="auto"/>
              <w:jc w:val="center"/>
              <w:rPr>
                <w:rFonts w:ascii="Tahoma" w:eastAsia="Calibri" w:hAnsi="Tahoma" w:cs="Tahoma"/>
                <w:sz w:val="18"/>
                <w:szCs w:val="18"/>
              </w:rPr>
            </w:pPr>
            <w:r>
              <w:rPr>
                <w:rFonts w:ascii="Tahoma" w:eastAsia="Calibri" w:hAnsi="Tahoma" w:cs="Tahoma"/>
                <w:sz w:val="18"/>
                <w:szCs w:val="18"/>
              </w:rPr>
              <w:t>8</w:t>
            </w:r>
          </w:p>
        </w:tc>
        <w:tc>
          <w:tcPr>
            <w:tcW w:w="3526" w:type="dxa"/>
            <w:tcBorders>
              <w:top w:val="single" w:sz="4" w:space="0" w:color="auto"/>
              <w:left w:val="single" w:sz="4" w:space="0" w:color="auto"/>
              <w:bottom w:val="single" w:sz="4" w:space="0" w:color="auto"/>
              <w:right w:val="single" w:sz="4" w:space="0" w:color="auto"/>
            </w:tcBorders>
            <w:vAlign w:val="center"/>
            <w:hideMark/>
          </w:tcPr>
          <w:p w14:paraId="10B2A59D" w14:textId="77777777" w:rsidR="00E57133" w:rsidRPr="00D81E8C" w:rsidRDefault="00E57133" w:rsidP="00911C21">
            <w:pPr>
              <w:spacing w:after="120" w:line="360" w:lineRule="auto"/>
              <w:jc w:val="both"/>
              <w:rPr>
                <w:rFonts w:ascii="Tahoma" w:eastAsia="Calibri" w:hAnsi="Tahoma" w:cs="Tahoma"/>
                <w:sz w:val="18"/>
                <w:szCs w:val="18"/>
              </w:rPr>
            </w:pPr>
            <w:r w:rsidRPr="00D81E8C">
              <w:rPr>
                <w:rFonts w:ascii="Tahoma" w:eastAsia="Calibri" w:hAnsi="Tahoma" w:cs="Tahoma"/>
                <w:sz w:val="18"/>
                <w:szCs w:val="18"/>
              </w:rPr>
              <w:t>Suspender ou interromper os serviços contratuais, salvo por motivo de força maior ou caso fortuito.</w:t>
            </w:r>
          </w:p>
        </w:tc>
        <w:tc>
          <w:tcPr>
            <w:tcW w:w="3584" w:type="dxa"/>
            <w:tcBorders>
              <w:top w:val="single" w:sz="4" w:space="0" w:color="auto"/>
              <w:left w:val="single" w:sz="4" w:space="0" w:color="auto"/>
              <w:bottom w:val="single" w:sz="4" w:space="0" w:color="auto"/>
              <w:right w:val="single" w:sz="4" w:space="0" w:color="auto"/>
            </w:tcBorders>
            <w:vAlign w:val="center"/>
            <w:hideMark/>
          </w:tcPr>
          <w:p w14:paraId="30882239" w14:textId="77777777" w:rsidR="00E57133" w:rsidRPr="00D81E8C" w:rsidRDefault="00E57133" w:rsidP="00911C21">
            <w:pPr>
              <w:spacing w:after="120" w:line="360" w:lineRule="auto"/>
              <w:jc w:val="both"/>
              <w:rPr>
                <w:rFonts w:ascii="Tahoma" w:eastAsia="Calibri" w:hAnsi="Tahoma" w:cs="Tahoma"/>
                <w:sz w:val="18"/>
                <w:szCs w:val="18"/>
              </w:rPr>
            </w:pPr>
            <w:r w:rsidRPr="00D81E8C">
              <w:rPr>
                <w:rFonts w:ascii="Tahoma" w:eastAsia="Calibri" w:hAnsi="Tahoma" w:cs="Tahoma"/>
                <w:sz w:val="18"/>
                <w:szCs w:val="18"/>
              </w:rPr>
              <w:t>Os registros das ocorrências serão individuais, para cada dia e cada posto, podendo haver o registro de várias ocorrências na mesma data.</w:t>
            </w:r>
          </w:p>
        </w:tc>
        <w:tc>
          <w:tcPr>
            <w:tcW w:w="1360" w:type="dxa"/>
            <w:tcBorders>
              <w:top w:val="single" w:sz="4" w:space="0" w:color="auto"/>
              <w:left w:val="single" w:sz="4" w:space="0" w:color="auto"/>
              <w:bottom w:val="single" w:sz="4" w:space="0" w:color="auto"/>
              <w:right w:val="single" w:sz="4" w:space="0" w:color="auto"/>
            </w:tcBorders>
            <w:vAlign w:val="center"/>
            <w:hideMark/>
          </w:tcPr>
          <w:p w14:paraId="7195A24C" w14:textId="77777777"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2</w:t>
            </w:r>
          </w:p>
        </w:tc>
      </w:tr>
      <w:tr w:rsidR="00E57133" w:rsidRPr="00D81E8C" w14:paraId="42124135"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12D69418" w14:textId="344336A6" w:rsidR="00E57133" w:rsidRPr="00D81E8C" w:rsidRDefault="00371C08" w:rsidP="00911C21">
            <w:pPr>
              <w:spacing w:after="120" w:line="360" w:lineRule="auto"/>
              <w:jc w:val="center"/>
              <w:rPr>
                <w:rFonts w:ascii="Tahoma" w:eastAsia="Calibri" w:hAnsi="Tahoma" w:cs="Tahoma"/>
                <w:sz w:val="18"/>
                <w:szCs w:val="18"/>
              </w:rPr>
            </w:pPr>
            <w:r>
              <w:rPr>
                <w:rFonts w:ascii="Tahoma" w:eastAsia="Calibri" w:hAnsi="Tahoma" w:cs="Tahoma"/>
                <w:sz w:val="18"/>
                <w:szCs w:val="18"/>
              </w:rPr>
              <w:t>9</w:t>
            </w:r>
          </w:p>
        </w:tc>
        <w:tc>
          <w:tcPr>
            <w:tcW w:w="3526" w:type="dxa"/>
            <w:tcBorders>
              <w:top w:val="single" w:sz="4" w:space="0" w:color="auto"/>
              <w:left w:val="single" w:sz="4" w:space="0" w:color="auto"/>
              <w:bottom w:val="single" w:sz="4" w:space="0" w:color="auto"/>
              <w:right w:val="single" w:sz="4" w:space="0" w:color="auto"/>
            </w:tcBorders>
            <w:vAlign w:val="center"/>
          </w:tcPr>
          <w:p w14:paraId="4CFC17C3" w14:textId="77777777" w:rsidR="00E57133" w:rsidRPr="00D81E8C" w:rsidRDefault="00E57133" w:rsidP="00911C21">
            <w:pPr>
              <w:spacing w:after="120" w:line="360" w:lineRule="auto"/>
              <w:jc w:val="both"/>
              <w:rPr>
                <w:rFonts w:ascii="Tahoma" w:eastAsia="Calibri" w:hAnsi="Tahoma" w:cs="Tahoma"/>
                <w:sz w:val="18"/>
                <w:szCs w:val="18"/>
              </w:rPr>
            </w:pPr>
            <w:r w:rsidRPr="00D81E8C">
              <w:rPr>
                <w:rFonts w:ascii="Tahoma" w:hAnsi="Tahoma" w:cs="Tahoma"/>
                <w:sz w:val="18"/>
                <w:szCs w:val="18"/>
              </w:rPr>
              <w:t>Permitir a presença de empregado não uniformizado ou com uniforme manchado, sujo, mal apresentado e/ou sem crachá.</w:t>
            </w:r>
          </w:p>
        </w:tc>
        <w:tc>
          <w:tcPr>
            <w:tcW w:w="3584" w:type="dxa"/>
            <w:tcBorders>
              <w:top w:val="single" w:sz="4" w:space="0" w:color="auto"/>
              <w:left w:val="single" w:sz="4" w:space="0" w:color="auto"/>
              <w:bottom w:val="single" w:sz="4" w:space="0" w:color="auto"/>
              <w:right w:val="single" w:sz="4" w:space="0" w:color="auto"/>
            </w:tcBorders>
            <w:vAlign w:val="center"/>
          </w:tcPr>
          <w:p w14:paraId="7E2872C5" w14:textId="77777777" w:rsidR="00E57133" w:rsidRPr="00D81E8C" w:rsidRDefault="00E57133" w:rsidP="003D6E47">
            <w:pPr>
              <w:spacing w:after="120" w:line="360" w:lineRule="auto"/>
              <w:rPr>
                <w:rFonts w:ascii="Tahoma" w:hAnsi="Tahoma" w:cs="Tahoma"/>
                <w:sz w:val="18"/>
                <w:szCs w:val="18"/>
              </w:rPr>
            </w:pPr>
            <w:r w:rsidRPr="00D81E8C">
              <w:rPr>
                <w:rFonts w:ascii="Tahoma" w:hAnsi="Tahoma" w:cs="Tahoma"/>
                <w:sz w:val="18"/>
                <w:szCs w:val="18"/>
              </w:rPr>
              <w:t>Por empregado ou por ocorrência</w:t>
            </w:r>
          </w:p>
        </w:tc>
        <w:tc>
          <w:tcPr>
            <w:tcW w:w="1360" w:type="dxa"/>
            <w:tcBorders>
              <w:top w:val="single" w:sz="4" w:space="0" w:color="auto"/>
              <w:left w:val="single" w:sz="4" w:space="0" w:color="auto"/>
              <w:bottom w:val="single" w:sz="4" w:space="0" w:color="auto"/>
              <w:right w:val="single" w:sz="4" w:space="0" w:color="auto"/>
            </w:tcBorders>
            <w:vAlign w:val="center"/>
          </w:tcPr>
          <w:p w14:paraId="70C7F516" w14:textId="77777777" w:rsidR="00E57133" w:rsidRPr="00D81E8C" w:rsidRDefault="00E57133" w:rsidP="00911C21">
            <w:pPr>
              <w:spacing w:after="120" w:line="360" w:lineRule="auto"/>
              <w:jc w:val="center"/>
              <w:rPr>
                <w:rFonts w:ascii="Tahoma" w:hAnsi="Tahoma" w:cs="Tahoma"/>
                <w:sz w:val="18"/>
                <w:szCs w:val="18"/>
              </w:rPr>
            </w:pPr>
            <w:r w:rsidRPr="00D81E8C">
              <w:rPr>
                <w:rFonts w:ascii="Tahoma" w:hAnsi="Tahoma" w:cs="Tahoma"/>
                <w:sz w:val="18"/>
                <w:szCs w:val="18"/>
              </w:rPr>
              <w:t>1</w:t>
            </w:r>
          </w:p>
        </w:tc>
      </w:tr>
      <w:tr w:rsidR="00E57133" w:rsidRPr="00D81E8C" w14:paraId="69B12AA1"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515C5D9A" w14:textId="11943B39"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1</w:t>
            </w:r>
            <w:r w:rsidR="00371C08">
              <w:rPr>
                <w:rFonts w:ascii="Tahoma" w:eastAsia="Calibri" w:hAnsi="Tahoma" w:cs="Tahoma"/>
                <w:sz w:val="18"/>
                <w:szCs w:val="18"/>
              </w:rPr>
              <w:t>0</w:t>
            </w:r>
          </w:p>
        </w:tc>
        <w:tc>
          <w:tcPr>
            <w:tcW w:w="3526" w:type="dxa"/>
            <w:tcBorders>
              <w:top w:val="single" w:sz="4" w:space="0" w:color="auto"/>
              <w:left w:val="single" w:sz="4" w:space="0" w:color="auto"/>
              <w:bottom w:val="single" w:sz="4" w:space="0" w:color="auto"/>
              <w:right w:val="single" w:sz="4" w:space="0" w:color="auto"/>
            </w:tcBorders>
            <w:vAlign w:val="center"/>
          </w:tcPr>
          <w:p w14:paraId="5F7FC47F" w14:textId="77777777" w:rsidR="00E57133" w:rsidRPr="00D81E8C" w:rsidRDefault="00E57133" w:rsidP="00911C21">
            <w:pPr>
              <w:spacing w:after="120" w:line="360" w:lineRule="auto"/>
              <w:jc w:val="both"/>
              <w:rPr>
                <w:rFonts w:ascii="Tahoma" w:hAnsi="Tahoma" w:cs="Tahoma"/>
                <w:sz w:val="18"/>
                <w:szCs w:val="18"/>
              </w:rPr>
            </w:pPr>
            <w:r w:rsidRPr="00D81E8C">
              <w:rPr>
                <w:rFonts w:ascii="Tahoma" w:hAnsi="Tahoma" w:cs="Tahoma"/>
                <w:sz w:val="18"/>
                <w:szCs w:val="18"/>
              </w:rPr>
              <w:t>Manter empregado sem qualificação para a execução dos serviços.</w:t>
            </w:r>
          </w:p>
        </w:tc>
        <w:tc>
          <w:tcPr>
            <w:tcW w:w="3584" w:type="dxa"/>
            <w:tcBorders>
              <w:top w:val="single" w:sz="4" w:space="0" w:color="auto"/>
              <w:left w:val="single" w:sz="4" w:space="0" w:color="auto"/>
              <w:bottom w:val="single" w:sz="4" w:space="0" w:color="auto"/>
              <w:right w:val="single" w:sz="4" w:space="0" w:color="auto"/>
            </w:tcBorders>
            <w:vAlign w:val="center"/>
          </w:tcPr>
          <w:p w14:paraId="43A21706" w14:textId="77777777" w:rsidR="00E57133" w:rsidRPr="00D81E8C" w:rsidRDefault="00E57133" w:rsidP="003D6E47">
            <w:pPr>
              <w:spacing w:after="120" w:line="360" w:lineRule="auto"/>
              <w:rPr>
                <w:rFonts w:ascii="Tahoma" w:hAnsi="Tahoma" w:cs="Tahoma"/>
                <w:sz w:val="18"/>
                <w:szCs w:val="18"/>
              </w:rPr>
            </w:pPr>
            <w:r w:rsidRPr="00D81E8C">
              <w:rPr>
                <w:rFonts w:ascii="Tahoma" w:hAnsi="Tahoma" w:cs="Tahoma"/>
                <w:sz w:val="18"/>
                <w:szCs w:val="18"/>
              </w:rPr>
              <w:t>Por empregado e por dia</w:t>
            </w:r>
          </w:p>
        </w:tc>
        <w:tc>
          <w:tcPr>
            <w:tcW w:w="1360" w:type="dxa"/>
            <w:tcBorders>
              <w:top w:val="single" w:sz="4" w:space="0" w:color="auto"/>
              <w:left w:val="single" w:sz="4" w:space="0" w:color="auto"/>
              <w:bottom w:val="single" w:sz="4" w:space="0" w:color="auto"/>
              <w:right w:val="single" w:sz="4" w:space="0" w:color="auto"/>
            </w:tcBorders>
            <w:vAlign w:val="center"/>
          </w:tcPr>
          <w:p w14:paraId="3C5A27AF" w14:textId="77777777" w:rsidR="00E57133" w:rsidRPr="00D81E8C" w:rsidRDefault="00E57133" w:rsidP="00911C21">
            <w:pPr>
              <w:spacing w:after="120" w:line="360" w:lineRule="auto"/>
              <w:jc w:val="center"/>
              <w:rPr>
                <w:rFonts w:ascii="Tahoma" w:hAnsi="Tahoma" w:cs="Tahoma"/>
                <w:sz w:val="18"/>
                <w:szCs w:val="18"/>
              </w:rPr>
            </w:pPr>
            <w:r w:rsidRPr="00D81E8C">
              <w:rPr>
                <w:rFonts w:ascii="Tahoma" w:hAnsi="Tahoma" w:cs="Tahoma"/>
                <w:sz w:val="18"/>
                <w:szCs w:val="18"/>
              </w:rPr>
              <w:t>1</w:t>
            </w:r>
          </w:p>
        </w:tc>
      </w:tr>
      <w:tr w:rsidR="00E57133" w:rsidRPr="00D81E8C" w14:paraId="0CDF95D7"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4CBD5C52" w14:textId="7EB0C708"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1</w:t>
            </w:r>
            <w:r w:rsidR="00371C08">
              <w:rPr>
                <w:rFonts w:ascii="Tahoma" w:eastAsia="Calibri" w:hAnsi="Tahoma" w:cs="Tahoma"/>
                <w:sz w:val="18"/>
                <w:szCs w:val="18"/>
              </w:rPr>
              <w:t>1</w:t>
            </w:r>
          </w:p>
        </w:tc>
        <w:tc>
          <w:tcPr>
            <w:tcW w:w="3526" w:type="dxa"/>
            <w:tcBorders>
              <w:top w:val="single" w:sz="4" w:space="0" w:color="auto"/>
              <w:left w:val="single" w:sz="4" w:space="0" w:color="auto"/>
              <w:bottom w:val="single" w:sz="4" w:space="0" w:color="auto"/>
              <w:right w:val="single" w:sz="4" w:space="0" w:color="auto"/>
            </w:tcBorders>
            <w:vAlign w:val="center"/>
          </w:tcPr>
          <w:p w14:paraId="178B9CF8" w14:textId="77777777" w:rsidR="00E57133" w:rsidRPr="00D81E8C" w:rsidRDefault="00E57133" w:rsidP="00911C21">
            <w:pPr>
              <w:spacing w:after="120" w:line="360" w:lineRule="auto"/>
              <w:jc w:val="both"/>
              <w:rPr>
                <w:rFonts w:ascii="Tahoma" w:hAnsi="Tahoma" w:cs="Tahoma"/>
                <w:sz w:val="18"/>
                <w:szCs w:val="18"/>
              </w:rPr>
            </w:pPr>
            <w:r w:rsidRPr="00D81E8C">
              <w:rPr>
                <w:rFonts w:ascii="Tahoma" w:hAnsi="Tahoma" w:cs="Tahoma"/>
                <w:sz w:val="18"/>
                <w:szCs w:val="18"/>
              </w:rPr>
              <w:t>Fornecer informação falsa de serv</w:t>
            </w:r>
            <w:r>
              <w:rPr>
                <w:rFonts w:ascii="Tahoma" w:hAnsi="Tahoma" w:cs="Tahoma"/>
                <w:sz w:val="18"/>
                <w:szCs w:val="18"/>
              </w:rPr>
              <w:t>iço ou substituição de material.</w:t>
            </w:r>
          </w:p>
        </w:tc>
        <w:tc>
          <w:tcPr>
            <w:tcW w:w="3584" w:type="dxa"/>
            <w:tcBorders>
              <w:top w:val="single" w:sz="4" w:space="0" w:color="auto"/>
              <w:left w:val="single" w:sz="4" w:space="0" w:color="auto"/>
              <w:bottom w:val="single" w:sz="4" w:space="0" w:color="auto"/>
              <w:right w:val="single" w:sz="4" w:space="0" w:color="auto"/>
            </w:tcBorders>
            <w:vAlign w:val="center"/>
          </w:tcPr>
          <w:p w14:paraId="62118E23" w14:textId="77777777" w:rsidR="00E57133" w:rsidRPr="00D81E8C" w:rsidRDefault="00E57133" w:rsidP="003D6E47">
            <w:pPr>
              <w:spacing w:after="120" w:line="360" w:lineRule="auto"/>
              <w:rPr>
                <w:rFonts w:ascii="Tahoma" w:hAnsi="Tahoma" w:cs="Tahoma"/>
                <w:sz w:val="18"/>
                <w:szCs w:val="18"/>
              </w:rPr>
            </w:pPr>
            <w:r w:rsidRPr="00D81E8C">
              <w:rPr>
                <w:rFonts w:ascii="Tahoma" w:hAnsi="Tahoma" w:cs="Tahoma"/>
                <w:sz w:val="18"/>
                <w:szCs w:val="18"/>
              </w:rPr>
              <w:t>Por ocorrência</w:t>
            </w:r>
          </w:p>
        </w:tc>
        <w:tc>
          <w:tcPr>
            <w:tcW w:w="1360" w:type="dxa"/>
            <w:tcBorders>
              <w:top w:val="single" w:sz="4" w:space="0" w:color="auto"/>
              <w:left w:val="single" w:sz="4" w:space="0" w:color="auto"/>
              <w:bottom w:val="single" w:sz="4" w:space="0" w:color="auto"/>
              <w:right w:val="single" w:sz="4" w:space="0" w:color="auto"/>
            </w:tcBorders>
            <w:vAlign w:val="center"/>
          </w:tcPr>
          <w:p w14:paraId="5686CFD2" w14:textId="25C47582" w:rsidR="00E57133" w:rsidRPr="00D81E8C" w:rsidRDefault="00D12E14" w:rsidP="00911C21">
            <w:pPr>
              <w:spacing w:after="120" w:line="360" w:lineRule="auto"/>
              <w:jc w:val="center"/>
              <w:rPr>
                <w:rFonts w:ascii="Tahoma" w:hAnsi="Tahoma" w:cs="Tahoma"/>
                <w:sz w:val="18"/>
                <w:szCs w:val="18"/>
              </w:rPr>
            </w:pPr>
            <w:r>
              <w:rPr>
                <w:rFonts w:ascii="Tahoma" w:hAnsi="Tahoma" w:cs="Tahoma"/>
                <w:sz w:val="18"/>
                <w:szCs w:val="18"/>
              </w:rPr>
              <w:t>3</w:t>
            </w:r>
          </w:p>
        </w:tc>
      </w:tr>
      <w:tr w:rsidR="00E57133" w:rsidRPr="00D81E8C" w14:paraId="5C939890"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788417D1" w14:textId="5ED06921"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1</w:t>
            </w:r>
            <w:r w:rsidR="00371C08">
              <w:rPr>
                <w:rFonts w:ascii="Tahoma" w:eastAsia="Calibri" w:hAnsi="Tahoma" w:cs="Tahoma"/>
                <w:sz w:val="18"/>
                <w:szCs w:val="18"/>
              </w:rPr>
              <w:t>2</w:t>
            </w:r>
          </w:p>
        </w:tc>
        <w:tc>
          <w:tcPr>
            <w:tcW w:w="3526" w:type="dxa"/>
            <w:tcBorders>
              <w:top w:val="single" w:sz="4" w:space="0" w:color="auto"/>
              <w:left w:val="single" w:sz="4" w:space="0" w:color="auto"/>
              <w:bottom w:val="single" w:sz="4" w:space="0" w:color="auto"/>
              <w:right w:val="single" w:sz="4" w:space="0" w:color="auto"/>
            </w:tcBorders>
            <w:vAlign w:val="center"/>
          </w:tcPr>
          <w:p w14:paraId="7E92AE66" w14:textId="77777777" w:rsidR="00E57133" w:rsidRPr="00D81E8C" w:rsidRDefault="00E57133" w:rsidP="00911C21">
            <w:pPr>
              <w:spacing w:after="120" w:line="360" w:lineRule="auto"/>
              <w:jc w:val="both"/>
              <w:rPr>
                <w:rFonts w:ascii="Tahoma" w:hAnsi="Tahoma" w:cs="Tahoma"/>
                <w:sz w:val="18"/>
                <w:szCs w:val="18"/>
              </w:rPr>
            </w:pPr>
            <w:r w:rsidRPr="00D81E8C">
              <w:rPr>
                <w:rFonts w:ascii="Tahoma" w:hAnsi="Tahoma" w:cs="Tahoma"/>
                <w:sz w:val="18"/>
                <w:szCs w:val="18"/>
              </w:rPr>
              <w:t xml:space="preserve">Destruir ou danificar documentos por culpa ou dolo de seus agentes. </w:t>
            </w:r>
          </w:p>
        </w:tc>
        <w:tc>
          <w:tcPr>
            <w:tcW w:w="3584" w:type="dxa"/>
            <w:tcBorders>
              <w:top w:val="single" w:sz="4" w:space="0" w:color="auto"/>
              <w:left w:val="single" w:sz="4" w:space="0" w:color="auto"/>
              <w:bottom w:val="single" w:sz="4" w:space="0" w:color="auto"/>
              <w:right w:val="single" w:sz="4" w:space="0" w:color="auto"/>
            </w:tcBorders>
            <w:vAlign w:val="center"/>
          </w:tcPr>
          <w:p w14:paraId="5C397A76" w14:textId="77777777" w:rsidR="00E57133" w:rsidRPr="00D81E8C" w:rsidRDefault="00E57133" w:rsidP="003D6E47">
            <w:pPr>
              <w:spacing w:after="120" w:line="360" w:lineRule="auto"/>
              <w:rPr>
                <w:rFonts w:ascii="Tahoma" w:hAnsi="Tahoma" w:cs="Tahoma"/>
                <w:sz w:val="18"/>
                <w:szCs w:val="18"/>
              </w:rPr>
            </w:pPr>
            <w:r w:rsidRPr="00D81E8C">
              <w:rPr>
                <w:rFonts w:ascii="Tahoma" w:hAnsi="Tahoma" w:cs="Tahoma"/>
                <w:sz w:val="18"/>
                <w:szCs w:val="18"/>
              </w:rPr>
              <w:t>Por ocorrência</w:t>
            </w:r>
          </w:p>
        </w:tc>
        <w:tc>
          <w:tcPr>
            <w:tcW w:w="1360" w:type="dxa"/>
            <w:tcBorders>
              <w:top w:val="single" w:sz="4" w:space="0" w:color="auto"/>
              <w:left w:val="single" w:sz="4" w:space="0" w:color="auto"/>
              <w:bottom w:val="single" w:sz="4" w:space="0" w:color="auto"/>
              <w:right w:val="single" w:sz="4" w:space="0" w:color="auto"/>
            </w:tcBorders>
            <w:vAlign w:val="center"/>
          </w:tcPr>
          <w:p w14:paraId="241BE101" w14:textId="77777777" w:rsidR="00E57133" w:rsidRPr="00D81E8C" w:rsidRDefault="00E57133" w:rsidP="00911C21">
            <w:pPr>
              <w:spacing w:after="120" w:line="360" w:lineRule="auto"/>
              <w:jc w:val="center"/>
              <w:rPr>
                <w:rFonts w:ascii="Tahoma" w:hAnsi="Tahoma" w:cs="Tahoma"/>
                <w:sz w:val="18"/>
                <w:szCs w:val="18"/>
              </w:rPr>
            </w:pPr>
            <w:r w:rsidRPr="00D81E8C">
              <w:rPr>
                <w:rFonts w:ascii="Tahoma" w:hAnsi="Tahoma" w:cs="Tahoma"/>
                <w:sz w:val="18"/>
                <w:szCs w:val="18"/>
              </w:rPr>
              <w:t>3</w:t>
            </w:r>
          </w:p>
        </w:tc>
      </w:tr>
      <w:tr w:rsidR="00E57133" w:rsidRPr="00D81E8C" w14:paraId="131680E6"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2550A4CE" w14:textId="7C5DEE20"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1</w:t>
            </w:r>
            <w:r w:rsidR="00371C08">
              <w:rPr>
                <w:rFonts w:ascii="Tahoma" w:eastAsia="Calibri" w:hAnsi="Tahoma" w:cs="Tahoma"/>
                <w:sz w:val="18"/>
                <w:szCs w:val="18"/>
              </w:rPr>
              <w:t>3</w:t>
            </w:r>
          </w:p>
        </w:tc>
        <w:tc>
          <w:tcPr>
            <w:tcW w:w="3526" w:type="dxa"/>
            <w:tcBorders>
              <w:top w:val="single" w:sz="4" w:space="0" w:color="auto"/>
              <w:left w:val="single" w:sz="4" w:space="0" w:color="auto"/>
              <w:bottom w:val="single" w:sz="4" w:space="0" w:color="auto"/>
              <w:right w:val="single" w:sz="4" w:space="0" w:color="auto"/>
            </w:tcBorders>
            <w:vAlign w:val="center"/>
          </w:tcPr>
          <w:p w14:paraId="21CF3A2B" w14:textId="77777777" w:rsidR="00E57133" w:rsidRPr="00D81E8C" w:rsidRDefault="00E57133" w:rsidP="00911C21">
            <w:pPr>
              <w:spacing w:after="120" w:line="360" w:lineRule="auto"/>
              <w:jc w:val="both"/>
              <w:rPr>
                <w:rFonts w:ascii="Tahoma" w:hAnsi="Tahoma" w:cs="Tahoma"/>
                <w:sz w:val="18"/>
                <w:szCs w:val="18"/>
              </w:rPr>
            </w:pPr>
            <w:r w:rsidRPr="00D81E8C">
              <w:rPr>
                <w:rFonts w:ascii="Tahoma" w:hAnsi="Tahoma" w:cs="Tahoma"/>
                <w:sz w:val="18"/>
                <w:szCs w:val="18"/>
              </w:rPr>
              <w:t xml:space="preserve">Utilizar as dependências da Finep para fins diversos do objeto do contrato. </w:t>
            </w:r>
          </w:p>
        </w:tc>
        <w:tc>
          <w:tcPr>
            <w:tcW w:w="3584" w:type="dxa"/>
            <w:tcBorders>
              <w:top w:val="single" w:sz="4" w:space="0" w:color="auto"/>
              <w:left w:val="single" w:sz="4" w:space="0" w:color="auto"/>
              <w:bottom w:val="single" w:sz="4" w:space="0" w:color="auto"/>
              <w:right w:val="single" w:sz="4" w:space="0" w:color="auto"/>
            </w:tcBorders>
            <w:vAlign w:val="center"/>
          </w:tcPr>
          <w:p w14:paraId="25F75A77" w14:textId="77777777" w:rsidR="00E57133" w:rsidRPr="00D81E8C" w:rsidRDefault="00E57133" w:rsidP="003D6E47">
            <w:pPr>
              <w:spacing w:after="120" w:line="360" w:lineRule="auto"/>
              <w:rPr>
                <w:rFonts w:ascii="Tahoma" w:hAnsi="Tahoma" w:cs="Tahoma"/>
                <w:sz w:val="18"/>
                <w:szCs w:val="18"/>
              </w:rPr>
            </w:pPr>
            <w:r w:rsidRPr="00D81E8C">
              <w:rPr>
                <w:rFonts w:ascii="Tahoma" w:hAnsi="Tahoma" w:cs="Tahoma"/>
                <w:sz w:val="18"/>
                <w:szCs w:val="18"/>
              </w:rPr>
              <w:t>Por ocorrência</w:t>
            </w:r>
          </w:p>
        </w:tc>
        <w:tc>
          <w:tcPr>
            <w:tcW w:w="1360" w:type="dxa"/>
            <w:tcBorders>
              <w:top w:val="single" w:sz="4" w:space="0" w:color="auto"/>
              <w:left w:val="single" w:sz="4" w:space="0" w:color="auto"/>
              <w:bottom w:val="single" w:sz="4" w:space="0" w:color="auto"/>
              <w:right w:val="single" w:sz="4" w:space="0" w:color="auto"/>
            </w:tcBorders>
            <w:vAlign w:val="center"/>
          </w:tcPr>
          <w:p w14:paraId="1D564EB7" w14:textId="77777777" w:rsidR="00E57133" w:rsidRPr="00D81E8C" w:rsidRDefault="00E57133" w:rsidP="00911C21">
            <w:pPr>
              <w:spacing w:after="120" w:line="360" w:lineRule="auto"/>
              <w:jc w:val="center"/>
              <w:rPr>
                <w:rFonts w:ascii="Tahoma" w:hAnsi="Tahoma" w:cs="Tahoma"/>
                <w:sz w:val="18"/>
                <w:szCs w:val="18"/>
              </w:rPr>
            </w:pPr>
            <w:r w:rsidRPr="00D81E8C">
              <w:rPr>
                <w:rFonts w:ascii="Tahoma" w:hAnsi="Tahoma" w:cs="Tahoma"/>
                <w:sz w:val="18"/>
                <w:szCs w:val="18"/>
              </w:rPr>
              <w:t>5</w:t>
            </w:r>
          </w:p>
        </w:tc>
      </w:tr>
      <w:tr w:rsidR="00E57133" w:rsidRPr="00D81E8C" w14:paraId="339F3D2A"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615BB6CB" w14:textId="3A854B58"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1</w:t>
            </w:r>
            <w:r w:rsidR="00371C08">
              <w:rPr>
                <w:rFonts w:ascii="Tahoma" w:eastAsia="Calibri" w:hAnsi="Tahoma" w:cs="Tahoma"/>
                <w:sz w:val="18"/>
                <w:szCs w:val="18"/>
              </w:rPr>
              <w:t>4</w:t>
            </w:r>
          </w:p>
        </w:tc>
        <w:tc>
          <w:tcPr>
            <w:tcW w:w="3526" w:type="dxa"/>
            <w:tcBorders>
              <w:top w:val="single" w:sz="4" w:space="0" w:color="auto"/>
              <w:left w:val="single" w:sz="4" w:space="0" w:color="auto"/>
              <w:bottom w:val="single" w:sz="4" w:space="0" w:color="auto"/>
              <w:right w:val="single" w:sz="4" w:space="0" w:color="auto"/>
            </w:tcBorders>
            <w:vAlign w:val="center"/>
          </w:tcPr>
          <w:p w14:paraId="16806F47" w14:textId="77777777" w:rsidR="00E57133" w:rsidRPr="00D81E8C" w:rsidRDefault="00E57133" w:rsidP="00911C21">
            <w:pPr>
              <w:spacing w:after="120" w:line="360" w:lineRule="auto"/>
              <w:jc w:val="both"/>
              <w:rPr>
                <w:rFonts w:ascii="Tahoma" w:hAnsi="Tahoma" w:cs="Tahoma"/>
                <w:sz w:val="18"/>
                <w:szCs w:val="18"/>
              </w:rPr>
            </w:pPr>
            <w:r w:rsidRPr="00D81E8C">
              <w:rPr>
                <w:rFonts w:ascii="Tahoma" w:hAnsi="Tahoma" w:cs="Tahoma"/>
                <w:sz w:val="18"/>
                <w:szCs w:val="18"/>
              </w:rPr>
              <w:t>Recusar-se a executar serviço determinado pela fisca</w:t>
            </w:r>
            <w:r>
              <w:rPr>
                <w:rFonts w:ascii="Tahoma" w:hAnsi="Tahoma" w:cs="Tahoma"/>
                <w:sz w:val="18"/>
                <w:szCs w:val="18"/>
              </w:rPr>
              <w:t>lização, sem motivo justificado.</w:t>
            </w:r>
          </w:p>
        </w:tc>
        <w:tc>
          <w:tcPr>
            <w:tcW w:w="3584" w:type="dxa"/>
            <w:tcBorders>
              <w:top w:val="single" w:sz="4" w:space="0" w:color="auto"/>
              <w:left w:val="single" w:sz="4" w:space="0" w:color="auto"/>
              <w:bottom w:val="single" w:sz="4" w:space="0" w:color="auto"/>
              <w:right w:val="single" w:sz="4" w:space="0" w:color="auto"/>
            </w:tcBorders>
            <w:vAlign w:val="center"/>
          </w:tcPr>
          <w:p w14:paraId="5839AEFD" w14:textId="77777777" w:rsidR="00E57133" w:rsidRPr="00D81E8C" w:rsidRDefault="00E57133" w:rsidP="003D6E47">
            <w:pPr>
              <w:spacing w:after="120" w:line="360" w:lineRule="auto"/>
              <w:rPr>
                <w:rFonts w:ascii="Tahoma" w:hAnsi="Tahoma" w:cs="Tahoma"/>
                <w:sz w:val="18"/>
                <w:szCs w:val="18"/>
              </w:rPr>
            </w:pPr>
            <w:r w:rsidRPr="00D81E8C">
              <w:rPr>
                <w:rFonts w:ascii="Tahoma" w:hAnsi="Tahoma" w:cs="Tahoma"/>
                <w:sz w:val="18"/>
                <w:szCs w:val="18"/>
              </w:rPr>
              <w:t>Por ocorrência</w:t>
            </w:r>
          </w:p>
        </w:tc>
        <w:tc>
          <w:tcPr>
            <w:tcW w:w="1360" w:type="dxa"/>
            <w:tcBorders>
              <w:top w:val="single" w:sz="4" w:space="0" w:color="auto"/>
              <w:left w:val="single" w:sz="4" w:space="0" w:color="auto"/>
              <w:bottom w:val="single" w:sz="4" w:space="0" w:color="auto"/>
              <w:right w:val="single" w:sz="4" w:space="0" w:color="auto"/>
            </w:tcBorders>
            <w:vAlign w:val="center"/>
          </w:tcPr>
          <w:p w14:paraId="37FB0297" w14:textId="77777777" w:rsidR="00E57133" w:rsidRPr="00D81E8C" w:rsidRDefault="00E57133" w:rsidP="00911C21">
            <w:pPr>
              <w:spacing w:after="120" w:line="360" w:lineRule="auto"/>
              <w:jc w:val="center"/>
              <w:rPr>
                <w:rFonts w:ascii="Tahoma" w:hAnsi="Tahoma" w:cs="Tahoma"/>
                <w:sz w:val="18"/>
                <w:szCs w:val="18"/>
              </w:rPr>
            </w:pPr>
            <w:r w:rsidRPr="00D81E8C">
              <w:rPr>
                <w:rFonts w:ascii="Tahoma" w:hAnsi="Tahoma" w:cs="Tahoma"/>
                <w:sz w:val="18"/>
                <w:szCs w:val="18"/>
              </w:rPr>
              <w:t>5</w:t>
            </w:r>
          </w:p>
        </w:tc>
      </w:tr>
      <w:tr w:rsidR="00E57133" w:rsidRPr="00D81E8C" w14:paraId="671ED227"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7EFA33B8" w14:textId="26A8436A"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1</w:t>
            </w:r>
            <w:r w:rsidR="00371C08">
              <w:rPr>
                <w:rFonts w:ascii="Tahoma" w:eastAsia="Calibri" w:hAnsi="Tahoma" w:cs="Tahoma"/>
                <w:sz w:val="18"/>
                <w:szCs w:val="18"/>
              </w:rPr>
              <w:t>5</w:t>
            </w:r>
          </w:p>
        </w:tc>
        <w:tc>
          <w:tcPr>
            <w:tcW w:w="3526" w:type="dxa"/>
            <w:tcBorders>
              <w:top w:val="single" w:sz="4" w:space="0" w:color="auto"/>
              <w:left w:val="single" w:sz="4" w:space="0" w:color="auto"/>
              <w:bottom w:val="single" w:sz="4" w:space="0" w:color="auto"/>
              <w:right w:val="single" w:sz="4" w:space="0" w:color="auto"/>
            </w:tcBorders>
            <w:vAlign w:val="center"/>
          </w:tcPr>
          <w:p w14:paraId="5F9F1446" w14:textId="77777777" w:rsidR="00E57133" w:rsidRPr="00D81E8C" w:rsidRDefault="00E57133" w:rsidP="00911C21">
            <w:pPr>
              <w:suppressAutoHyphens/>
              <w:spacing w:after="120" w:line="360" w:lineRule="auto"/>
              <w:jc w:val="both"/>
              <w:rPr>
                <w:rFonts w:ascii="Tahoma" w:hAnsi="Tahoma" w:cs="Tahoma"/>
                <w:sz w:val="18"/>
                <w:szCs w:val="18"/>
              </w:rPr>
            </w:pPr>
            <w:r w:rsidRPr="00D81E8C">
              <w:rPr>
                <w:rFonts w:ascii="Tahoma" w:hAnsi="Tahoma" w:cs="Tahoma"/>
                <w:sz w:val="18"/>
                <w:szCs w:val="18"/>
              </w:rPr>
              <w:t>Permitir situação que crie a possibilidade de causar ou que cause danos físicos, lesão corporal ou consequências letais.</w:t>
            </w:r>
          </w:p>
        </w:tc>
        <w:tc>
          <w:tcPr>
            <w:tcW w:w="3584" w:type="dxa"/>
            <w:tcBorders>
              <w:top w:val="single" w:sz="4" w:space="0" w:color="auto"/>
              <w:left w:val="single" w:sz="4" w:space="0" w:color="auto"/>
              <w:bottom w:val="single" w:sz="4" w:space="0" w:color="auto"/>
              <w:right w:val="single" w:sz="4" w:space="0" w:color="auto"/>
            </w:tcBorders>
            <w:vAlign w:val="center"/>
          </w:tcPr>
          <w:p w14:paraId="74D9BA23" w14:textId="77777777" w:rsidR="00E57133" w:rsidRPr="00D81E8C" w:rsidRDefault="00E57133" w:rsidP="003D6E47">
            <w:pPr>
              <w:spacing w:after="120" w:line="360" w:lineRule="auto"/>
              <w:rPr>
                <w:rFonts w:ascii="Tahoma" w:hAnsi="Tahoma" w:cs="Tahoma"/>
                <w:sz w:val="18"/>
                <w:szCs w:val="18"/>
              </w:rPr>
            </w:pPr>
            <w:r w:rsidRPr="00D81E8C">
              <w:rPr>
                <w:rFonts w:ascii="Tahoma" w:hAnsi="Tahoma" w:cs="Tahoma"/>
                <w:sz w:val="18"/>
                <w:szCs w:val="18"/>
              </w:rPr>
              <w:t>Por ocorrência</w:t>
            </w:r>
          </w:p>
        </w:tc>
        <w:tc>
          <w:tcPr>
            <w:tcW w:w="1360" w:type="dxa"/>
            <w:tcBorders>
              <w:top w:val="single" w:sz="4" w:space="0" w:color="auto"/>
              <w:left w:val="single" w:sz="4" w:space="0" w:color="auto"/>
              <w:bottom w:val="single" w:sz="4" w:space="0" w:color="auto"/>
              <w:right w:val="single" w:sz="4" w:space="0" w:color="auto"/>
            </w:tcBorders>
            <w:vAlign w:val="center"/>
          </w:tcPr>
          <w:p w14:paraId="5FC6C274" w14:textId="77777777" w:rsidR="00E57133" w:rsidRPr="00D81E8C" w:rsidRDefault="00E57133" w:rsidP="00911C21">
            <w:pPr>
              <w:spacing w:after="120" w:line="360" w:lineRule="auto"/>
              <w:jc w:val="center"/>
              <w:rPr>
                <w:rFonts w:ascii="Tahoma" w:hAnsi="Tahoma" w:cs="Tahoma"/>
                <w:sz w:val="18"/>
                <w:szCs w:val="18"/>
              </w:rPr>
            </w:pPr>
            <w:r w:rsidRPr="00D81E8C">
              <w:rPr>
                <w:rFonts w:ascii="Tahoma" w:hAnsi="Tahoma" w:cs="Tahoma"/>
                <w:sz w:val="18"/>
                <w:szCs w:val="18"/>
              </w:rPr>
              <w:t>6</w:t>
            </w:r>
          </w:p>
        </w:tc>
      </w:tr>
      <w:tr w:rsidR="00E57133" w:rsidRPr="00D81E8C" w14:paraId="243B0746"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2470FF3B" w14:textId="202F082F"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1</w:t>
            </w:r>
            <w:r w:rsidR="00371C08">
              <w:rPr>
                <w:rFonts w:ascii="Tahoma" w:eastAsia="Calibri" w:hAnsi="Tahoma" w:cs="Tahoma"/>
                <w:sz w:val="18"/>
                <w:szCs w:val="18"/>
              </w:rPr>
              <w:t>6</w:t>
            </w:r>
          </w:p>
        </w:tc>
        <w:tc>
          <w:tcPr>
            <w:tcW w:w="3526" w:type="dxa"/>
            <w:tcBorders>
              <w:top w:val="single" w:sz="4" w:space="0" w:color="auto"/>
              <w:left w:val="single" w:sz="4" w:space="0" w:color="auto"/>
              <w:bottom w:val="single" w:sz="4" w:space="0" w:color="auto"/>
              <w:right w:val="single" w:sz="4" w:space="0" w:color="auto"/>
            </w:tcBorders>
            <w:vAlign w:val="center"/>
          </w:tcPr>
          <w:p w14:paraId="1DFC44D7" w14:textId="77777777" w:rsidR="00E57133" w:rsidRPr="00D81E8C" w:rsidRDefault="00E57133" w:rsidP="00911C21">
            <w:pPr>
              <w:spacing w:after="120" w:line="360" w:lineRule="auto"/>
              <w:jc w:val="both"/>
              <w:rPr>
                <w:rFonts w:ascii="Tahoma" w:hAnsi="Tahoma" w:cs="Tahoma"/>
                <w:sz w:val="18"/>
                <w:szCs w:val="18"/>
              </w:rPr>
            </w:pPr>
            <w:r w:rsidRPr="00D81E8C">
              <w:rPr>
                <w:rFonts w:ascii="Tahoma" w:hAnsi="Tahoma" w:cs="Tahoma"/>
                <w:sz w:val="18"/>
                <w:szCs w:val="18"/>
              </w:rPr>
              <w:t>Retirar das dependências da Finep quaisquer equipamentos ou materiais, previstos em contrato, sem autorização prévia do responsável.</w:t>
            </w:r>
          </w:p>
        </w:tc>
        <w:tc>
          <w:tcPr>
            <w:tcW w:w="3584" w:type="dxa"/>
            <w:tcBorders>
              <w:top w:val="single" w:sz="4" w:space="0" w:color="auto"/>
              <w:left w:val="single" w:sz="4" w:space="0" w:color="auto"/>
              <w:bottom w:val="single" w:sz="4" w:space="0" w:color="auto"/>
              <w:right w:val="single" w:sz="4" w:space="0" w:color="auto"/>
            </w:tcBorders>
            <w:vAlign w:val="center"/>
          </w:tcPr>
          <w:p w14:paraId="71E9ADBD" w14:textId="77777777" w:rsidR="00E57133" w:rsidRPr="00D81E8C" w:rsidRDefault="00E57133" w:rsidP="003D6E47">
            <w:pPr>
              <w:spacing w:after="120" w:line="360" w:lineRule="auto"/>
              <w:rPr>
                <w:rFonts w:ascii="Tahoma" w:hAnsi="Tahoma" w:cs="Tahoma"/>
                <w:sz w:val="18"/>
                <w:szCs w:val="18"/>
              </w:rPr>
            </w:pPr>
            <w:r w:rsidRPr="00D81E8C">
              <w:rPr>
                <w:rFonts w:ascii="Tahoma" w:hAnsi="Tahoma" w:cs="Tahoma"/>
                <w:sz w:val="18"/>
                <w:szCs w:val="18"/>
              </w:rPr>
              <w:t>Por item e por ocorrência</w:t>
            </w:r>
          </w:p>
        </w:tc>
        <w:tc>
          <w:tcPr>
            <w:tcW w:w="1360" w:type="dxa"/>
            <w:tcBorders>
              <w:top w:val="single" w:sz="4" w:space="0" w:color="auto"/>
              <w:left w:val="single" w:sz="4" w:space="0" w:color="auto"/>
              <w:bottom w:val="single" w:sz="4" w:space="0" w:color="auto"/>
              <w:right w:val="single" w:sz="4" w:space="0" w:color="auto"/>
            </w:tcBorders>
            <w:vAlign w:val="center"/>
          </w:tcPr>
          <w:p w14:paraId="2CBB305C" w14:textId="77777777" w:rsidR="00E57133" w:rsidRPr="00D81E8C" w:rsidRDefault="00E57133" w:rsidP="00911C21">
            <w:pPr>
              <w:spacing w:after="120" w:line="360" w:lineRule="auto"/>
              <w:jc w:val="center"/>
              <w:rPr>
                <w:rFonts w:ascii="Tahoma" w:hAnsi="Tahoma" w:cs="Tahoma"/>
                <w:sz w:val="18"/>
                <w:szCs w:val="18"/>
              </w:rPr>
            </w:pPr>
            <w:r w:rsidRPr="00D81E8C">
              <w:rPr>
                <w:rFonts w:ascii="Tahoma" w:hAnsi="Tahoma" w:cs="Tahoma"/>
                <w:sz w:val="18"/>
                <w:szCs w:val="18"/>
              </w:rPr>
              <w:t>1</w:t>
            </w:r>
          </w:p>
        </w:tc>
      </w:tr>
      <w:tr w:rsidR="00E57133" w:rsidRPr="00D81E8C" w14:paraId="24D22D01"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0792D7B5" w14:textId="4759C246"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1</w:t>
            </w:r>
            <w:r w:rsidR="00371C08">
              <w:rPr>
                <w:rFonts w:ascii="Tahoma" w:eastAsia="Calibri" w:hAnsi="Tahoma" w:cs="Tahoma"/>
                <w:sz w:val="18"/>
                <w:szCs w:val="18"/>
              </w:rPr>
              <w:t>7</w:t>
            </w:r>
          </w:p>
        </w:tc>
        <w:tc>
          <w:tcPr>
            <w:tcW w:w="3526" w:type="dxa"/>
            <w:tcBorders>
              <w:top w:val="single" w:sz="4" w:space="0" w:color="auto"/>
              <w:left w:val="single" w:sz="4" w:space="0" w:color="auto"/>
              <w:bottom w:val="single" w:sz="4" w:space="0" w:color="auto"/>
              <w:right w:val="single" w:sz="4" w:space="0" w:color="auto"/>
            </w:tcBorders>
            <w:vAlign w:val="center"/>
          </w:tcPr>
          <w:p w14:paraId="2769F4FA" w14:textId="77777777" w:rsidR="00E57133" w:rsidRPr="00D81E8C" w:rsidRDefault="00E57133" w:rsidP="00911C21">
            <w:pPr>
              <w:spacing w:after="120" w:line="360" w:lineRule="auto"/>
              <w:jc w:val="both"/>
              <w:rPr>
                <w:rFonts w:ascii="Tahoma" w:hAnsi="Tahoma" w:cs="Tahoma"/>
                <w:sz w:val="18"/>
                <w:szCs w:val="18"/>
              </w:rPr>
            </w:pPr>
            <w:r w:rsidRPr="00D81E8C">
              <w:rPr>
                <w:rFonts w:ascii="Tahoma" w:hAnsi="Tahoma" w:cs="Tahoma"/>
                <w:sz w:val="18"/>
                <w:szCs w:val="18"/>
              </w:rPr>
              <w:t xml:space="preserve">Retirar empregados ou encarregados do serviço durante o expediente, sem a anuência prévia da Finep.  </w:t>
            </w:r>
          </w:p>
        </w:tc>
        <w:tc>
          <w:tcPr>
            <w:tcW w:w="3584" w:type="dxa"/>
            <w:tcBorders>
              <w:top w:val="single" w:sz="4" w:space="0" w:color="auto"/>
              <w:left w:val="single" w:sz="4" w:space="0" w:color="auto"/>
              <w:bottom w:val="single" w:sz="4" w:space="0" w:color="auto"/>
              <w:right w:val="single" w:sz="4" w:space="0" w:color="auto"/>
            </w:tcBorders>
            <w:vAlign w:val="center"/>
          </w:tcPr>
          <w:p w14:paraId="26E7D378" w14:textId="77777777" w:rsidR="00E57133" w:rsidRPr="00D81E8C" w:rsidRDefault="00E57133" w:rsidP="003D6E47">
            <w:pPr>
              <w:spacing w:after="120" w:line="360" w:lineRule="auto"/>
              <w:rPr>
                <w:rFonts w:ascii="Tahoma" w:hAnsi="Tahoma" w:cs="Tahoma"/>
                <w:sz w:val="18"/>
                <w:szCs w:val="18"/>
              </w:rPr>
            </w:pPr>
            <w:r w:rsidRPr="00D81E8C">
              <w:rPr>
                <w:rFonts w:ascii="Tahoma" w:hAnsi="Tahoma" w:cs="Tahoma"/>
                <w:sz w:val="18"/>
                <w:szCs w:val="18"/>
              </w:rPr>
              <w:t>Por empregado e por ocorrência</w:t>
            </w:r>
          </w:p>
        </w:tc>
        <w:tc>
          <w:tcPr>
            <w:tcW w:w="1360" w:type="dxa"/>
            <w:tcBorders>
              <w:top w:val="single" w:sz="4" w:space="0" w:color="auto"/>
              <w:left w:val="single" w:sz="4" w:space="0" w:color="auto"/>
              <w:bottom w:val="single" w:sz="4" w:space="0" w:color="auto"/>
              <w:right w:val="single" w:sz="4" w:space="0" w:color="auto"/>
            </w:tcBorders>
            <w:vAlign w:val="center"/>
          </w:tcPr>
          <w:p w14:paraId="26A8625C" w14:textId="77777777" w:rsidR="00E57133" w:rsidRPr="00D81E8C" w:rsidRDefault="00E57133" w:rsidP="00911C21">
            <w:pPr>
              <w:spacing w:after="120" w:line="360" w:lineRule="auto"/>
              <w:jc w:val="center"/>
              <w:rPr>
                <w:rFonts w:ascii="Tahoma" w:hAnsi="Tahoma" w:cs="Tahoma"/>
                <w:sz w:val="18"/>
                <w:szCs w:val="18"/>
              </w:rPr>
            </w:pPr>
            <w:r w:rsidRPr="00D81E8C">
              <w:rPr>
                <w:rFonts w:ascii="Tahoma" w:hAnsi="Tahoma" w:cs="Tahoma"/>
                <w:sz w:val="18"/>
                <w:szCs w:val="18"/>
              </w:rPr>
              <w:t>4</w:t>
            </w:r>
          </w:p>
        </w:tc>
      </w:tr>
      <w:tr w:rsidR="00E57133" w:rsidRPr="00D81E8C" w14:paraId="20D734D7"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2E154114" w14:textId="597ED10B"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1</w:t>
            </w:r>
            <w:r w:rsidR="00371C08">
              <w:rPr>
                <w:rFonts w:ascii="Tahoma" w:eastAsia="Calibri" w:hAnsi="Tahoma" w:cs="Tahoma"/>
                <w:sz w:val="18"/>
                <w:szCs w:val="18"/>
              </w:rPr>
              <w:t>8</w:t>
            </w:r>
          </w:p>
        </w:tc>
        <w:tc>
          <w:tcPr>
            <w:tcW w:w="3526" w:type="dxa"/>
            <w:tcBorders>
              <w:top w:val="single" w:sz="4" w:space="0" w:color="auto"/>
              <w:left w:val="single" w:sz="4" w:space="0" w:color="auto"/>
              <w:bottom w:val="single" w:sz="4" w:space="0" w:color="auto"/>
              <w:right w:val="single" w:sz="4" w:space="0" w:color="auto"/>
            </w:tcBorders>
            <w:vAlign w:val="center"/>
          </w:tcPr>
          <w:p w14:paraId="006E5B36" w14:textId="77777777" w:rsidR="00E57133" w:rsidRPr="00D81E8C" w:rsidRDefault="00E57133" w:rsidP="00911C21">
            <w:pPr>
              <w:spacing w:after="120" w:line="360" w:lineRule="auto"/>
              <w:jc w:val="both"/>
              <w:rPr>
                <w:rFonts w:ascii="Tahoma" w:hAnsi="Tahoma" w:cs="Tahoma"/>
                <w:sz w:val="18"/>
                <w:szCs w:val="18"/>
              </w:rPr>
            </w:pPr>
            <w:r w:rsidRPr="00D81E8C">
              <w:rPr>
                <w:rFonts w:ascii="Tahoma" w:hAnsi="Tahoma" w:cs="Tahoma"/>
                <w:sz w:val="18"/>
                <w:szCs w:val="18"/>
              </w:rPr>
              <w:t>Não substituir empregado que tenha conduta inconveniente ou incompatível com suas atribuições.</w:t>
            </w:r>
          </w:p>
        </w:tc>
        <w:tc>
          <w:tcPr>
            <w:tcW w:w="3584" w:type="dxa"/>
            <w:tcBorders>
              <w:top w:val="single" w:sz="4" w:space="0" w:color="auto"/>
              <w:left w:val="single" w:sz="4" w:space="0" w:color="auto"/>
              <w:bottom w:val="single" w:sz="4" w:space="0" w:color="auto"/>
              <w:right w:val="single" w:sz="4" w:space="0" w:color="auto"/>
            </w:tcBorders>
            <w:vAlign w:val="center"/>
          </w:tcPr>
          <w:p w14:paraId="24ADC9E9" w14:textId="77777777" w:rsidR="00E57133" w:rsidRPr="00D81E8C" w:rsidRDefault="00E57133" w:rsidP="003D6E47">
            <w:pPr>
              <w:spacing w:after="120" w:line="360" w:lineRule="auto"/>
              <w:rPr>
                <w:rFonts w:ascii="Tahoma" w:hAnsi="Tahoma" w:cs="Tahoma"/>
                <w:sz w:val="18"/>
                <w:szCs w:val="18"/>
              </w:rPr>
            </w:pPr>
            <w:r w:rsidRPr="00D81E8C">
              <w:rPr>
                <w:rFonts w:ascii="Tahoma" w:hAnsi="Tahoma" w:cs="Tahoma"/>
                <w:sz w:val="18"/>
                <w:szCs w:val="18"/>
              </w:rPr>
              <w:t>Por empregado e por dia</w:t>
            </w:r>
          </w:p>
        </w:tc>
        <w:tc>
          <w:tcPr>
            <w:tcW w:w="1360" w:type="dxa"/>
            <w:tcBorders>
              <w:top w:val="single" w:sz="4" w:space="0" w:color="auto"/>
              <w:left w:val="single" w:sz="4" w:space="0" w:color="auto"/>
              <w:bottom w:val="single" w:sz="4" w:space="0" w:color="auto"/>
              <w:right w:val="single" w:sz="4" w:space="0" w:color="auto"/>
            </w:tcBorders>
            <w:vAlign w:val="center"/>
          </w:tcPr>
          <w:p w14:paraId="3A27B854" w14:textId="77777777" w:rsidR="00E57133" w:rsidRPr="00D81E8C" w:rsidRDefault="00E57133" w:rsidP="00911C21">
            <w:pPr>
              <w:spacing w:after="120" w:line="360" w:lineRule="auto"/>
              <w:jc w:val="center"/>
              <w:rPr>
                <w:rFonts w:ascii="Tahoma" w:hAnsi="Tahoma" w:cs="Tahoma"/>
                <w:sz w:val="18"/>
                <w:szCs w:val="18"/>
              </w:rPr>
            </w:pPr>
            <w:r w:rsidRPr="00D81E8C">
              <w:rPr>
                <w:rFonts w:ascii="Tahoma" w:hAnsi="Tahoma" w:cs="Tahoma"/>
                <w:sz w:val="18"/>
                <w:szCs w:val="18"/>
              </w:rPr>
              <w:t>1</w:t>
            </w:r>
          </w:p>
        </w:tc>
      </w:tr>
      <w:tr w:rsidR="00E57133" w:rsidRPr="00D81E8C" w14:paraId="6C2E85B2"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7B12CE74" w14:textId="71267620" w:rsidR="00E57133" w:rsidRPr="00D81E8C" w:rsidRDefault="00371C08" w:rsidP="00911C21">
            <w:pPr>
              <w:spacing w:after="120" w:line="360" w:lineRule="auto"/>
              <w:jc w:val="center"/>
              <w:rPr>
                <w:rFonts w:ascii="Tahoma" w:eastAsia="Calibri" w:hAnsi="Tahoma" w:cs="Tahoma"/>
                <w:sz w:val="18"/>
                <w:szCs w:val="18"/>
              </w:rPr>
            </w:pPr>
            <w:r>
              <w:rPr>
                <w:rFonts w:ascii="Tahoma" w:eastAsia="Calibri" w:hAnsi="Tahoma" w:cs="Tahoma"/>
                <w:sz w:val="18"/>
                <w:szCs w:val="18"/>
              </w:rPr>
              <w:lastRenderedPageBreak/>
              <w:t>19</w:t>
            </w:r>
          </w:p>
        </w:tc>
        <w:tc>
          <w:tcPr>
            <w:tcW w:w="3526" w:type="dxa"/>
            <w:tcBorders>
              <w:top w:val="single" w:sz="4" w:space="0" w:color="auto"/>
              <w:left w:val="single" w:sz="4" w:space="0" w:color="auto"/>
              <w:bottom w:val="single" w:sz="4" w:space="0" w:color="auto"/>
              <w:right w:val="single" w:sz="4" w:space="0" w:color="auto"/>
            </w:tcBorders>
            <w:vAlign w:val="center"/>
          </w:tcPr>
          <w:p w14:paraId="1B873ABE" w14:textId="77777777" w:rsidR="00E57133" w:rsidRPr="00D81E8C" w:rsidRDefault="00E57133" w:rsidP="00911C21">
            <w:pPr>
              <w:spacing w:after="120" w:line="360" w:lineRule="auto"/>
              <w:jc w:val="both"/>
              <w:rPr>
                <w:rFonts w:ascii="Tahoma" w:hAnsi="Tahoma" w:cs="Tahoma"/>
                <w:sz w:val="18"/>
                <w:szCs w:val="18"/>
              </w:rPr>
            </w:pPr>
            <w:r w:rsidRPr="00D81E8C">
              <w:rPr>
                <w:rFonts w:ascii="Tahoma" w:hAnsi="Tahoma" w:cs="Tahoma"/>
                <w:sz w:val="18"/>
                <w:szCs w:val="18"/>
              </w:rPr>
              <w:t>Não efetuar a reposição de empregados faltosos, causando problemas para a execução do serviço.</w:t>
            </w:r>
          </w:p>
        </w:tc>
        <w:tc>
          <w:tcPr>
            <w:tcW w:w="3584" w:type="dxa"/>
            <w:tcBorders>
              <w:top w:val="single" w:sz="4" w:space="0" w:color="auto"/>
              <w:left w:val="single" w:sz="4" w:space="0" w:color="auto"/>
              <w:bottom w:val="single" w:sz="4" w:space="0" w:color="auto"/>
              <w:right w:val="single" w:sz="4" w:space="0" w:color="auto"/>
            </w:tcBorders>
            <w:vAlign w:val="center"/>
          </w:tcPr>
          <w:p w14:paraId="2DE55594" w14:textId="77777777" w:rsidR="00E57133" w:rsidRPr="00D81E8C" w:rsidRDefault="00E57133" w:rsidP="003D6E47">
            <w:pPr>
              <w:spacing w:after="120" w:line="360" w:lineRule="auto"/>
              <w:rPr>
                <w:rFonts w:ascii="Tahoma" w:hAnsi="Tahoma" w:cs="Tahoma"/>
                <w:sz w:val="18"/>
                <w:szCs w:val="18"/>
              </w:rPr>
            </w:pPr>
            <w:r w:rsidRPr="00D81E8C">
              <w:rPr>
                <w:rFonts w:ascii="Tahoma" w:hAnsi="Tahoma" w:cs="Tahoma"/>
                <w:sz w:val="18"/>
                <w:szCs w:val="18"/>
              </w:rPr>
              <w:t>Por ocorrência</w:t>
            </w:r>
          </w:p>
        </w:tc>
        <w:tc>
          <w:tcPr>
            <w:tcW w:w="1360" w:type="dxa"/>
            <w:tcBorders>
              <w:top w:val="single" w:sz="4" w:space="0" w:color="auto"/>
              <w:left w:val="single" w:sz="4" w:space="0" w:color="auto"/>
              <w:bottom w:val="single" w:sz="4" w:space="0" w:color="auto"/>
              <w:right w:val="single" w:sz="4" w:space="0" w:color="auto"/>
            </w:tcBorders>
            <w:vAlign w:val="center"/>
          </w:tcPr>
          <w:p w14:paraId="5210DE57" w14:textId="77777777" w:rsidR="00E57133" w:rsidRPr="00D81E8C" w:rsidRDefault="00E57133" w:rsidP="00911C21">
            <w:pPr>
              <w:spacing w:after="120" w:line="360" w:lineRule="auto"/>
              <w:jc w:val="center"/>
              <w:rPr>
                <w:rFonts w:ascii="Tahoma" w:hAnsi="Tahoma" w:cs="Tahoma"/>
                <w:sz w:val="18"/>
                <w:szCs w:val="18"/>
              </w:rPr>
            </w:pPr>
            <w:r w:rsidRPr="00D81E8C">
              <w:rPr>
                <w:rFonts w:ascii="Tahoma" w:hAnsi="Tahoma" w:cs="Tahoma"/>
                <w:sz w:val="18"/>
                <w:szCs w:val="18"/>
              </w:rPr>
              <w:t>2</w:t>
            </w:r>
          </w:p>
        </w:tc>
      </w:tr>
      <w:tr w:rsidR="00E57133" w:rsidRPr="00D81E8C" w14:paraId="6AE3DA38"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4FCBF28D" w14:textId="6B8E8F60"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2</w:t>
            </w:r>
            <w:r w:rsidR="00371C08">
              <w:rPr>
                <w:rFonts w:ascii="Tahoma" w:eastAsia="Calibri" w:hAnsi="Tahoma" w:cs="Tahoma"/>
                <w:sz w:val="18"/>
                <w:szCs w:val="18"/>
              </w:rPr>
              <w:t>0</w:t>
            </w:r>
          </w:p>
        </w:tc>
        <w:tc>
          <w:tcPr>
            <w:tcW w:w="3526" w:type="dxa"/>
            <w:tcBorders>
              <w:top w:val="single" w:sz="4" w:space="0" w:color="auto"/>
              <w:left w:val="single" w:sz="4" w:space="0" w:color="auto"/>
              <w:bottom w:val="single" w:sz="4" w:space="0" w:color="auto"/>
              <w:right w:val="single" w:sz="4" w:space="0" w:color="auto"/>
            </w:tcBorders>
            <w:vAlign w:val="center"/>
          </w:tcPr>
          <w:p w14:paraId="5E24F2D9" w14:textId="77777777" w:rsidR="00E57133" w:rsidRPr="00D81E8C" w:rsidRDefault="00E57133" w:rsidP="00911C21">
            <w:pPr>
              <w:spacing w:after="120" w:line="360" w:lineRule="auto"/>
              <w:jc w:val="both"/>
              <w:rPr>
                <w:rFonts w:ascii="Tahoma" w:hAnsi="Tahoma" w:cs="Tahoma"/>
                <w:sz w:val="18"/>
                <w:szCs w:val="18"/>
              </w:rPr>
            </w:pPr>
            <w:r w:rsidRPr="00D81E8C">
              <w:rPr>
                <w:rFonts w:ascii="Tahoma" w:hAnsi="Tahoma" w:cs="Tahoma"/>
                <w:sz w:val="18"/>
                <w:szCs w:val="18"/>
              </w:rPr>
              <w:t xml:space="preserve">Não efetuar o pagamento de salários, vales transporte, vales refeição, encargos fiscais e sociais, bem como </w:t>
            </w:r>
            <w:r>
              <w:rPr>
                <w:rFonts w:ascii="Tahoma" w:hAnsi="Tahoma" w:cs="Tahoma"/>
                <w:sz w:val="18"/>
                <w:szCs w:val="18"/>
              </w:rPr>
              <w:t xml:space="preserve">não </w:t>
            </w:r>
            <w:r w:rsidRPr="00D81E8C">
              <w:rPr>
                <w:rFonts w:ascii="Tahoma" w:hAnsi="Tahoma" w:cs="Tahoma"/>
                <w:sz w:val="18"/>
                <w:szCs w:val="18"/>
              </w:rPr>
              <w:t>arcar com quaisquer despesas diretas e/ou indiretas relacionadas à execução do contrato nas datas avençadas.</w:t>
            </w:r>
          </w:p>
        </w:tc>
        <w:tc>
          <w:tcPr>
            <w:tcW w:w="3584" w:type="dxa"/>
            <w:tcBorders>
              <w:top w:val="single" w:sz="4" w:space="0" w:color="auto"/>
              <w:left w:val="single" w:sz="4" w:space="0" w:color="auto"/>
              <w:bottom w:val="single" w:sz="4" w:space="0" w:color="auto"/>
              <w:right w:val="single" w:sz="4" w:space="0" w:color="auto"/>
            </w:tcBorders>
            <w:vAlign w:val="center"/>
          </w:tcPr>
          <w:p w14:paraId="4A8550B0" w14:textId="77777777" w:rsidR="00E57133" w:rsidRPr="00D81E8C" w:rsidRDefault="00E57133" w:rsidP="003D6E47">
            <w:pPr>
              <w:spacing w:after="120" w:line="360" w:lineRule="auto"/>
              <w:rPr>
                <w:rFonts w:ascii="Tahoma" w:hAnsi="Tahoma" w:cs="Tahoma"/>
                <w:sz w:val="18"/>
                <w:szCs w:val="18"/>
              </w:rPr>
            </w:pPr>
            <w:r w:rsidRPr="00D81E8C">
              <w:rPr>
                <w:rFonts w:ascii="Tahoma" w:hAnsi="Tahoma" w:cs="Tahoma"/>
                <w:sz w:val="18"/>
                <w:szCs w:val="18"/>
              </w:rPr>
              <w:t>Por dia e por ocorrência</w:t>
            </w:r>
          </w:p>
        </w:tc>
        <w:tc>
          <w:tcPr>
            <w:tcW w:w="1360" w:type="dxa"/>
            <w:tcBorders>
              <w:top w:val="single" w:sz="4" w:space="0" w:color="auto"/>
              <w:left w:val="single" w:sz="4" w:space="0" w:color="auto"/>
              <w:bottom w:val="single" w:sz="4" w:space="0" w:color="auto"/>
              <w:right w:val="single" w:sz="4" w:space="0" w:color="auto"/>
            </w:tcBorders>
            <w:vAlign w:val="center"/>
          </w:tcPr>
          <w:p w14:paraId="77755251" w14:textId="77777777" w:rsidR="00E57133" w:rsidRPr="00D81E8C" w:rsidRDefault="00E57133" w:rsidP="00911C21">
            <w:pPr>
              <w:spacing w:after="120" w:line="360" w:lineRule="auto"/>
              <w:jc w:val="center"/>
              <w:rPr>
                <w:rFonts w:ascii="Tahoma" w:hAnsi="Tahoma" w:cs="Tahoma"/>
                <w:sz w:val="18"/>
                <w:szCs w:val="18"/>
              </w:rPr>
            </w:pPr>
            <w:r>
              <w:rPr>
                <w:rFonts w:ascii="Tahoma" w:hAnsi="Tahoma" w:cs="Tahoma"/>
                <w:sz w:val="18"/>
                <w:szCs w:val="18"/>
              </w:rPr>
              <w:t>3</w:t>
            </w:r>
          </w:p>
        </w:tc>
      </w:tr>
      <w:tr w:rsidR="00E57133" w:rsidRPr="00D81E8C" w14:paraId="5D25CE7D"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42378CA8" w14:textId="571F497D"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2</w:t>
            </w:r>
            <w:r w:rsidR="00371C08">
              <w:rPr>
                <w:rFonts w:ascii="Tahoma" w:eastAsia="Calibri" w:hAnsi="Tahoma" w:cs="Tahoma"/>
                <w:sz w:val="18"/>
                <w:szCs w:val="18"/>
              </w:rPr>
              <w:t>1</w:t>
            </w:r>
          </w:p>
        </w:tc>
        <w:tc>
          <w:tcPr>
            <w:tcW w:w="3526" w:type="dxa"/>
            <w:tcBorders>
              <w:top w:val="single" w:sz="4" w:space="0" w:color="auto"/>
              <w:left w:val="single" w:sz="4" w:space="0" w:color="auto"/>
              <w:bottom w:val="single" w:sz="4" w:space="0" w:color="auto"/>
              <w:right w:val="single" w:sz="4" w:space="0" w:color="auto"/>
            </w:tcBorders>
            <w:vAlign w:val="center"/>
          </w:tcPr>
          <w:p w14:paraId="681BDBAD" w14:textId="77777777" w:rsidR="00E57133" w:rsidRPr="00D81E8C" w:rsidRDefault="00E57133" w:rsidP="00911C21">
            <w:pPr>
              <w:spacing w:after="120" w:line="360" w:lineRule="auto"/>
              <w:jc w:val="both"/>
              <w:rPr>
                <w:rFonts w:ascii="Tahoma" w:hAnsi="Tahoma" w:cs="Tahoma"/>
                <w:sz w:val="18"/>
                <w:szCs w:val="18"/>
              </w:rPr>
            </w:pPr>
            <w:r w:rsidRPr="00D81E8C">
              <w:rPr>
                <w:rFonts w:ascii="Tahoma" w:hAnsi="Tahoma" w:cs="Tahoma"/>
                <w:sz w:val="18"/>
                <w:szCs w:val="18"/>
              </w:rPr>
              <w:t xml:space="preserve">Não entregar os conjuntos completos de uniforme novos aos empregados e/ou instalar o registro de ponto na periodicidade definida </w:t>
            </w:r>
            <w:proofErr w:type="spellStart"/>
            <w:r w:rsidRPr="00D81E8C">
              <w:rPr>
                <w:rFonts w:ascii="Tahoma" w:hAnsi="Tahoma" w:cs="Tahoma"/>
                <w:sz w:val="18"/>
                <w:szCs w:val="18"/>
              </w:rPr>
              <w:t>neste</w:t>
            </w:r>
            <w:proofErr w:type="spellEnd"/>
            <w:r w:rsidRPr="00D81E8C">
              <w:rPr>
                <w:rFonts w:ascii="Tahoma" w:hAnsi="Tahoma" w:cs="Tahoma"/>
                <w:sz w:val="18"/>
                <w:szCs w:val="18"/>
              </w:rPr>
              <w:t xml:space="preserve"> edital.</w:t>
            </w:r>
          </w:p>
        </w:tc>
        <w:tc>
          <w:tcPr>
            <w:tcW w:w="3584" w:type="dxa"/>
            <w:tcBorders>
              <w:top w:val="single" w:sz="4" w:space="0" w:color="auto"/>
              <w:left w:val="single" w:sz="4" w:space="0" w:color="auto"/>
              <w:bottom w:val="single" w:sz="4" w:space="0" w:color="auto"/>
              <w:right w:val="single" w:sz="4" w:space="0" w:color="auto"/>
            </w:tcBorders>
            <w:vAlign w:val="center"/>
          </w:tcPr>
          <w:p w14:paraId="0FC7631A" w14:textId="77777777" w:rsidR="00E57133" w:rsidRPr="00D81E8C" w:rsidRDefault="00E57133" w:rsidP="003D6E47">
            <w:pPr>
              <w:spacing w:after="120" w:line="360" w:lineRule="auto"/>
              <w:rPr>
                <w:rFonts w:ascii="Tahoma" w:hAnsi="Tahoma" w:cs="Tahoma"/>
                <w:sz w:val="18"/>
                <w:szCs w:val="18"/>
              </w:rPr>
            </w:pPr>
            <w:r w:rsidRPr="00D81E8C">
              <w:rPr>
                <w:rFonts w:ascii="Tahoma" w:hAnsi="Tahoma" w:cs="Tahoma"/>
                <w:sz w:val="18"/>
                <w:szCs w:val="18"/>
              </w:rPr>
              <w:t>Por dia</w:t>
            </w:r>
          </w:p>
        </w:tc>
        <w:tc>
          <w:tcPr>
            <w:tcW w:w="1360" w:type="dxa"/>
            <w:tcBorders>
              <w:top w:val="single" w:sz="4" w:space="0" w:color="auto"/>
              <w:left w:val="single" w:sz="4" w:space="0" w:color="auto"/>
              <w:bottom w:val="single" w:sz="4" w:space="0" w:color="auto"/>
              <w:right w:val="single" w:sz="4" w:space="0" w:color="auto"/>
            </w:tcBorders>
            <w:vAlign w:val="center"/>
          </w:tcPr>
          <w:p w14:paraId="6F319B75" w14:textId="77777777" w:rsidR="00E57133" w:rsidRPr="00D81E8C" w:rsidRDefault="00E57133" w:rsidP="00911C21">
            <w:pPr>
              <w:spacing w:after="120" w:line="360" w:lineRule="auto"/>
              <w:jc w:val="center"/>
              <w:rPr>
                <w:rFonts w:ascii="Tahoma" w:hAnsi="Tahoma" w:cs="Tahoma"/>
                <w:sz w:val="18"/>
                <w:szCs w:val="18"/>
              </w:rPr>
            </w:pPr>
            <w:r w:rsidRPr="00D81E8C">
              <w:rPr>
                <w:rFonts w:ascii="Tahoma" w:hAnsi="Tahoma" w:cs="Tahoma"/>
                <w:sz w:val="18"/>
                <w:szCs w:val="18"/>
              </w:rPr>
              <w:t>1</w:t>
            </w:r>
          </w:p>
        </w:tc>
      </w:tr>
      <w:tr w:rsidR="00E57133" w:rsidRPr="00D81E8C" w14:paraId="2CB16E15"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0E6F7C56" w14:textId="665324BD"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2</w:t>
            </w:r>
            <w:r w:rsidR="00371C08">
              <w:rPr>
                <w:rFonts w:ascii="Tahoma" w:eastAsia="Calibri" w:hAnsi="Tahoma" w:cs="Tahoma"/>
                <w:sz w:val="18"/>
                <w:szCs w:val="18"/>
              </w:rPr>
              <w:t>2</w:t>
            </w:r>
          </w:p>
        </w:tc>
        <w:tc>
          <w:tcPr>
            <w:tcW w:w="3526" w:type="dxa"/>
            <w:tcBorders>
              <w:top w:val="single" w:sz="4" w:space="0" w:color="auto"/>
              <w:left w:val="single" w:sz="4" w:space="0" w:color="auto"/>
              <w:bottom w:val="single" w:sz="4" w:space="0" w:color="auto"/>
              <w:right w:val="single" w:sz="4" w:space="0" w:color="auto"/>
            </w:tcBorders>
            <w:vAlign w:val="center"/>
          </w:tcPr>
          <w:p w14:paraId="6601AA6F" w14:textId="77777777" w:rsidR="00E57133" w:rsidRPr="00D81E8C" w:rsidRDefault="00E57133" w:rsidP="00911C21">
            <w:pPr>
              <w:spacing w:after="120" w:line="360" w:lineRule="auto"/>
              <w:jc w:val="both"/>
              <w:rPr>
                <w:rFonts w:ascii="Tahoma" w:hAnsi="Tahoma" w:cs="Tahoma"/>
                <w:sz w:val="18"/>
                <w:szCs w:val="18"/>
              </w:rPr>
            </w:pPr>
            <w:r w:rsidRPr="00D81E8C">
              <w:rPr>
                <w:rFonts w:ascii="Tahoma" w:hAnsi="Tahoma" w:cs="Tahoma"/>
                <w:sz w:val="18"/>
                <w:szCs w:val="18"/>
              </w:rPr>
              <w:t xml:space="preserve">Entregar os equipamentos, ou não </w:t>
            </w:r>
            <w:proofErr w:type="gramStart"/>
            <w:r w:rsidRPr="00D81E8C">
              <w:rPr>
                <w:rFonts w:ascii="Tahoma" w:hAnsi="Tahoma" w:cs="Tahoma"/>
                <w:sz w:val="18"/>
                <w:szCs w:val="18"/>
              </w:rPr>
              <w:t>substituí-los</w:t>
            </w:r>
            <w:proofErr w:type="gramEnd"/>
            <w:r w:rsidRPr="00D81E8C">
              <w:rPr>
                <w:rFonts w:ascii="Tahoma" w:hAnsi="Tahoma" w:cs="Tahoma"/>
                <w:sz w:val="18"/>
                <w:szCs w:val="18"/>
              </w:rPr>
              <w:t xml:space="preserve"> quando danificados, conforme especificação constante neste edital.</w:t>
            </w:r>
          </w:p>
        </w:tc>
        <w:tc>
          <w:tcPr>
            <w:tcW w:w="3584" w:type="dxa"/>
            <w:tcBorders>
              <w:top w:val="single" w:sz="4" w:space="0" w:color="auto"/>
              <w:left w:val="single" w:sz="4" w:space="0" w:color="auto"/>
              <w:bottom w:val="single" w:sz="4" w:space="0" w:color="auto"/>
              <w:right w:val="single" w:sz="4" w:space="0" w:color="auto"/>
            </w:tcBorders>
            <w:vAlign w:val="center"/>
          </w:tcPr>
          <w:p w14:paraId="68F45131" w14:textId="77777777" w:rsidR="00E57133" w:rsidRPr="00D81E8C" w:rsidRDefault="00E57133" w:rsidP="003D6E47">
            <w:pPr>
              <w:spacing w:after="120" w:line="360" w:lineRule="auto"/>
              <w:rPr>
                <w:rFonts w:ascii="Tahoma" w:hAnsi="Tahoma" w:cs="Tahoma"/>
                <w:sz w:val="18"/>
                <w:szCs w:val="18"/>
                <w:shd w:val="clear" w:color="auto" w:fill="FF00FF"/>
              </w:rPr>
            </w:pPr>
            <w:r w:rsidRPr="00D81E8C">
              <w:rPr>
                <w:rFonts w:ascii="Tahoma" w:hAnsi="Tahoma" w:cs="Tahoma"/>
                <w:sz w:val="18"/>
                <w:szCs w:val="18"/>
              </w:rPr>
              <w:t>Por dia</w:t>
            </w:r>
          </w:p>
        </w:tc>
        <w:tc>
          <w:tcPr>
            <w:tcW w:w="1360" w:type="dxa"/>
            <w:tcBorders>
              <w:top w:val="single" w:sz="4" w:space="0" w:color="auto"/>
              <w:left w:val="single" w:sz="4" w:space="0" w:color="auto"/>
              <w:bottom w:val="single" w:sz="4" w:space="0" w:color="auto"/>
              <w:right w:val="single" w:sz="4" w:space="0" w:color="auto"/>
            </w:tcBorders>
            <w:vAlign w:val="center"/>
          </w:tcPr>
          <w:p w14:paraId="7FDBC214" w14:textId="77777777" w:rsidR="00E57133" w:rsidRPr="00D81E8C" w:rsidRDefault="00E57133" w:rsidP="00911C21">
            <w:pPr>
              <w:spacing w:after="120" w:line="360" w:lineRule="auto"/>
              <w:jc w:val="center"/>
              <w:rPr>
                <w:rFonts w:ascii="Tahoma" w:hAnsi="Tahoma" w:cs="Tahoma"/>
                <w:sz w:val="18"/>
                <w:szCs w:val="18"/>
              </w:rPr>
            </w:pPr>
            <w:r w:rsidRPr="00D81E8C">
              <w:rPr>
                <w:rFonts w:ascii="Tahoma" w:hAnsi="Tahoma" w:cs="Tahoma"/>
                <w:sz w:val="18"/>
                <w:szCs w:val="18"/>
              </w:rPr>
              <w:t>1</w:t>
            </w:r>
          </w:p>
        </w:tc>
      </w:tr>
      <w:tr w:rsidR="00E57133" w:rsidRPr="00D81E8C" w14:paraId="24598690" w14:textId="77777777" w:rsidTr="00911C21">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2DD8D600" w14:textId="1EB548D2" w:rsidR="00E57133" w:rsidRPr="00D81E8C" w:rsidRDefault="00E57133" w:rsidP="00911C21">
            <w:pPr>
              <w:spacing w:after="120" w:line="360" w:lineRule="auto"/>
              <w:jc w:val="center"/>
              <w:rPr>
                <w:rFonts w:ascii="Tahoma" w:eastAsia="Calibri" w:hAnsi="Tahoma" w:cs="Tahoma"/>
                <w:sz w:val="18"/>
                <w:szCs w:val="18"/>
              </w:rPr>
            </w:pPr>
            <w:r>
              <w:rPr>
                <w:rFonts w:ascii="Tahoma" w:eastAsia="Calibri" w:hAnsi="Tahoma" w:cs="Tahoma"/>
                <w:sz w:val="18"/>
                <w:szCs w:val="18"/>
              </w:rPr>
              <w:t>2</w:t>
            </w:r>
            <w:r w:rsidR="00371C08">
              <w:rPr>
                <w:rFonts w:ascii="Tahoma" w:eastAsia="Calibri" w:hAnsi="Tahoma" w:cs="Tahoma"/>
                <w:sz w:val="18"/>
                <w:szCs w:val="18"/>
              </w:rPr>
              <w:t>3</w:t>
            </w:r>
          </w:p>
        </w:tc>
        <w:tc>
          <w:tcPr>
            <w:tcW w:w="3526" w:type="dxa"/>
            <w:tcBorders>
              <w:top w:val="single" w:sz="4" w:space="0" w:color="auto"/>
              <w:left w:val="single" w:sz="4" w:space="0" w:color="auto"/>
              <w:bottom w:val="single" w:sz="4" w:space="0" w:color="auto"/>
              <w:right w:val="single" w:sz="4" w:space="0" w:color="auto"/>
            </w:tcBorders>
            <w:vAlign w:val="center"/>
          </w:tcPr>
          <w:p w14:paraId="72968494" w14:textId="77777777" w:rsidR="00E57133" w:rsidRPr="00D81E8C" w:rsidRDefault="00E57133" w:rsidP="00911C21">
            <w:pPr>
              <w:spacing w:after="120" w:line="360" w:lineRule="auto"/>
              <w:jc w:val="both"/>
              <w:rPr>
                <w:rFonts w:ascii="Tahoma" w:hAnsi="Tahoma" w:cs="Tahoma"/>
                <w:sz w:val="18"/>
                <w:szCs w:val="18"/>
              </w:rPr>
            </w:pPr>
            <w:r>
              <w:rPr>
                <w:rFonts w:ascii="Tahoma" w:hAnsi="Tahoma" w:cs="Tahoma"/>
                <w:sz w:val="18"/>
                <w:szCs w:val="18"/>
              </w:rPr>
              <w:t>Não apresentação dos documentos comprobatórios do fato gerador quando solicitados pela Finep</w:t>
            </w:r>
          </w:p>
        </w:tc>
        <w:tc>
          <w:tcPr>
            <w:tcW w:w="3584" w:type="dxa"/>
            <w:tcBorders>
              <w:top w:val="single" w:sz="4" w:space="0" w:color="auto"/>
              <w:left w:val="single" w:sz="4" w:space="0" w:color="auto"/>
              <w:bottom w:val="single" w:sz="4" w:space="0" w:color="auto"/>
              <w:right w:val="single" w:sz="4" w:space="0" w:color="auto"/>
            </w:tcBorders>
            <w:vAlign w:val="center"/>
          </w:tcPr>
          <w:p w14:paraId="13692604" w14:textId="77777777" w:rsidR="00E57133" w:rsidRPr="00D81E8C" w:rsidRDefault="00E57133" w:rsidP="003D6E47">
            <w:pPr>
              <w:spacing w:after="120" w:line="360" w:lineRule="auto"/>
              <w:rPr>
                <w:rFonts w:ascii="Tahoma" w:hAnsi="Tahoma" w:cs="Tahoma"/>
                <w:sz w:val="18"/>
                <w:szCs w:val="18"/>
              </w:rPr>
            </w:pPr>
            <w:r>
              <w:rPr>
                <w:rFonts w:ascii="Tahoma" w:hAnsi="Tahoma" w:cs="Tahoma"/>
                <w:sz w:val="18"/>
                <w:szCs w:val="18"/>
              </w:rPr>
              <w:t>Por dia</w:t>
            </w:r>
          </w:p>
        </w:tc>
        <w:tc>
          <w:tcPr>
            <w:tcW w:w="1360" w:type="dxa"/>
            <w:tcBorders>
              <w:top w:val="single" w:sz="4" w:space="0" w:color="auto"/>
              <w:left w:val="single" w:sz="4" w:space="0" w:color="auto"/>
              <w:bottom w:val="single" w:sz="4" w:space="0" w:color="auto"/>
              <w:right w:val="single" w:sz="4" w:space="0" w:color="auto"/>
            </w:tcBorders>
            <w:vAlign w:val="center"/>
          </w:tcPr>
          <w:p w14:paraId="43E431DB" w14:textId="77777777" w:rsidR="00E57133" w:rsidRPr="00D81E8C" w:rsidRDefault="00E57133" w:rsidP="00911C21">
            <w:pPr>
              <w:spacing w:after="120" w:line="360" w:lineRule="auto"/>
              <w:jc w:val="center"/>
              <w:rPr>
                <w:rFonts w:ascii="Tahoma" w:hAnsi="Tahoma" w:cs="Tahoma"/>
                <w:sz w:val="18"/>
                <w:szCs w:val="18"/>
              </w:rPr>
            </w:pPr>
            <w:r>
              <w:rPr>
                <w:rFonts w:ascii="Tahoma" w:hAnsi="Tahoma" w:cs="Tahoma"/>
                <w:sz w:val="18"/>
                <w:szCs w:val="18"/>
              </w:rPr>
              <w:t>1</w:t>
            </w:r>
          </w:p>
        </w:tc>
      </w:tr>
    </w:tbl>
    <w:p w14:paraId="198BFA49" w14:textId="77777777" w:rsidR="00E57133" w:rsidRPr="00D81E8C" w:rsidRDefault="00E57133" w:rsidP="00E57133">
      <w:pPr>
        <w:pStyle w:val="TextoPargrafo"/>
        <w:tabs>
          <w:tab w:val="left" w:pos="0"/>
        </w:tabs>
        <w:spacing w:before="0" w:line="360" w:lineRule="auto"/>
        <w:ind w:left="1080" w:right="-1" w:firstLine="0"/>
        <w:rPr>
          <w:rFonts w:ascii="Tahoma" w:hAnsi="Tahoma" w:cs="Tahoma"/>
          <w:color w:val="000000"/>
          <w:sz w:val="18"/>
          <w:szCs w:val="18"/>
          <w:shd w:val="clear" w:color="auto" w:fill="FFFFFF"/>
        </w:rPr>
      </w:pPr>
    </w:p>
    <w:p w14:paraId="02B323DC" w14:textId="75CC7D21" w:rsidR="00E57133" w:rsidRPr="0089680C" w:rsidRDefault="00E57133" w:rsidP="00EC4D20">
      <w:pPr>
        <w:pStyle w:val="PargrafodaLista"/>
        <w:widowControl w:val="0"/>
        <w:numPr>
          <w:ilvl w:val="1"/>
          <w:numId w:val="34"/>
        </w:numPr>
        <w:tabs>
          <w:tab w:val="left" w:pos="709"/>
        </w:tabs>
        <w:autoSpaceDE w:val="0"/>
        <w:autoSpaceDN w:val="0"/>
        <w:spacing w:after="120" w:line="360" w:lineRule="auto"/>
        <w:ind w:left="709" w:right="-1" w:hanging="709"/>
        <w:jc w:val="both"/>
        <w:rPr>
          <w:rFonts w:ascii="Tahoma" w:hAnsi="Tahoma" w:cs="Tahoma"/>
          <w:sz w:val="18"/>
          <w:szCs w:val="18"/>
        </w:rPr>
      </w:pPr>
      <w:r w:rsidRPr="0089680C">
        <w:rPr>
          <w:rFonts w:ascii="Tahoma" w:hAnsi="Tahoma" w:cs="Tahoma"/>
          <w:sz w:val="18"/>
          <w:szCs w:val="18"/>
        </w:rPr>
        <w:t xml:space="preserve">As ocorrências serão registradas pelo </w:t>
      </w:r>
      <w:r w:rsidR="00A524C8" w:rsidRPr="0089680C">
        <w:rPr>
          <w:rFonts w:ascii="Tahoma" w:hAnsi="Tahoma" w:cs="Tahoma"/>
          <w:color w:val="000000"/>
          <w:sz w:val="18"/>
          <w:szCs w:val="18"/>
          <w:shd w:val="clear" w:color="auto" w:fill="FFFFFF"/>
        </w:rPr>
        <w:t>agente de fiscalização</w:t>
      </w:r>
      <w:r w:rsidRPr="0089680C">
        <w:rPr>
          <w:rFonts w:ascii="Tahoma" w:hAnsi="Tahoma" w:cs="Tahoma"/>
          <w:sz w:val="18"/>
          <w:szCs w:val="18"/>
        </w:rPr>
        <w:t xml:space="preserve">, que notificará a Contratada, atribuindo pontos aos registros individuais </w:t>
      </w:r>
      <w:r w:rsidR="006F07D2" w:rsidRPr="0089680C">
        <w:rPr>
          <w:rFonts w:ascii="Tahoma" w:hAnsi="Tahoma" w:cs="Tahoma"/>
          <w:sz w:val="18"/>
          <w:szCs w:val="18"/>
        </w:rPr>
        <w:t>dela</w:t>
      </w:r>
      <w:r w:rsidRPr="0089680C">
        <w:rPr>
          <w:rFonts w:ascii="Tahoma" w:hAnsi="Tahoma" w:cs="Tahoma"/>
          <w:sz w:val="18"/>
          <w:szCs w:val="18"/>
        </w:rPr>
        <w:t xml:space="preserve">. Os registros serão avaliados com periodicidade </w:t>
      </w:r>
      <w:r w:rsidRPr="0089680C">
        <w:rPr>
          <w:rFonts w:ascii="Tahoma" w:hAnsi="Tahoma" w:cs="Tahoma"/>
          <w:color w:val="FF0000"/>
          <w:sz w:val="18"/>
          <w:szCs w:val="18"/>
          <w:highlight w:val="lightGray"/>
        </w:rPr>
        <w:t>XXXX</w:t>
      </w:r>
      <w:r w:rsidRPr="0089680C">
        <w:rPr>
          <w:rFonts w:ascii="Tahoma" w:hAnsi="Tahoma" w:cs="Tahoma"/>
          <w:color w:val="FF0000"/>
          <w:sz w:val="18"/>
          <w:szCs w:val="18"/>
        </w:rPr>
        <w:t xml:space="preserve"> (a unidade demandante deve avaliar de acordo com a forma de aferição do contrato: mensal, por demanda etc.)</w:t>
      </w:r>
      <w:r w:rsidRPr="0089680C">
        <w:rPr>
          <w:rFonts w:ascii="Tahoma" w:hAnsi="Tahoma" w:cs="Tahoma"/>
          <w:sz w:val="18"/>
          <w:szCs w:val="18"/>
        </w:rPr>
        <w:t>.</w:t>
      </w:r>
    </w:p>
    <w:p w14:paraId="2D736C84" w14:textId="5ED6D15E" w:rsidR="00E57133" w:rsidRPr="0089680C" w:rsidRDefault="00E57133" w:rsidP="00EC4D20">
      <w:pPr>
        <w:pStyle w:val="PargrafodaLista"/>
        <w:widowControl w:val="0"/>
        <w:numPr>
          <w:ilvl w:val="1"/>
          <w:numId w:val="34"/>
        </w:numPr>
        <w:tabs>
          <w:tab w:val="left" w:pos="709"/>
        </w:tabs>
        <w:autoSpaceDE w:val="0"/>
        <w:autoSpaceDN w:val="0"/>
        <w:spacing w:after="120" w:line="360" w:lineRule="auto"/>
        <w:ind w:left="709" w:right="-1" w:hanging="709"/>
        <w:jc w:val="both"/>
        <w:rPr>
          <w:rFonts w:ascii="Tahoma" w:hAnsi="Tahoma" w:cs="Tahoma"/>
          <w:sz w:val="18"/>
          <w:szCs w:val="18"/>
        </w:rPr>
      </w:pPr>
      <w:r w:rsidRPr="0089680C">
        <w:rPr>
          <w:rFonts w:ascii="Tahoma" w:hAnsi="Tahoma" w:cs="Tahoma"/>
          <w:sz w:val="18"/>
          <w:szCs w:val="18"/>
        </w:rPr>
        <w:t>Sendo constatada irregularidade, será concedida oportunidade para apresentação de defesa, a qual será apreciada.</w:t>
      </w:r>
      <w:r w:rsidRPr="0089680C">
        <w:rPr>
          <w:rFonts w:ascii="Tahoma" w:hAnsi="Tahoma" w:cs="Tahoma"/>
          <w:spacing w:val="-17"/>
          <w:sz w:val="18"/>
          <w:szCs w:val="18"/>
        </w:rPr>
        <w:t xml:space="preserve"> </w:t>
      </w:r>
      <w:r w:rsidR="004939C1" w:rsidRPr="0089680C">
        <w:rPr>
          <w:rFonts w:ascii="Tahoma" w:hAnsi="Tahoma" w:cs="Tahoma"/>
          <w:spacing w:val="-17"/>
          <w:sz w:val="18"/>
          <w:szCs w:val="18"/>
        </w:rPr>
        <w:t>C</w:t>
      </w:r>
      <w:r w:rsidRPr="0089680C">
        <w:rPr>
          <w:rFonts w:ascii="Tahoma" w:hAnsi="Tahoma" w:cs="Tahoma"/>
          <w:sz w:val="18"/>
          <w:szCs w:val="18"/>
        </w:rPr>
        <w:t>onstatado</w:t>
      </w:r>
      <w:r w:rsidRPr="0089680C">
        <w:rPr>
          <w:rFonts w:ascii="Tahoma" w:hAnsi="Tahoma" w:cs="Tahoma"/>
          <w:spacing w:val="-15"/>
          <w:sz w:val="18"/>
          <w:szCs w:val="18"/>
        </w:rPr>
        <w:t xml:space="preserve"> </w:t>
      </w:r>
      <w:r w:rsidRPr="0089680C">
        <w:rPr>
          <w:rFonts w:ascii="Tahoma" w:hAnsi="Tahoma" w:cs="Tahoma"/>
          <w:sz w:val="18"/>
          <w:szCs w:val="18"/>
        </w:rPr>
        <w:t>desvio</w:t>
      </w:r>
      <w:r w:rsidRPr="0089680C">
        <w:rPr>
          <w:rFonts w:ascii="Tahoma" w:hAnsi="Tahoma" w:cs="Tahoma"/>
          <w:spacing w:val="-17"/>
          <w:sz w:val="18"/>
          <w:szCs w:val="18"/>
        </w:rPr>
        <w:t xml:space="preserve"> </w:t>
      </w:r>
      <w:r w:rsidRPr="0089680C">
        <w:rPr>
          <w:rFonts w:ascii="Tahoma" w:hAnsi="Tahoma" w:cs="Tahoma"/>
          <w:sz w:val="18"/>
          <w:szCs w:val="18"/>
        </w:rPr>
        <w:t>efetivo</w:t>
      </w:r>
      <w:r w:rsidRPr="0089680C">
        <w:rPr>
          <w:rFonts w:ascii="Tahoma" w:hAnsi="Tahoma" w:cs="Tahoma"/>
          <w:spacing w:val="-17"/>
          <w:sz w:val="18"/>
          <w:szCs w:val="18"/>
        </w:rPr>
        <w:t xml:space="preserve"> </w:t>
      </w:r>
      <w:r w:rsidRPr="0089680C">
        <w:rPr>
          <w:rFonts w:ascii="Tahoma" w:hAnsi="Tahoma" w:cs="Tahoma"/>
          <w:sz w:val="18"/>
          <w:szCs w:val="18"/>
        </w:rPr>
        <w:t>em</w:t>
      </w:r>
      <w:r w:rsidRPr="0089680C">
        <w:rPr>
          <w:rFonts w:ascii="Tahoma" w:hAnsi="Tahoma" w:cs="Tahoma"/>
          <w:spacing w:val="-17"/>
          <w:sz w:val="18"/>
          <w:szCs w:val="18"/>
        </w:rPr>
        <w:t xml:space="preserve"> </w:t>
      </w:r>
      <w:r w:rsidRPr="0089680C">
        <w:rPr>
          <w:rFonts w:ascii="Tahoma" w:hAnsi="Tahoma" w:cs="Tahoma"/>
          <w:sz w:val="18"/>
          <w:szCs w:val="18"/>
        </w:rPr>
        <w:t>relação</w:t>
      </w:r>
      <w:r w:rsidRPr="0089680C">
        <w:rPr>
          <w:rFonts w:ascii="Tahoma" w:hAnsi="Tahoma" w:cs="Tahoma"/>
          <w:spacing w:val="-17"/>
          <w:sz w:val="18"/>
          <w:szCs w:val="18"/>
        </w:rPr>
        <w:t xml:space="preserve"> </w:t>
      </w:r>
      <w:r w:rsidRPr="0089680C">
        <w:rPr>
          <w:rFonts w:ascii="Tahoma" w:hAnsi="Tahoma" w:cs="Tahoma"/>
          <w:sz w:val="18"/>
          <w:szCs w:val="18"/>
        </w:rPr>
        <w:t>às</w:t>
      </w:r>
      <w:r w:rsidRPr="0089680C">
        <w:rPr>
          <w:rFonts w:ascii="Tahoma" w:hAnsi="Tahoma" w:cs="Tahoma"/>
          <w:spacing w:val="-17"/>
          <w:sz w:val="18"/>
          <w:szCs w:val="18"/>
        </w:rPr>
        <w:t xml:space="preserve"> </w:t>
      </w:r>
      <w:r w:rsidRPr="0089680C">
        <w:rPr>
          <w:rFonts w:ascii="Tahoma" w:hAnsi="Tahoma" w:cs="Tahoma"/>
          <w:sz w:val="18"/>
          <w:szCs w:val="18"/>
        </w:rPr>
        <w:t>obrigações,</w:t>
      </w:r>
      <w:r w:rsidRPr="0089680C">
        <w:rPr>
          <w:rFonts w:ascii="Tahoma" w:hAnsi="Tahoma" w:cs="Tahoma"/>
          <w:spacing w:val="-17"/>
          <w:sz w:val="18"/>
          <w:szCs w:val="18"/>
        </w:rPr>
        <w:t xml:space="preserve"> </w:t>
      </w:r>
      <w:r w:rsidRPr="0089680C">
        <w:rPr>
          <w:rFonts w:ascii="Tahoma" w:hAnsi="Tahoma" w:cs="Tahoma"/>
          <w:sz w:val="18"/>
          <w:szCs w:val="18"/>
        </w:rPr>
        <w:t>a</w:t>
      </w:r>
      <w:r w:rsidRPr="0089680C">
        <w:rPr>
          <w:rFonts w:ascii="Tahoma" w:hAnsi="Tahoma" w:cs="Tahoma"/>
          <w:spacing w:val="-13"/>
          <w:sz w:val="18"/>
          <w:szCs w:val="18"/>
        </w:rPr>
        <w:t xml:space="preserve"> </w:t>
      </w:r>
      <w:r w:rsidRPr="0089680C">
        <w:rPr>
          <w:rFonts w:ascii="Tahoma" w:hAnsi="Tahoma" w:cs="Tahoma"/>
          <w:sz w:val="18"/>
          <w:szCs w:val="18"/>
        </w:rPr>
        <w:t>Contratada receberá</w:t>
      </w:r>
      <w:r w:rsidRPr="0089680C">
        <w:rPr>
          <w:rFonts w:ascii="Tahoma" w:hAnsi="Tahoma" w:cs="Tahoma"/>
          <w:spacing w:val="-19"/>
          <w:sz w:val="18"/>
          <w:szCs w:val="18"/>
        </w:rPr>
        <w:t xml:space="preserve"> </w:t>
      </w:r>
      <w:r w:rsidRPr="0089680C">
        <w:rPr>
          <w:rFonts w:ascii="Tahoma" w:hAnsi="Tahoma" w:cs="Tahoma"/>
          <w:sz w:val="18"/>
          <w:szCs w:val="18"/>
        </w:rPr>
        <w:t>a</w:t>
      </w:r>
      <w:r w:rsidRPr="0089680C">
        <w:rPr>
          <w:rFonts w:ascii="Tahoma" w:hAnsi="Tahoma" w:cs="Tahoma"/>
          <w:spacing w:val="-16"/>
          <w:sz w:val="18"/>
          <w:szCs w:val="18"/>
        </w:rPr>
        <w:t xml:space="preserve"> </w:t>
      </w:r>
      <w:r w:rsidRPr="0089680C">
        <w:rPr>
          <w:rFonts w:ascii="Tahoma" w:hAnsi="Tahoma" w:cs="Tahoma"/>
          <w:sz w:val="18"/>
          <w:szCs w:val="18"/>
        </w:rPr>
        <w:t>pontuação por infração correspondente, para efeito de atribuição das sanções</w:t>
      </w:r>
      <w:r w:rsidRPr="0089680C">
        <w:rPr>
          <w:rFonts w:ascii="Tahoma" w:hAnsi="Tahoma" w:cs="Tahoma"/>
          <w:spacing w:val="-12"/>
          <w:sz w:val="18"/>
          <w:szCs w:val="18"/>
        </w:rPr>
        <w:t xml:space="preserve"> </w:t>
      </w:r>
      <w:r w:rsidRPr="0089680C">
        <w:rPr>
          <w:rFonts w:ascii="Tahoma" w:hAnsi="Tahoma" w:cs="Tahoma"/>
          <w:sz w:val="18"/>
          <w:szCs w:val="18"/>
        </w:rPr>
        <w:t>previstas.</w:t>
      </w:r>
    </w:p>
    <w:p w14:paraId="4016C345" w14:textId="4B09717A" w:rsidR="00E57133" w:rsidRPr="0089680C" w:rsidRDefault="00E57133" w:rsidP="00EC4D20">
      <w:pPr>
        <w:pStyle w:val="PargrafodaLista"/>
        <w:widowControl w:val="0"/>
        <w:numPr>
          <w:ilvl w:val="1"/>
          <w:numId w:val="34"/>
        </w:numPr>
        <w:tabs>
          <w:tab w:val="left" w:pos="709"/>
          <w:tab w:val="left" w:pos="1246"/>
        </w:tabs>
        <w:autoSpaceDE w:val="0"/>
        <w:autoSpaceDN w:val="0"/>
        <w:spacing w:after="120" w:line="360" w:lineRule="auto"/>
        <w:ind w:left="709" w:right="-1" w:hanging="709"/>
        <w:jc w:val="both"/>
        <w:rPr>
          <w:rFonts w:ascii="Tahoma" w:hAnsi="Tahoma" w:cs="Tahoma"/>
          <w:sz w:val="18"/>
          <w:szCs w:val="18"/>
        </w:rPr>
      </w:pPr>
      <w:r w:rsidRPr="0089680C">
        <w:rPr>
          <w:rFonts w:ascii="Tahoma" w:hAnsi="Tahoma" w:cs="Tahoma"/>
          <w:sz w:val="18"/>
          <w:szCs w:val="18"/>
        </w:rPr>
        <w:t>A penalização será descontada no faturamento seguinte à</w:t>
      </w:r>
      <w:r w:rsidRPr="0089680C">
        <w:rPr>
          <w:rFonts w:ascii="Tahoma" w:hAnsi="Tahoma" w:cs="Tahoma"/>
          <w:spacing w:val="-18"/>
          <w:sz w:val="18"/>
          <w:szCs w:val="18"/>
        </w:rPr>
        <w:t xml:space="preserve"> </w:t>
      </w:r>
      <w:r w:rsidRPr="0089680C">
        <w:rPr>
          <w:rFonts w:ascii="Tahoma" w:hAnsi="Tahoma" w:cs="Tahoma"/>
          <w:sz w:val="18"/>
          <w:szCs w:val="18"/>
        </w:rPr>
        <w:t>apuração ou imediatamente à conclusão do processo de penalização, o que vier primeiro.</w:t>
      </w:r>
    </w:p>
    <w:p w14:paraId="444E0B34" w14:textId="0C286A18" w:rsidR="00E57133" w:rsidRPr="00780CF3" w:rsidRDefault="00E57133" w:rsidP="00EC4D20">
      <w:pPr>
        <w:pStyle w:val="PargrafodaLista"/>
        <w:widowControl w:val="0"/>
        <w:numPr>
          <w:ilvl w:val="1"/>
          <w:numId w:val="34"/>
        </w:numPr>
        <w:tabs>
          <w:tab w:val="left" w:pos="709"/>
          <w:tab w:val="left" w:pos="1530"/>
        </w:tabs>
        <w:autoSpaceDE w:val="0"/>
        <w:autoSpaceDN w:val="0"/>
        <w:spacing w:after="120" w:line="360" w:lineRule="auto"/>
        <w:ind w:left="709" w:right="-1" w:hanging="709"/>
        <w:jc w:val="both"/>
        <w:rPr>
          <w:rFonts w:ascii="Tahoma" w:hAnsi="Tahoma" w:cs="Tahoma"/>
          <w:sz w:val="18"/>
          <w:szCs w:val="18"/>
        </w:rPr>
      </w:pPr>
      <w:r w:rsidRPr="00780CF3">
        <w:rPr>
          <w:rFonts w:ascii="Tahoma" w:hAnsi="Tahoma" w:cs="Tahoma"/>
          <w:sz w:val="18"/>
          <w:szCs w:val="18"/>
        </w:rPr>
        <w:t xml:space="preserve">Constatando </w:t>
      </w:r>
      <w:r w:rsidR="004939C1">
        <w:rPr>
          <w:rFonts w:ascii="Tahoma" w:hAnsi="Tahoma" w:cs="Tahoma"/>
          <w:sz w:val="18"/>
          <w:szCs w:val="18"/>
        </w:rPr>
        <w:t>a Finep</w:t>
      </w:r>
      <w:r w:rsidRPr="00780CF3">
        <w:rPr>
          <w:rFonts w:ascii="Tahoma" w:hAnsi="Tahoma" w:cs="Tahoma"/>
          <w:sz w:val="18"/>
          <w:szCs w:val="18"/>
        </w:rPr>
        <w:t xml:space="preserve"> que o desempenho da Contratada se tornou precário, atingindo-se um total de </w:t>
      </w:r>
      <w:r w:rsidRPr="00E57133">
        <w:rPr>
          <w:rFonts w:ascii="Tahoma" w:hAnsi="Tahoma" w:cs="Tahoma"/>
          <w:color w:val="FF0000"/>
          <w:sz w:val="18"/>
          <w:szCs w:val="18"/>
          <w:highlight w:val="lightGray"/>
        </w:rPr>
        <w:t>XX</w:t>
      </w:r>
      <w:r w:rsidRPr="00780CF3">
        <w:rPr>
          <w:rFonts w:ascii="Tahoma" w:hAnsi="Tahoma" w:cs="Tahoma"/>
          <w:sz w:val="18"/>
          <w:szCs w:val="18"/>
        </w:rPr>
        <w:t xml:space="preserve"> pontos </w:t>
      </w:r>
      <w:r>
        <w:rPr>
          <w:rFonts w:ascii="Tahoma" w:hAnsi="Tahoma" w:cs="Tahoma"/>
          <w:sz w:val="18"/>
          <w:szCs w:val="18"/>
        </w:rPr>
        <w:t xml:space="preserve">ou </w:t>
      </w:r>
      <w:r w:rsidRPr="00E57133">
        <w:rPr>
          <w:rFonts w:ascii="Tahoma" w:hAnsi="Tahoma" w:cs="Tahoma"/>
          <w:color w:val="FF0000"/>
          <w:sz w:val="18"/>
          <w:szCs w:val="18"/>
          <w:highlight w:val="lightGray"/>
        </w:rPr>
        <w:t>Y</w:t>
      </w:r>
      <w:r>
        <w:rPr>
          <w:rFonts w:ascii="Tahoma" w:hAnsi="Tahoma" w:cs="Tahoma"/>
          <w:sz w:val="18"/>
          <w:szCs w:val="18"/>
        </w:rPr>
        <w:t xml:space="preserve"> “advertências” </w:t>
      </w:r>
      <w:r w:rsidRPr="00780CF3">
        <w:rPr>
          <w:rFonts w:ascii="Tahoma" w:hAnsi="Tahoma" w:cs="Tahoma"/>
          <w:sz w:val="18"/>
          <w:szCs w:val="18"/>
        </w:rPr>
        <w:t xml:space="preserve">nos últimos </w:t>
      </w:r>
      <w:r w:rsidR="004939C1" w:rsidRPr="004939C1">
        <w:rPr>
          <w:rFonts w:ascii="Tahoma" w:hAnsi="Tahoma" w:cs="Tahoma"/>
          <w:color w:val="FF0000"/>
          <w:sz w:val="18"/>
          <w:szCs w:val="18"/>
          <w:highlight w:val="lightGray"/>
        </w:rPr>
        <w:t>XX</w:t>
      </w:r>
      <w:r w:rsidRPr="00780CF3">
        <w:rPr>
          <w:rFonts w:ascii="Tahoma" w:hAnsi="Tahoma" w:cs="Tahoma"/>
          <w:sz w:val="18"/>
          <w:szCs w:val="18"/>
        </w:rPr>
        <w:t xml:space="preserve"> meses, com base no critério vigente, a Finep poderá iniciar</w:t>
      </w:r>
      <w:r>
        <w:rPr>
          <w:rFonts w:ascii="Tahoma" w:hAnsi="Tahoma" w:cs="Tahoma"/>
          <w:sz w:val="18"/>
          <w:szCs w:val="18"/>
        </w:rPr>
        <w:t xml:space="preserve"> unilateralmente</w:t>
      </w:r>
      <w:r w:rsidRPr="00780CF3">
        <w:rPr>
          <w:rFonts w:ascii="Tahoma" w:hAnsi="Tahoma" w:cs="Tahoma"/>
          <w:sz w:val="18"/>
          <w:szCs w:val="18"/>
        </w:rPr>
        <w:t xml:space="preserve"> o procedimento de rescisão</w:t>
      </w:r>
      <w:r w:rsidRPr="00780CF3">
        <w:rPr>
          <w:rFonts w:ascii="Tahoma" w:hAnsi="Tahoma" w:cs="Tahoma"/>
          <w:spacing w:val="-2"/>
          <w:sz w:val="18"/>
          <w:szCs w:val="18"/>
        </w:rPr>
        <w:t xml:space="preserve"> </w:t>
      </w:r>
      <w:r>
        <w:rPr>
          <w:rFonts w:ascii="Tahoma" w:hAnsi="Tahoma" w:cs="Tahoma"/>
          <w:sz w:val="18"/>
          <w:szCs w:val="18"/>
        </w:rPr>
        <w:t>contratual, sem direito a quaisquer ressarcimentos à Contratada.</w:t>
      </w:r>
    </w:p>
    <w:p w14:paraId="75213D37" w14:textId="413BF361" w:rsidR="00E57133" w:rsidRDefault="00E57133" w:rsidP="00EC4D20">
      <w:pPr>
        <w:pStyle w:val="PargrafodaLista"/>
        <w:widowControl w:val="0"/>
        <w:numPr>
          <w:ilvl w:val="1"/>
          <w:numId w:val="34"/>
        </w:numPr>
        <w:tabs>
          <w:tab w:val="left" w:pos="709"/>
          <w:tab w:val="left" w:pos="1530"/>
        </w:tabs>
        <w:autoSpaceDE w:val="0"/>
        <w:autoSpaceDN w:val="0"/>
        <w:spacing w:after="120" w:line="360" w:lineRule="auto"/>
        <w:ind w:left="709" w:right="-1" w:hanging="709"/>
        <w:jc w:val="both"/>
        <w:rPr>
          <w:rFonts w:ascii="Tahoma" w:hAnsi="Tahoma" w:cs="Tahoma"/>
          <w:sz w:val="18"/>
          <w:szCs w:val="18"/>
        </w:rPr>
      </w:pPr>
      <w:r w:rsidRPr="00FA2069">
        <w:rPr>
          <w:rFonts w:ascii="Tahoma" w:hAnsi="Tahoma" w:cs="Tahoma"/>
          <w:sz w:val="18"/>
          <w:szCs w:val="18"/>
        </w:rPr>
        <w:t>No caso de rescisão contratual por culpa, no caso de descumprimento total das obrigações ou ato que enseje reparação de danos, perdas ou</w:t>
      </w:r>
      <w:r w:rsidRPr="00FA2069">
        <w:rPr>
          <w:rFonts w:ascii="Tahoma" w:hAnsi="Tahoma" w:cs="Tahoma"/>
          <w:spacing w:val="-6"/>
          <w:sz w:val="18"/>
          <w:szCs w:val="18"/>
        </w:rPr>
        <w:t xml:space="preserve"> </w:t>
      </w:r>
      <w:r w:rsidRPr="00FA2069">
        <w:rPr>
          <w:rFonts w:ascii="Tahoma" w:hAnsi="Tahoma" w:cs="Tahoma"/>
          <w:sz w:val="18"/>
          <w:szCs w:val="18"/>
        </w:rPr>
        <w:t>prejuízos pela Contratada</w:t>
      </w:r>
      <w:r w:rsidR="004939C1">
        <w:rPr>
          <w:rFonts w:ascii="Tahoma" w:hAnsi="Tahoma" w:cs="Tahoma"/>
          <w:sz w:val="18"/>
          <w:szCs w:val="18"/>
        </w:rPr>
        <w:t>,</w:t>
      </w:r>
      <w:r w:rsidR="00FA2069" w:rsidRPr="00FA2069">
        <w:rPr>
          <w:rFonts w:ascii="Tahoma" w:hAnsi="Tahoma" w:cs="Tahoma"/>
          <w:sz w:val="18"/>
          <w:szCs w:val="18"/>
        </w:rPr>
        <w:t xml:space="preserve"> a</w:t>
      </w:r>
      <w:r w:rsidRPr="00FA2069">
        <w:rPr>
          <w:rFonts w:ascii="Tahoma" w:hAnsi="Tahoma" w:cs="Tahoma"/>
          <w:sz w:val="18"/>
          <w:szCs w:val="18"/>
        </w:rPr>
        <w:t xml:space="preserve"> Finep poderá cobrar da Contratada multa compensatória de até 50% (cinquenta por cento) calculada sobre o valor total dos últimos </w:t>
      </w:r>
      <w:r w:rsidR="004939C1" w:rsidRPr="004939C1">
        <w:rPr>
          <w:rFonts w:ascii="Tahoma" w:hAnsi="Tahoma" w:cs="Tahoma"/>
          <w:color w:val="FF0000"/>
          <w:sz w:val="18"/>
          <w:szCs w:val="18"/>
          <w:highlight w:val="lightGray"/>
        </w:rPr>
        <w:t>XX</w:t>
      </w:r>
      <w:r w:rsidRPr="00FA2069">
        <w:rPr>
          <w:rFonts w:ascii="Tahoma" w:hAnsi="Tahoma" w:cs="Tahoma"/>
          <w:sz w:val="18"/>
          <w:szCs w:val="18"/>
        </w:rPr>
        <w:t xml:space="preserve"> (</w:t>
      </w:r>
      <w:r w:rsidR="004939C1" w:rsidRPr="004939C1">
        <w:rPr>
          <w:rFonts w:ascii="Tahoma" w:hAnsi="Tahoma" w:cs="Tahoma"/>
          <w:color w:val="FF0000"/>
          <w:sz w:val="18"/>
          <w:szCs w:val="18"/>
          <w:highlight w:val="lightGray"/>
        </w:rPr>
        <w:t>XXXX</w:t>
      </w:r>
      <w:r w:rsidRPr="00FA2069">
        <w:rPr>
          <w:rFonts w:ascii="Tahoma" w:hAnsi="Tahoma" w:cs="Tahoma"/>
          <w:sz w:val="18"/>
          <w:szCs w:val="18"/>
        </w:rPr>
        <w:t xml:space="preserve">) </w:t>
      </w:r>
      <w:r w:rsidRPr="00FA2069">
        <w:rPr>
          <w:rFonts w:ascii="Tahoma" w:hAnsi="Tahoma" w:cs="Tahoma"/>
          <w:sz w:val="18"/>
          <w:szCs w:val="18"/>
        </w:rPr>
        <w:lastRenderedPageBreak/>
        <w:t>faturamentos, após regular processo</w:t>
      </w:r>
      <w:r w:rsidRPr="00FA2069">
        <w:rPr>
          <w:rFonts w:ascii="Tahoma" w:hAnsi="Tahoma" w:cs="Tahoma"/>
          <w:spacing w:val="-35"/>
          <w:sz w:val="18"/>
          <w:szCs w:val="18"/>
        </w:rPr>
        <w:t xml:space="preserve"> </w:t>
      </w:r>
      <w:r w:rsidRPr="00FA2069">
        <w:rPr>
          <w:rFonts w:ascii="Tahoma" w:hAnsi="Tahoma" w:cs="Tahoma"/>
          <w:sz w:val="18"/>
          <w:szCs w:val="18"/>
        </w:rPr>
        <w:t>administrativo.</w:t>
      </w:r>
    </w:p>
    <w:p w14:paraId="74B8EDC6" w14:textId="18C8422F" w:rsidR="00345207" w:rsidRPr="00345207" w:rsidRDefault="00345207" w:rsidP="00345207">
      <w:pPr>
        <w:widowControl w:val="0"/>
        <w:tabs>
          <w:tab w:val="left" w:pos="709"/>
          <w:tab w:val="left" w:pos="1530"/>
        </w:tabs>
        <w:autoSpaceDE w:val="0"/>
        <w:autoSpaceDN w:val="0"/>
        <w:spacing w:after="120" w:line="360" w:lineRule="auto"/>
        <w:ind w:right="-1"/>
        <w:jc w:val="both"/>
        <w:rPr>
          <w:rFonts w:ascii="Tahoma" w:hAnsi="Tahoma" w:cs="Tahoma"/>
          <w:sz w:val="18"/>
          <w:szCs w:val="18"/>
        </w:rPr>
      </w:pPr>
      <w:r>
        <w:rPr>
          <w:rFonts w:ascii="Tahoma" w:hAnsi="Tahoma" w:cs="Tahoma"/>
          <w:sz w:val="18"/>
          <w:szCs w:val="18"/>
        </w:rPr>
        <w:t>18.7.1.</w:t>
      </w:r>
      <w:r>
        <w:rPr>
          <w:rFonts w:ascii="Tahoma" w:hAnsi="Tahoma" w:cs="Tahoma"/>
          <w:sz w:val="18"/>
          <w:szCs w:val="18"/>
        </w:rPr>
        <w:tab/>
        <w:t>O v</w:t>
      </w:r>
      <w:r>
        <w:rPr>
          <w:rFonts w:ascii="Tahoma" w:hAnsi="Tahoma" w:cs="Tahoma"/>
          <w:color w:val="000000"/>
          <w:sz w:val="18"/>
          <w:szCs w:val="18"/>
        </w:rPr>
        <w:t xml:space="preserve">alor da multa </w:t>
      </w:r>
      <w:r w:rsidRPr="00345207">
        <w:rPr>
          <w:rFonts w:ascii="Tahoma" w:hAnsi="Tahoma" w:cs="Tahoma"/>
          <w:sz w:val="18"/>
          <w:szCs w:val="18"/>
        </w:rPr>
        <w:t xml:space="preserve">não </w:t>
      </w:r>
      <w:r>
        <w:rPr>
          <w:rFonts w:ascii="Tahoma" w:hAnsi="Tahoma" w:cs="Tahoma"/>
          <w:sz w:val="18"/>
          <w:szCs w:val="18"/>
        </w:rPr>
        <w:t>será</w:t>
      </w:r>
      <w:r w:rsidRPr="00345207">
        <w:rPr>
          <w:rFonts w:ascii="Tahoma" w:hAnsi="Tahoma" w:cs="Tahoma"/>
          <w:sz w:val="18"/>
          <w:szCs w:val="18"/>
        </w:rPr>
        <w:t xml:space="preserve"> superior a 10% (dez por cento) do valor do contrato</w:t>
      </w:r>
      <w:r>
        <w:rPr>
          <w:rFonts w:ascii="Tahoma" w:hAnsi="Tahoma" w:cs="Tahoma"/>
          <w:sz w:val="18"/>
          <w:szCs w:val="18"/>
        </w:rPr>
        <w:t>.</w:t>
      </w:r>
    </w:p>
    <w:p w14:paraId="17366C0F" w14:textId="6C12364A" w:rsidR="00E57133" w:rsidRPr="00345207" w:rsidRDefault="00345207" w:rsidP="00345207">
      <w:pPr>
        <w:widowControl w:val="0"/>
        <w:tabs>
          <w:tab w:val="left" w:pos="709"/>
        </w:tabs>
        <w:autoSpaceDE w:val="0"/>
        <w:autoSpaceDN w:val="0"/>
        <w:spacing w:after="120" w:line="360" w:lineRule="auto"/>
        <w:ind w:left="709" w:right="-1" w:hanging="709"/>
        <w:jc w:val="both"/>
        <w:rPr>
          <w:rFonts w:ascii="Tahoma" w:hAnsi="Tahoma" w:cs="Tahoma"/>
          <w:sz w:val="18"/>
          <w:szCs w:val="18"/>
        </w:rPr>
      </w:pPr>
      <w:r>
        <w:rPr>
          <w:rFonts w:ascii="Tahoma" w:hAnsi="Tahoma" w:cs="Tahoma"/>
          <w:sz w:val="18"/>
          <w:szCs w:val="18"/>
        </w:rPr>
        <w:t>18.7.2.</w:t>
      </w:r>
      <w:r>
        <w:rPr>
          <w:rFonts w:ascii="Tahoma" w:hAnsi="Tahoma" w:cs="Tahoma"/>
          <w:sz w:val="18"/>
          <w:szCs w:val="18"/>
        </w:rPr>
        <w:tab/>
      </w:r>
      <w:r w:rsidR="00E57133" w:rsidRPr="00345207">
        <w:rPr>
          <w:rFonts w:ascii="Tahoma" w:hAnsi="Tahoma" w:cs="Tahoma"/>
          <w:sz w:val="18"/>
          <w:szCs w:val="18"/>
        </w:rPr>
        <w:t>Caso o valor da multa não seja suficiente para reparar eventuais danos, perdas ou prejuízos causados, a Finep poderá cobrar da Contratada o montante</w:t>
      </w:r>
      <w:r w:rsidR="00E57133" w:rsidRPr="00345207">
        <w:rPr>
          <w:rFonts w:ascii="Tahoma" w:hAnsi="Tahoma" w:cs="Tahoma"/>
          <w:spacing w:val="-10"/>
          <w:sz w:val="18"/>
          <w:szCs w:val="18"/>
        </w:rPr>
        <w:t xml:space="preserve"> </w:t>
      </w:r>
      <w:r w:rsidR="00E57133" w:rsidRPr="00345207">
        <w:rPr>
          <w:rFonts w:ascii="Tahoma" w:hAnsi="Tahoma" w:cs="Tahoma"/>
          <w:sz w:val="18"/>
          <w:szCs w:val="18"/>
        </w:rPr>
        <w:t>excessivo.</w:t>
      </w:r>
    </w:p>
    <w:p w14:paraId="1DDC2AE2" w14:textId="7815DE44" w:rsidR="00E57133" w:rsidRPr="00345207" w:rsidRDefault="00345207" w:rsidP="00345207">
      <w:pPr>
        <w:widowControl w:val="0"/>
        <w:tabs>
          <w:tab w:val="left" w:pos="709"/>
        </w:tabs>
        <w:autoSpaceDE w:val="0"/>
        <w:autoSpaceDN w:val="0"/>
        <w:spacing w:after="120" w:line="360" w:lineRule="auto"/>
        <w:ind w:left="709" w:right="-1" w:hanging="709"/>
        <w:jc w:val="both"/>
        <w:rPr>
          <w:rFonts w:ascii="Tahoma" w:hAnsi="Tahoma" w:cs="Tahoma"/>
          <w:color w:val="000000"/>
          <w:sz w:val="18"/>
          <w:szCs w:val="18"/>
          <w:shd w:val="clear" w:color="auto" w:fill="FFFFFF"/>
        </w:rPr>
      </w:pPr>
      <w:r>
        <w:rPr>
          <w:rFonts w:ascii="Tahoma" w:hAnsi="Tahoma" w:cs="Tahoma"/>
          <w:sz w:val="18"/>
          <w:szCs w:val="18"/>
        </w:rPr>
        <w:t>18.7.3.</w:t>
      </w:r>
      <w:r>
        <w:rPr>
          <w:rFonts w:ascii="Tahoma" w:hAnsi="Tahoma" w:cs="Tahoma"/>
          <w:sz w:val="18"/>
          <w:szCs w:val="18"/>
        </w:rPr>
        <w:tab/>
      </w:r>
      <w:r w:rsidR="00E57133" w:rsidRPr="00345207">
        <w:rPr>
          <w:rFonts w:ascii="Tahoma" w:hAnsi="Tahoma" w:cs="Tahoma"/>
          <w:sz w:val="18"/>
          <w:szCs w:val="18"/>
        </w:rPr>
        <w:t>A Finep, em face da menor gravidade do fato</w:t>
      </w:r>
      <w:r w:rsidR="00E57133" w:rsidRPr="00345207">
        <w:rPr>
          <w:rFonts w:ascii="Tahoma" w:hAnsi="Tahoma" w:cs="Tahoma"/>
          <w:spacing w:val="-3"/>
          <w:sz w:val="18"/>
          <w:szCs w:val="18"/>
        </w:rPr>
        <w:t xml:space="preserve">, </w:t>
      </w:r>
      <w:r w:rsidR="00E57133" w:rsidRPr="00345207">
        <w:rPr>
          <w:rFonts w:ascii="Tahoma" w:hAnsi="Tahoma" w:cs="Tahoma"/>
          <w:sz w:val="18"/>
          <w:szCs w:val="18"/>
        </w:rPr>
        <w:t>definirá o percentual exato das multas a serem aplicadas, sendo resguardado o contraditório e a ampla defesa.</w:t>
      </w:r>
    </w:p>
    <w:p w14:paraId="2265D2C1" w14:textId="7F73EC26" w:rsidR="00E57133" w:rsidRPr="002C18F8" w:rsidRDefault="00E57133" w:rsidP="00EC4D20">
      <w:pPr>
        <w:pStyle w:val="PargrafodaLista"/>
        <w:widowControl w:val="0"/>
        <w:numPr>
          <w:ilvl w:val="1"/>
          <w:numId w:val="34"/>
        </w:numPr>
        <w:tabs>
          <w:tab w:val="left" w:pos="709"/>
        </w:tabs>
        <w:autoSpaceDE w:val="0"/>
        <w:autoSpaceDN w:val="0"/>
        <w:spacing w:after="120" w:line="360" w:lineRule="auto"/>
        <w:ind w:left="709" w:right="-1" w:hanging="709"/>
        <w:jc w:val="both"/>
        <w:rPr>
          <w:rFonts w:ascii="Tahoma" w:hAnsi="Tahoma" w:cs="Tahoma"/>
          <w:color w:val="000000"/>
          <w:sz w:val="18"/>
          <w:szCs w:val="18"/>
          <w:shd w:val="clear" w:color="auto" w:fill="FFFFFF"/>
        </w:rPr>
      </w:pPr>
      <w:r w:rsidRPr="002C18F8">
        <w:rPr>
          <w:rFonts w:ascii="Tahoma" w:hAnsi="Tahoma" w:cs="Tahoma"/>
          <w:color w:val="000000"/>
          <w:sz w:val="18"/>
          <w:szCs w:val="18"/>
          <w:shd w:val="clear" w:color="auto" w:fill="FFFFFF"/>
        </w:rPr>
        <w:t>A tabela de pontuação acumulada/glosa abaixo se refere ao percentual a ser descontado do faturamento dos serviços prestados pela Contratada em função do não cumprimento do IMR, sem prejuízo das demais penalidades constantes do contrato.</w:t>
      </w:r>
    </w:p>
    <w:p w14:paraId="375307DC" w14:textId="77777777" w:rsidR="00E57133" w:rsidRDefault="00E57133" w:rsidP="00BD44C2">
      <w:pPr>
        <w:pStyle w:val="TextoPargrafo"/>
        <w:tabs>
          <w:tab w:val="left" w:pos="0"/>
        </w:tabs>
        <w:spacing w:before="0" w:line="360" w:lineRule="auto"/>
        <w:ind w:left="709" w:right="-1" w:hanging="709"/>
        <w:rPr>
          <w:rFonts w:ascii="Tahoma" w:hAnsi="Tahoma" w:cs="Tahoma"/>
          <w:b/>
          <w:color w:val="000000"/>
          <w:sz w:val="18"/>
          <w:szCs w:val="18"/>
          <w:shd w:val="clear" w:color="auto" w:fill="FFFFFF"/>
        </w:rPr>
      </w:pPr>
    </w:p>
    <w:tbl>
      <w:tblPr>
        <w:tblW w:w="66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4649"/>
      </w:tblGrid>
      <w:tr w:rsidR="00E57133" w:rsidRPr="00D81E8C" w14:paraId="012D5579" w14:textId="77777777" w:rsidTr="00911C21">
        <w:trPr>
          <w:trHeight w:val="576"/>
          <w:jc w:val="center"/>
        </w:trPr>
        <w:tc>
          <w:tcPr>
            <w:tcW w:w="2013" w:type="dxa"/>
            <w:tcBorders>
              <w:top w:val="single" w:sz="4" w:space="0" w:color="auto"/>
              <w:left w:val="single" w:sz="4" w:space="0" w:color="auto"/>
              <w:bottom w:val="single" w:sz="4" w:space="0" w:color="auto"/>
              <w:right w:val="single" w:sz="4" w:space="0" w:color="auto"/>
            </w:tcBorders>
            <w:shd w:val="pct15" w:color="auto" w:fill="auto"/>
            <w:vAlign w:val="center"/>
            <w:hideMark/>
          </w:tcPr>
          <w:p w14:paraId="07616349" w14:textId="77777777" w:rsidR="00E57133" w:rsidRPr="00D81E8C" w:rsidRDefault="00E57133" w:rsidP="00911C21">
            <w:pPr>
              <w:spacing w:after="120" w:line="360" w:lineRule="auto"/>
              <w:jc w:val="center"/>
              <w:rPr>
                <w:rFonts w:ascii="Tahoma" w:eastAsia="Calibri" w:hAnsi="Tahoma" w:cs="Tahoma"/>
                <w:b/>
                <w:sz w:val="18"/>
                <w:szCs w:val="18"/>
              </w:rPr>
            </w:pPr>
            <w:r w:rsidRPr="00D81E8C">
              <w:rPr>
                <w:rFonts w:ascii="Tahoma" w:eastAsia="Calibri" w:hAnsi="Tahoma" w:cs="Tahoma"/>
                <w:b/>
                <w:sz w:val="18"/>
                <w:szCs w:val="18"/>
              </w:rPr>
              <w:t>PONTUAÇÃO ACUMULADA</w:t>
            </w:r>
          </w:p>
        </w:tc>
        <w:tc>
          <w:tcPr>
            <w:tcW w:w="4649" w:type="dxa"/>
            <w:tcBorders>
              <w:top w:val="single" w:sz="4" w:space="0" w:color="auto"/>
              <w:left w:val="single" w:sz="4" w:space="0" w:color="auto"/>
              <w:bottom w:val="single" w:sz="4" w:space="0" w:color="auto"/>
              <w:right w:val="single" w:sz="4" w:space="0" w:color="auto"/>
            </w:tcBorders>
            <w:shd w:val="pct15" w:color="auto" w:fill="auto"/>
            <w:vAlign w:val="center"/>
            <w:hideMark/>
          </w:tcPr>
          <w:p w14:paraId="3E2A8B43" w14:textId="77777777" w:rsidR="00E57133" w:rsidRPr="00D81E8C" w:rsidRDefault="00E57133" w:rsidP="00911C21">
            <w:pPr>
              <w:spacing w:after="120" w:line="360" w:lineRule="auto"/>
              <w:jc w:val="center"/>
              <w:rPr>
                <w:rFonts w:ascii="Tahoma" w:eastAsia="Calibri" w:hAnsi="Tahoma" w:cs="Tahoma"/>
                <w:b/>
                <w:sz w:val="18"/>
                <w:szCs w:val="18"/>
              </w:rPr>
            </w:pPr>
            <w:r w:rsidRPr="00D81E8C">
              <w:rPr>
                <w:rFonts w:ascii="Tahoma" w:eastAsia="Calibri" w:hAnsi="Tahoma" w:cs="Tahoma"/>
                <w:b/>
                <w:sz w:val="18"/>
                <w:szCs w:val="18"/>
              </w:rPr>
              <w:t>GLOSA</w:t>
            </w:r>
          </w:p>
        </w:tc>
      </w:tr>
      <w:tr w:rsidR="00E57133" w:rsidRPr="00D81E8C" w14:paraId="5CE8D1DB" w14:textId="77777777" w:rsidTr="00911C21">
        <w:trPr>
          <w:jc w:val="center"/>
        </w:trPr>
        <w:tc>
          <w:tcPr>
            <w:tcW w:w="2013" w:type="dxa"/>
            <w:tcBorders>
              <w:top w:val="single" w:sz="4" w:space="0" w:color="auto"/>
              <w:left w:val="single" w:sz="4" w:space="0" w:color="auto"/>
              <w:bottom w:val="single" w:sz="4" w:space="0" w:color="auto"/>
              <w:right w:val="single" w:sz="4" w:space="0" w:color="auto"/>
            </w:tcBorders>
            <w:vAlign w:val="center"/>
            <w:hideMark/>
          </w:tcPr>
          <w:p w14:paraId="4334A50D" w14:textId="77777777"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 2 pontos</w:t>
            </w:r>
          </w:p>
        </w:tc>
        <w:tc>
          <w:tcPr>
            <w:tcW w:w="4649" w:type="dxa"/>
            <w:tcBorders>
              <w:top w:val="single" w:sz="4" w:space="0" w:color="auto"/>
              <w:left w:val="single" w:sz="4" w:space="0" w:color="auto"/>
              <w:bottom w:val="single" w:sz="4" w:space="0" w:color="auto"/>
              <w:right w:val="single" w:sz="4" w:space="0" w:color="auto"/>
            </w:tcBorders>
            <w:vAlign w:val="center"/>
            <w:hideMark/>
          </w:tcPr>
          <w:p w14:paraId="55ACB000" w14:textId="77777777" w:rsidR="00E57133" w:rsidRPr="00D81E8C" w:rsidRDefault="00E57133" w:rsidP="00911C21">
            <w:pPr>
              <w:spacing w:after="120" w:line="360" w:lineRule="auto"/>
              <w:jc w:val="both"/>
              <w:rPr>
                <w:rFonts w:ascii="Tahoma" w:eastAsia="Calibri" w:hAnsi="Tahoma" w:cs="Tahoma"/>
                <w:sz w:val="18"/>
                <w:szCs w:val="18"/>
              </w:rPr>
            </w:pPr>
            <w:r w:rsidRPr="00D81E8C">
              <w:rPr>
                <w:rFonts w:ascii="Tahoma" w:eastAsia="Calibri" w:hAnsi="Tahoma" w:cs="Tahoma"/>
                <w:sz w:val="18"/>
                <w:szCs w:val="18"/>
              </w:rPr>
              <w:t>Não há glosa, apenas advertência.</w:t>
            </w:r>
          </w:p>
        </w:tc>
      </w:tr>
      <w:tr w:rsidR="00E57133" w:rsidRPr="00D81E8C" w14:paraId="5583AA7F" w14:textId="77777777" w:rsidTr="00911C21">
        <w:trPr>
          <w:jc w:val="center"/>
        </w:trPr>
        <w:tc>
          <w:tcPr>
            <w:tcW w:w="2013" w:type="dxa"/>
            <w:tcBorders>
              <w:top w:val="single" w:sz="4" w:space="0" w:color="auto"/>
              <w:left w:val="single" w:sz="4" w:space="0" w:color="auto"/>
              <w:bottom w:val="single" w:sz="4" w:space="0" w:color="auto"/>
              <w:right w:val="single" w:sz="4" w:space="0" w:color="auto"/>
            </w:tcBorders>
            <w:vAlign w:val="center"/>
            <w:hideMark/>
          </w:tcPr>
          <w:p w14:paraId="6AC7A0F0" w14:textId="77777777"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2 &lt; pontos ≤ 4</w:t>
            </w:r>
          </w:p>
        </w:tc>
        <w:tc>
          <w:tcPr>
            <w:tcW w:w="4649" w:type="dxa"/>
            <w:tcBorders>
              <w:top w:val="single" w:sz="4" w:space="0" w:color="auto"/>
              <w:left w:val="single" w:sz="4" w:space="0" w:color="auto"/>
              <w:bottom w:val="single" w:sz="4" w:space="0" w:color="auto"/>
              <w:right w:val="single" w:sz="4" w:space="0" w:color="auto"/>
            </w:tcBorders>
            <w:vAlign w:val="center"/>
            <w:hideMark/>
          </w:tcPr>
          <w:p w14:paraId="077603FD" w14:textId="77777777" w:rsidR="00E57133" w:rsidRPr="00D81E8C" w:rsidRDefault="00E57133" w:rsidP="00911C21">
            <w:pPr>
              <w:spacing w:after="120" w:line="360" w:lineRule="auto"/>
              <w:jc w:val="both"/>
              <w:rPr>
                <w:rFonts w:ascii="Tahoma" w:eastAsia="Calibri" w:hAnsi="Tahoma" w:cs="Tahoma"/>
                <w:sz w:val="18"/>
                <w:szCs w:val="18"/>
              </w:rPr>
            </w:pPr>
            <w:r w:rsidRPr="00D81E8C">
              <w:rPr>
                <w:rFonts w:ascii="Tahoma" w:eastAsia="Calibri" w:hAnsi="Tahoma" w:cs="Tahoma"/>
                <w:sz w:val="18"/>
                <w:szCs w:val="18"/>
              </w:rPr>
              <w:t xml:space="preserve">Glosa correspondente a </w:t>
            </w:r>
            <w:r w:rsidRPr="00E57133">
              <w:rPr>
                <w:rFonts w:ascii="Tahoma" w:eastAsia="Calibri" w:hAnsi="Tahoma" w:cs="Tahoma"/>
                <w:color w:val="FF0000"/>
                <w:sz w:val="18"/>
                <w:szCs w:val="18"/>
                <w:highlight w:val="lightGray"/>
              </w:rPr>
              <w:t>X</w:t>
            </w:r>
            <w:r w:rsidRPr="00D81E8C">
              <w:rPr>
                <w:rFonts w:ascii="Tahoma" w:eastAsia="Calibri" w:hAnsi="Tahoma" w:cs="Tahoma"/>
                <w:sz w:val="18"/>
                <w:szCs w:val="18"/>
              </w:rPr>
              <w:t>% do valor faturado.</w:t>
            </w:r>
          </w:p>
        </w:tc>
      </w:tr>
      <w:tr w:rsidR="00E57133" w:rsidRPr="00D81E8C" w14:paraId="04ECBEC6" w14:textId="77777777" w:rsidTr="00911C21">
        <w:trPr>
          <w:jc w:val="center"/>
        </w:trPr>
        <w:tc>
          <w:tcPr>
            <w:tcW w:w="2013" w:type="dxa"/>
            <w:vAlign w:val="center"/>
            <w:hideMark/>
          </w:tcPr>
          <w:p w14:paraId="37309CB5" w14:textId="77777777"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4 &lt; pontos ≤ ...</w:t>
            </w:r>
          </w:p>
        </w:tc>
        <w:tc>
          <w:tcPr>
            <w:tcW w:w="4649" w:type="dxa"/>
            <w:vAlign w:val="center"/>
            <w:hideMark/>
          </w:tcPr>
          <w:p w14:paraId="5EF8AC09" w14:textId="77777777" w:rsidR="00E57133" w:rsidRPr="00D81E8C" w:rsidRDefault="00E57133" w:rsidP="00911C21">
            <w:pPr>
              <w:spacing w:after="120" w:line="360" w:lineRule="auto"/>
              <w:jc w:val="both"/>
              <w:rPr>
                <w:rFonts w:ascii="Tahoma" w:eastAsia="Calibri" w:hAnsi="Tahoma" w:cs="Tahoma"/>
                <w:sz w:val="18"/>
                <w:szCs w:val="18"/>
              </w:rPr>
            </w:pPr>
            <w:r w:rsidRPr="00D81E8C">
              <w:rPr>
                <w:rFonts w:ascii="Tahoma" w:eastAsia="Calibri" w:hAnsi="Tahoma" w:cs="Tahoma"/>
                <w:sz w:val="18"/>
                <w:szCs w:val="18"/>
              </w:rPr>
              <w:t>...</w:t>
            </w:r>
          </w:p>
        </w:tc>
      </w:tr>
      <w:tr w:rsidR="00E57133" w:rsidRPr="00D81E8C" w14:paraId="2CFC0187" w14:textId="77777777" w:rsidTr="00911C21">
        <w:trPr>
          <w:jc w:val="center"/>
        </w:trPr>
        <w:tc>
          <w:tcPr>
            <w:tcW w:w="2013" w:type="dxa"/>
            <w:vAlign w:val="center"/>
          </w:tcPr>
          <w:p w14:paraId="095F5BD1" w14:textId="0BA86D51" w:rsidR="00E57133" w:rsidRPr="00D81E8C" w:rsidRDefault="00E57133" w:rsidP="00911C21">
            <w:pPr>
              <w:spacing w:after="120" w:line="360" w:lineRule="auto"/>
              <w:jc w:val="center"/>
              <w:rPr>
                <w:rFonts w:ascii="Tahoma" w:eastAsia="Calibri" w:hAnsi="Tahoma" w:cs="Tahoma"/>
                <w:sz w:val="18"/>
                <w:szCs w:val="18"/>
              </w:rPr>
            </w:pPr>
            <w:r w:rsidRPr="00D81E8C">
              <w:rPr>
                <w:rFonts w:ascii="Tahoma" w:eastAsia="Calibri" w:hAnsi="Tahoma" w:cs="Tahoma"/>
                <w:sz w:val="18"/>
                <w:szCs w:val="18"/>
              </w:rPr>
              <w:t xml:space="preserve">Pontos </w:t>
            </w:r>
            <w:r w:rsidR="00982551">
              <w:rPr>
                <w:rFonts w:ascii="Tahoma" w:hAnsi="Tahoma" w:cs="Tahoma"/>
                <w:color w:val="222222"/>
                <w:sz w:val="18"/>
                <w:szCs w:val="18"/>
                <w:shd w:val="clear" w:color="auto" w:fill="FFFFFF"/>
              </w:rPr>
              <w:t>&gt;</w:t>
            </w:r>
            <w:r w:rsidR="00982551" w:rsidRPr="00D81E8C">
              <w:rPr>
                <w:rFonts w:ascii="Tahoma" w:hAnsi="Tahoma" w:cs="Tahoma"/>
                <w:color w:val="222222"/>
                <w:sz w:val="18"/>
                <w:szCs w:val="18"/>
                <w:shd w:val="clear" w:color="auto" w:fill="FFFFFF"/>
              </w:rPr>
              <w:t xml:space="preserve"> </w:t>
            </w:r>
            <w:r w:rsidRPr="00E57133">
              <w:rPr>
                <w:rFonts w:ascii="Tahoma" w:hAnsi="Tahoma" w:cs="Tahoma"/>
                <w:color w:val="FF0000"/>
                <w:sz w:val="18"/>
                <w:szCs w:val="18"/>
                <w:highlight w:val="lightGray"/>
                <w:shd w:val="clear" w:color="auto" w:fill="FFFFFF"/>
              </w:rPr>
              <w:t>X</w:t>
            </w:r>
          </w:p>
        </w:tc>
        <w:tc>
          <w:tcPr>
            <w:tcW w:w="4649" w:type="dxa"/>
            <w:vAlign w:val="center"/>
          </w:tcPr>
          <w:p w14:paraId="2A522902" w14:textId="77777777" w:rsidR="00E57133" w:rsidRPr="00D81E8C" w:rsidRDefault="00E57133" w:rsidP="00911C21">
            <w:pPr>
              <w:spacing w:after="120" w:line="360" w:lineRule="auto"/>
              <w:jc w:val="both"/>
              <w:rPr>
                <w:rFonts w:ascii="Tahoma" w:eastAsia="Calibri" w:hAnsi="Tahoma" w:cs="Tahoma"/>
                <w:sz w:val="18"/>
                <w:szCs w:val="18"/>
              </w:rPr>
            </w:pPr>
            <w:r w:rsidRPr="00D81E8C">
              <w:rPr>
                <w:rFonts w:ascii="Tahoma" w:eastAsia="Calibri" w:hAnsi="Tahoma" w:cs="Tahoma"/>
                <w:color w:val="000000"/>
                <w:sz w:val="18"/>
                <w:szCs w:val="18"/>
              </w:rPr>
              <w:t xml:space="preserve">Glosa correspondente a </w:t>
            </w:r>
            <w:r w:rsidRPr="00E57133">
              <w:rPr>
                <w:rFonts w:ascii="Tahoma" w:eastAsia="Calibri" w:hAnsi="Tahoma" w:cs="Tahoma"/>
                <w:color w:val="FF0000"/>
                <w:sz w:val="18"/>
                <w:szCs w:val="18"/>
                <w:highlight w:val="lightGray"/>
              </w:rPr>
              <w:t>Y</w:t>
            </w:r>
            <w:r w:rsidRPr="00D81E8C">
              <w:rPr>
                <w:rFonts w:ascii="Tahoma" w:eastAsia="Calibri" w:hAnsi="Tahoma" w:cs="Tahoma"/>
                <w:color w:val="000000"/>
                <w:sz w:val="18"/>
                <w:szCs w:val="18"/>
              </w:rPr>
              <w:t xml:space="preserve">% do valor faturado, acrescido de </w:t>
            </w:r>
            <w:r w:rsidRPr="00E57133">
              <w:rPr>
                <w:rFonts w:ascii="Tahoma" w:eastAsia="Calibri" w:hAnsi="Tahoma" w:cs="Tahoma"/>
                <w:color w:val="FF0000"/>
                <w:sz w:val="18"/>
                <w:szCs w:val="18"/>
                <w:highlight w:val="lightGray"/>
              </w:rPr>
              <w:t>Z</w:t>
            </w:r>
            <w:r w:rsidRPr="00D81E8C">
              <w:rPr>
                <w:rFonts w:ascii="Tahoma" w:eastAsia="Calibri" w:hAnsi="Tahoma" w:cs="Tahoma"/>
                <w:color w:val="000000"/>
                <w:sz w:val="18"/>
                <w:szCs w:val="18"/>
              </w:rPr>
              <w:t>% para cada ponto extra.</w:t>
            </w:r>
          </w:p>
        </w:tc>
      </w:tr>
    </w:tbl>
    <w:p w14:paraId="5AD35CAD" w14:textId="77777777" w:rsidR="00E57133" w:rsidRDefault="00E57133" w:rsidP="00E57133">
      <w:pPr>
        <w:pStyle w:val="TextoPargrafo"/>
        <w:tabs>
          <w:tab w:val="left" w:pos="0"/>
        </w:tabs>
        <w:spacing w:before="0" w:line="360" w:lineRule="auto"/>
        <w:ind w:right="-1" w:firstLine="0"/>
        <w:rPr>
          <w:rFonts w:ascii="Tahoma" w:hAnsi="Tahoma" w:cs="Tahoma"/>
          <w:snapToGrid/>
          <w:kern w:val="0"/>
          <w:sz w:val="18"/>
          <w:szCs w:val="18"/>
        </w:rPr>
      </w:pPr>
    </w:p>
    <w:p w14:paraId="1EEB9540" w14:textId="77777777" w:rsidR="00A00C6B" w:rsidRPr="00D81E8C" w:rsidRDefault="00A00C6B" w:rsidP="00BD44C2">
      <w:pPr>
        <w:pStyle w:val="TextoPargrafo"/>
        <w:tabs>
          <w:tab w:val="left" w:pos="709"/>
        </w:tabs>
        <w:spacing w:before="0" w:line="360" w:lineRule="auto"/>
        <w:ind w:left="709" w:hanging="709"/>
        <w:rPr>
          <w:rFonts w:ascii="Tahoma" w:hAnsi="Tahoma" w:cs="Tahoma"/>
          <w:sz w:val="18"/>
          <w:szCs w:val="18"/>
        </w:rPr>
      </w:pPr>
    </w:p>
    <w:p w14:paraId="4EC97D1C" w14:textId="77777777" w:rsidR="00A00C6B" w:rsidRPr="00D81E8C" w:rsidRDefault="00A00C6B" w:rsidP="00EC4D20">
      <w:pPr>
        <w:pStyle w:val="TextoPargrafo"/>
        <w:numPr>
          <w:ilvl w:val="0"/>
          <w:numId w:val="34"/>
        </w:numPr>
        <w:tabs>
          <w:tab w:val="left" w:pos="709"/>
        </w:tabs>
        <w:spacing w:before="0" w:line="360" w:lineRule="auto"/>
        <w:ind w:left="709" w:hanging="709"/>
        <w:rPr>
          <w:rFonts w:ascii="Tahoma" w:hAnsi="Tahoma" w:cs="Tahoma"/>
          <w:sz w:val="18"/>
          <w:szCs w:val="18"/>
        </w:rPr>
      </w:pPr>
      <w:r w:rsidRPr="00D81E8C">
        <w:rPr>
          <w:rFonts w:ascii="Tahoma" w:hAnsi="Tahoma" w:cs="Tahoma"/>
          <w:b/>
          <w:sz w:val="18"/>
          <w:szCs w:val="18"/>
        </w:rPr>
        <w:t xml:space="preserve">DO ACOMPANHAMENTO E FISCALIZAÇÃO </w:t>
      </w:r>
    </w:p>
    <w:p w14:paraId="58A1AE87" w14:textId="66BD8CCB" w:rsidR="007A309B" w:rsidRPr="007A309B" w:rsidRDefault="00A00C6B" w:rsidP="00EC4D20">
      <w:pPr>
        <w:pStyle w:val="TextoPargrafo"/>
        <w:numPr>
          <w:ilvl w:val="1"/>
          <w:numId w:val="35"/>
        </w:numPr>
        <w:tabs>
          <w:tab w:val="left" w:pos="709"/>
        </w:tabs>
        <w:spacing w:before="0" w:line="360" w:lineRule="auto"/>
        <w:ind w:left="709" w:right="-1" w:hanging="709"/>
        <w:rPr>
          <w:rFonts w:ascii="Tahoma" w:hAnsi="Tahoma" w:cs="Tahoma"/>
          <w:sz w:val="18"/>
          <w:szCs w:val="18"/>
        </w:rPr>
      </w:pPr>
      <w:r w:rsidRPr="00D81E8C">
        <w:rPr>
          <w:rFonts w:ascii="Tahoma" w:hAnsi="Tahoma" w:cs="Tahoma"/>
          <w:color w:val="000000"/>
          <w:sz w:val="18"/>
          <w:szCs w:val="18"/>
          <w:shd w:val="clear" w:color="auto" w:fill="FFFFFF"/>
        </w:rPr>
        <w:t xml:space="preserve">O acompanhamento e a fiscalização da execução do contrato consistem na verificação da conformidade da prestação dos serviços, dos materiais, técnicas e equipamentos empregados, de forma a assegurar o perfeito cumprimento do </w:t>
      </w:r>
      <w:r w:rsidR="00C45BDF">
        <w:rPr>
          <w:rFonts w:ascii="Tahoma" w:hAnsi="Tahoma" w:cs="Tahoma"/>
          <w:color w:val="000000"/>
          <w:sz w:val="18"/>
          <w:szCs w:val="18"/>
          <w:shd w:val="clear" w:color="auto" w:fill="FFFFFF"/>
        </w:rPr>
        <w:t>objeto contratado</w:t>
      </w:r>
      <w:r w:rsidRPr="00D81E8C">
        <w:rPr>
          <w:rFonts w:ascii="Tahoma" w:hAnsi="Tahoma" w:cs="Tahoma"/>
          <w:color w:val="000000"/>
          <w:sz w:val="18"/>
          <w:szCs w:val="18"/>
          <w:shd w:val="clear" w:color="auto" w:fill="FFFFFF"/>
        </w:rPr>
        <w:t>, que serão exercidos por um ou mais representantes da Finep.</w:t>
      </w:r>
    </w:p>
    <w:p w14:paraId="58E23839" w14:textId="1DAE6D48" w:rsidR="007A309B" w:rsidRPr="007A309B" w:rsidRDefault="003879FE" w:rsidP="00EC4D20">
      <w:pPr>
        <w:pStyle w:val="TextoPargrafo"/>
        <w:numPr>
          <w:ilvl w:val="1"/>
          <w:numId w:val="35"/>
        </w:numPr>
        <w:tabs>
          <w:tab w:val="left" w:pos="709"/>
        </w:tabs>
        <w:spacing w:before="0" w:line="360" w:lineRule="auto"/>
        <w:ind w:left="709" w:right="-1" w:hanging="709"/>
        <w:rPr>
          <w:rFonts w:ascii="Tahoma" w:hAnsi="Tahoma" w:cs="Tahoma"/>
          <w:sz w:val="18"/>
          <w:szCs w:val="18"/>
          <w:shd w:val="clear" w:color="auto" w:fill="FFFFFF"/>
        </w:rPr>
      </w:pPr>
      <w:r w:rsidRPr="007A309B">
        <w:rPr>
          <w:rFonts w:ascii="Tahoma" w:hAnsi="Tahoma" w:cs="Tahoma"/>
          <w:color w:val="000000"/>
          <w:sz w:val="18"/>
          <w:szCs w:val="18"/>
          <w:shd w:val="clear" w:color="auto" w:fill="FFFFFF"/>
        </w:rPr>
        <w:t xml:space="preserve">Após a assinatura do contrato ou instrumento equivalente, </w:t>
      </w:r>
      <w:r w:rsidR="007A309B" w:rsidRPr="007A309B">
        <w:rPr>
          <w:rFonts w:ascii="Tahoma" w:hAnsi="Tahoma" w:cs="Tahoma"/>
          <w:color w:val="000000"/>
          <w:sz w:val="18"/>
          <w:szCs w:val="18"/>
          <w:shd w:val="clear" w:color="auto" w:fill="FFFFFF"/>
        </w:rPr>
        <w:t>a Finep</w:t>
      </w:r>
      <w:r w:rsidRPr="007A309B">
        <w:rPr>
          <w:rFonts w:ascii="Tahoma" w:hAnsi="Tahoma" w:cs="Tahoma"/>
          <w:color w:val="000000"/>
          <w:sz w:val="18"/>
          <w:szCs w:val="18"/>
          <w:shd w:val="clear" w:color="auto" w:fill="FFFFFF"/>
        </w:rPr>
        <w:t xml:space="preserv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0101ED23" w14:textId="77777777" w:rsidR="007A309B" w:rsidRDefault="003879FE" w:rsidP="00EC4D20">
      <w:pPr>
        <w:pStyle w:val="TextoPargrafo"/>
        <w:numPr>
          <w:ilvl w:val="1"/>
          <w:numId w:val="35"/>
        </w:numPr>
        <w:tabs>
          <w:tab w:val="left" w:pos="709"/>
        </w:tabs>
        <w:spacing w:before="0" w:line="360" w:lineRule="auto"/>
        <w:ind w:left="709" w:right="-1" w:hanging="709"/>
        <w:rPr>
          <w:rFonts w:ascii="Tahoma" w:hAnsi="Tahoma" w:cs="Tahoma"/>
          <w:sz w:val="18"/>
          <w:szCs w:val="18"/>
          <w:shd w:val="clear" w:color="auto" w:fill="FFFFFF"/>
        </w:rPr>
      </w:pPr>
      <w:r w:rsidRPr="007A309B">
        <w:rPr>
          <w:rFonts w:ascii="Tahoma" w:hAnsi="Tahoma" w:cs="Tahoma"/>
          <w:sz w:val="18"/>
          <w:szCs w:val="18"/>
          <w:shd w:val="clear" w:color="auto" w:fill="FFFFFF"/>
        </w:rPr>
        <w:t>A Contratada designará formalmente o preposto da empresa, antes do início da prestação dos serviços, indicando no instrumento os poderes e deveres em relação à execução do objeto contratado.</w:t>
      </w:r>
    </w:p>
    <w:p w14:paraId="5CE25568" w14:textId="77777777" w:rsidR="007A309B" w:rsidRDefault="00A524C8" w:rsidP="00EC4D20">
      <w:pPr>
        <w:pStyle w:val="TextoPargrafo"/>
        <w:numPr>
          <w:ilvl w:val="1"/>
          <w:numId w:val="35"/>
        </w:numPr>
        <w:tabs>
          <w:tab w:val="left" w:pos="709"/>
        </w:tabs>
        <w:spacing w:before="0" w:line="360" w:lineRule="auto"/>
        <w:ind w:left="709" w:right="-1" w:hanging="709"/>
        <w:rPr>
          <w:rFonts w:ascii="Tahoma" w:hAnsi="Tahoma" w:cs="Tahoma"/>
          <w:sz w:val="18"/>
          <w:szCs w:val="18"/>
          <w:shd w:val="clear" w:color="auto" w:fill="FFFFFF"/>
        </w:rPr>
      </w:pPr>
      <w:r w:rsidRPr="007A309B">
        <w:rPr>
          <w:rFonts w:ascii="Tahoma" w:hAnsi="Tahoma" w:cs="Tahoma"/>
          <w:sz w:val="18"/>
          <w:szCs w:val="18"/>
          <w:shd w:val="clear" w:color="auto" w:fill="FFFFFF"/>
        </w:rPr>
        <w:t xml:space="preserve">A Contratada deverá manter preposto da empresa no local da execução do objeto durante o período </w:t>
      </w:r>
      <w:r w:rsidR="007A309B" w:rsidRPr="007A309B">
        <w:rPr>
          <w:rFonts w:ascii="Tahoma" w:hAnsi="Tahoma" w:cs="Tahoma"/>
          <w:color w:val="FF0000"/>
          <w:sz w:val="18"/>
          <w:szCs w:val="18"/>
          <w:highlight w:val="lightGray"/>
          <w:shd w:val="clear" w:color="auto" w:fill="FFFFFF"/>
        </w:rPr>
        <w:t>XXXX</w:t>
      </w:r>
      <w:r w:rsidRPr="007A309B">
        <w:rPr>
          <w:rFonts w:ascii="Tahoma" w:hAnsi="Tahoma" w:cs="Tahoma"/>
          <w:sz w:val="18"/>
          <w:szCs w:val="18"/>
          <w:shd w:val="clear" w:color="auto" w:fill="FFFFFF"/>
        </w:rPr>
        <w:t xml:space="preserve">. </w:t>
      </w:r>
      <w:r w:rsidRPr="007A309B">
        <w:rPr>
          <w:rFonts w:ascii="Tahoma" w:hAnsi="Tahoma" w:cs="Tahoma"/>
          <w:color w:val="FF0000"/>
          <w:sz w:val="18"/>
          <w:szCs w:val="18"/>
          <w:shd w:val="clear" w:color="auto" w:fill="FFFFFF"/>
        </w:rPr>
        <w:t>OU</w:t>
      </w:r>
      <w:r w:rsidRPr="007A309B">
        <w:rPr>
          <w:rFonts w:ascii="Tahoma" w:hAnsi="Tahoma" w:cs="Tahoma"/>
          <w:sz w:val="18"/>
          <w:szCs w:val="18"/>
          <w:shd w:val="clear" w:color="auto" w:fill="FFFFFF"/>
        </w:rPr>
        <w:t xml:space="preserve"> Não se exigirá da Contratada que o preposto permaneça na Finep ou outro local da execução do objeto.</w:t>
      </w:r>
    </w:p>
    <w:p w14:paraId="029CDF87" w14:textId="706E91F5" w:rsidR="00A524C8" w:rsidRPr="007A309B" w:rsidRDefault="00A524C8" w:rsidP="00EC4D20">
      <w:pPr>
        <w:pStyle w:val="TextoPargrafo"/>
        <w:numPr>
          <w:ilvl w:val="1"/>
          <w:numId w:val="35"/>
        </w:numPr>
        <w:tabs>
          <w:tab w:val="left" w:pos="709"/>
        </w:tabs>
        <w:spacing w:before="0" w:line="360" w:lineRule="auto"/>
        <w:ind w:left="709" w:right="-1" w:hanging="709"/>
        <w:rPr>
          <w:rFonts w:ascii="Tahoma" w:hAnsi="Tahoma" w:cs="Tahoma"/>
          <w:sz w:val="18"/>
          <w:szCs w:val="18"/>
          <w:shd w:val="clear" w:color="auto" w:fill="FFFFFF"/>
        </w:rPr>
      </w:pPr>
      <w:r w:rsidRPr="007A309B">
        <w:rPr>
          <w:rFonts w:ascii="Tahoma" w:hAnsi="Tahoma" w:cs="Tahoma"/>
          <w:sz w:val="18"/>
          <w:szCs w:val="18"/>
          <w:shd w:val="clear" w:color="auto" w:fill="FFFFFF"/>
        </w:rPr>
        <w:lastRenderedPageBreak/>
        <w:t>A Finep poderá recusar, desde que justificadamente, a indicação ou a manutenção do preposto da empresa, hipótese em que a Contratada designará outro para o exercício da atividade.</w:t>
      </w:r>
    </w:p>
    <w:p w14:paraId="43204528" w14:textId="61B80709" w:rsidR="00BC2D6F" w:rsidRDefault="00BC2D6F" w:rsidP="00EC4D20">
      <w:pPr>
        <w:pStyle w:val="TextoPargrafo"/>
        <w:numPr>
          <w:ilvl w:val="1"/>
          <w:numId w:val="35"/>
        </w:numPr>
        <w:tabs>
          <w:tab w:val="left" w:pos="709"/>
        </w:tabs>
        <w:spacing w:before="0" w:line="360" w:lineRule="auto"/>
        <w:ind w:left="709" w:right="-1" w:hanging="709"/>
        <w:rPr>
          <w:rFonts w:ascii="Tahoma" w:hAnsi="Tahoma" w:cs="Tahoma"/>
          <w:color w:val="000000"/>
          <w:sz w:val="18"/>
          <w:szCs w:val="18"/>
          <w:shd w:val="clear" w:color="auto" w:fill="FFFFFF"/>
        </w:rPr>
      </w:pPr>
      <w:r w:rsidRPr="00BC2D6F">
        <w:rPr>
          <w:rFonts w:ascii="Tahoma" w:hAnsi="Tahoma" w:cs="Tahoma"/>
          <w:color w:val="000000"/>
          <w:sz w:val="18"/>
          <w:szCs w:val="18"/>
          <w:shd w:val="clear" w:color="auto" w:fill="FFFFFF"/>
        </w:rPr>
        <w:t xml:space="preserve">O </w:t>
      </w:r>
      <w:r w:rsidR="00A00C6B" w:rsidRPr="00BC2D6F">
        <w:rPr>
          <w:rFonts w:ascii="Tahoma" w:hAnsi="Tahoma" w:cs="Tahoma"/>
          <w:color w:val="000000"/>
          <w:sz w:val="18"/>
          <w:szCs w:val="18"/>
          <w:shd w:val="clear" w:color="auto" w:fill="FFFFFF"/>
        </w:rPr>
        <w:t xml:space="preserve">acompanhamento e a fiscalização dos serviços prestados serão exercidos pelo </w:t>
      </w:r>
      <w:r w:rsidR="00A524C8">
        <w:rPr>
          <w:rFonts w:ascii="Tahoma" w:hAnsi="Tahoma" w:cs="Tahoma"/>
          <w:color w:val="000000"/>
          <w:sz w:val="18"/>
          <w:szCs w:val="18"/>
          <w:shd w:val="clear" w:color="auto" w:fill="FFFFFF"/>
        </w:rPr>
        <w:t>agente de fiscalização</w:t>
      </w:r>
      <w:r w:rsidR="00A00C6B" w:rsidRPr="00BC2D6F">
        <w:rPr>
          <w:rFonts w:ascii="Tahoma" w:hAnsi="Tahoma" w:cs="Tahoma"/>
          <w:color w:val="000000"/>
          <w:sz w:val="18"/>
          <w:szCs w:val="18"/>
          <w:shd w:val="clear" w:color="auto" w:fill="FFFFFF"/>
        </w:rPr>
        <w:t>, ao qual competirá dirimir as dúvidas que surgirem no curso da prestação dos mesmos e de tudo dará ciência à empresa, podendo sustar, recusar, mandar refazer ou fazer quaisquer serviços que estej</w:t>
      </w:r>
      <w:r w:rsidRPr="00BC2D6F">
        <w:rPr>
          <w:rFonts w:ascii="Tahoma" w:hAnsi="Tahoma" w:cs="Tahoma"/>
          <w:color w:val="000000"/>
          <w:sz w:val="18"/>
          <w:szCs w:val="18"/>
          <w:shd w:val="clear" w:color="auto" w:fill="FFFFFF"/>
        </w:rPr>
        <w:t>am em desacordo com o Contrato.</w:t>
      </w:r>
    </w:p>
    <w:p w14:paraId="4809EA7E" w14:textId="47DC727D" w:rsidR="00A00C6B" w:rsidRPr="00BC2D6F" w:rsidRDefault="00BC2D6F" w:rsidP="00EC4D20">
      <w:pPr>
        <w:pStyle w:val="TextoPargrafo"/>
        <w:numPr>
          <w:ilvl w:val="1"/>
          <w:numId w:val="35"/>
        </w:numPr>
        <w:tabs>
          <w:tab w:val="left" w:pos="709"/>
        </w:tabs>
        <w:spacing w:before="0" w:line="360" w:lineRule="auto"/>
        <w:ind w:left="709" w:right="-1" w:hanging="709"/>
        <w:rPr>
          <w:rFonts w:ascii="Tahoma" w:hAnsi="Tahoma" w:cs="Tahoma"/>
          <w:color w:val="000000"/>
          <w:sz w:val="18"/>
          <w:szCs w:val="18"/>
          <w:shd w:val="clear" w:color="auto" w:fill="FFFFFF"/>
        </w:rPr>
      </w:pPr>
      <w:r w:rsidRPr="00BC2D6F">
        <w:rPr>
          <w:rFonts w:ascii="Tahoma" w:hAnsi="Tahoma" w:cs="Tahoma"/>
          <w:color w:val="000000"/>
          <w:sz w:val="18"/>
          <w:szCs w:val="18"/>
          <w:shd w:val="clear" w:color="auto" w:fill="FFFFFF"/>
        </w:rPr>
        <w:t>C</w:t>
      </w:r>
      <w:r w:rsidR="00A00C6B" w:rsidRPr="00BC2D6F">
        <w:rPr>
          <w:rFonts w:ascii="Tahoma" w:hAnsi="Tahoma" w:cs="Tahoma"/>
          <w:color w:val="000000"/>
          <w:sz w:val="18"/>
          <w:szCs w:val="18"/>
          <w:shd w:val="clear" w:color="auto" w:fill="FFFFFF"/>
        </w:rPr>
        <w:t xml:space="preserve">abe ao </w:t>
      </w:r>
      <w:r w:rsidR="00A524C8">
        <w:rPr>
          <w:rFonts w:ascii="Tahoma" w:hAnsi="Tahoma" w:cs="Tahoma"/>
          <w:color w:val="000000"/>
          <w:sz w:val="18"/>
          <w:szCs w:val="18"/>
          <w:shd w:val="clear" w:color="auto" w:fill="FFFFFF"/>
        </w:rPr>
        <w:t>agente de fiscalização</w:t>
      </w:r>
      <w:r w:rsidR="00A00C6B" w:rsidRPr="00BC2D6F">
        <w:rPr>
          <w:rFonts w:ascii="Tahoma" w:hAnsi="Tahoma" w:cs="Tahoma"/>
          <w:color w:val="000000"/>
          <w:sz w:val="18"/>
          <w:szCs w:val="18"/>
          <w:shd w:val="clear" w:color="auto" w:fill="FFFFFF"/>
        </w:rPr>
        <w:t>:</w:t>
      </w:r>
    </w:p>
    <w:p w14:paraId="3F75D13E" w14:textId="789ED24B" w:rsidR="00A00C6B" w:rsidRPr="00D81E8C" w:rsidRDefault="00A00C6B" w:rsidP="00C45BDF">
      <w:pPr>
        <w:pStyle w:val="TextoPargrafo"/>
        <w:tabs>
          <w:tab w:val="left" w:pos="0"/>
        </w:tabs>
        <w:spacing w:before="0" w:line="360" w:lineRule="auto"/>
        <w:ind w:left="709" w:right="-1" w:hanging="709"/>
        <w:rPr>
          <w:rFonts w:ascii="Tahoma" w:hAnsi="Tahoma" w:cs="Tahoma"/>
          <w:color w:val="000000"/>
          <w:sz w:val="18"/>
          <w:szCs w:val="18"/>
          <w:shd w:val="clear" w:color="auto" w:fill="FFFFFF"/>
        </w:rPr>
      </w:pPr>
      <w:r w:rsidRPr="00D81E8C">
        <w:rPr>
          <w:rFonts w:ascii="Tahoma" w:hAnsi="Tahoma" w:cs="Tahoma"/>
          <w:color w:val="000000"/>
          <w:sz w:val="18"/>
          <w:szCs w:val="18"/>
          <w:shd w:val="clear" w:color="auto" w:fill="FFFFFF"/>
        </w:rPr>
        <w:t xml:space="preserve">a) </w:t>
      </w:r>
      <w:r w:rsidR="00C45BDF">
        <w:rPr>
          <w:rFonts w:ascii="Tahoma" w:hAnsi="Tahoma" w:cs="Tahoma"/>
          <w:color w:val="000000"/>
          <w:sz w:val="18"/>
          <w:szCs w:val="18"/>
          <w:shd w:val="clear" w:color="auto" w:fill="FFFFFF"/>
        </w:rPr>
        <w:tab/>
      </w:r>
      <w:r w:rsidRPr="00D81E8C">
        <w:rPr>
          <w:rFonts w:ascii="Tahoma" w:hAnsi="Tahoma" w:cs="Tahoma"/>
          <w:color w:val="000000"/>
          <w:sz w:val="18"/>
          <w:szCs w:val="18"/>
          <w:shd w:val="clear" w:color="auto" w:fill="FFFFFF"/>
        </w:rPr>
        <w:t>Verificar, junto à Contratada e seu preposto, se estão sendo tomadas todas as providências necessárias para o bom andamento dos serviços;</w:t>
      </w:r>
    </w:p>
    <w:p w14:paraId="25E91FD3" w14:textId="14DD427C" w:rsidR="00A00C6B" w:rsidRPr="00D81E8C" w:rsidRDefault="00A00C6B" w:rsidP="00C45BDF">
      <w:pPr>
        <w:pStyle w:val="TextoPargrafo"/>
        <w:tabs>
          <w:tab w:val="left" w:pos="0"/>
        </w:tabs>
        <w:spacing w:before="0" w:line="360" w:lineRule="auto"/>
        <w:ind w:left="709" w:right="-1" w:hanging="709"/>
        <w:rPr>
          <w:rFonts w:ascii="Tahoma" w:hAnsi="Tahoma" w:cs="Tahoma"/>
          <w:color w:val="000000"/>
          <w:sz w:val="18"/>
          <w:szCs w:val="18"/>
          <w:shd w:val="clear" w:color="auto" w:fill="FFFFFF"/>
        </w:rPr>
      </w:pPr>
      <w:r w:rsidRPr="00D81E8C">
        <w:rPr>
          <w:rFonts w:ascii="Tahoma" w:hAnsi="Tahoma" w:cs="Tahoma"/>
          <w:color w:val="000000"/>
          <w:sz w:val="18"/>
          <w:szCs w:val="18"/>
          <w:shd w:val="clear" w:color="auto" w:fill="FFFFFF"/>
        </w:rPr>
        <w:t xml:space="preserve">b) </w:t>
      </w:r>
      <w:r w:rsidR="00C45BDF">
        <w:rPr>
          <w:rFonts w:ascii="Tahoma" w:hAnsi="Tahoma" w:cs="Tahoma"/>
          <w:color w:val="000000"/>
          <w:sz w:val="18"/>
          <w:szCs w:val="18"/>
          <w:shd w:val="clear" w:color="auto" w:fill="FFFFFF"/>
        </w:rPr>
        <w:tab/>
      </w:r>
      <w:r w:rsidRPr="00D81E8C">
        <w:rPr>
          <w:rFonts w:ascii="Tahoma" w:hAnsi="Tahoma" w:cs="Tahoma"/>
          <w:color w:val="000000"/>
          <w:sz w:val="18"/>
          <w:szCs w:val="18"/>
          <w:shd w:val="clear" w:color="auto" w:fill="FFFFFF"/>
        </w:rPr>
        <w:t>Fazer as anotações necessárias de todos os atos da empresa contratada relativos à execução do contrato, em especial na aplicação de sanções, alterações, prorrogações e rescisão do contrato;</w:t>
      </w:r>
    </w:p>
    <w:p w14:paraId="7B76B57E" w14:textId="2E46EF34" w:rsidR="00A00C6B" w:rsidRPr="00D81E8C" w:rsidRDefault="00A00C6B" w:rsidP="00C45BDF">
      <w:pPr>
        <w:pStyle w:val="TextoPargrafo"/>
        <w:tabs>
          <w:tab w:val="left" w:pos="0"/>
        </w:tabs>
        <w:spacing w:before="0" w:line="360" w:lineRule="auto"/>
        <w:ind w:left="709" w:right="-1" w:hanging="709"/>
        <w:rPr>
          <w:rFonts w:ascii="Tahoma" w:hAnsi="Tahoma" w:cs="Tahoma"/>
          <w:color w:val="000000"/>
          <w:sz w:val="18"/>
          <w:szCs w:val="18"/>
          <w:shd w:val="clear" w:color="auto" w:fill="FFFFFF"/>
        </w:rPr>
      </w:pPr>
      <w:r w:rsidRPr="00D81E8C">
        <w:rPr>
          <w:rFonts w:ascii="Tahoma" w:hAnsi="Tahoma" w:cs="Tahoma"/>
          <w:color w:val="000000"/>
          <w:sz w:val="18"/>
          <w:szCs w:val="18"/>
          <w:shd w:val="clear" w:color="auto" w:fill="FFFFFF"/>
        </w:rPr>
        <w:t xml:space="preserve">c) </w:t>
      </w:r>
      <w:r w:rsidR="00C45BDF">
        <w:rPr>
          <w:rFonts w:ascii="Tahoma" w:hAnsi="Tahoma" w:cs="Tahoma"/>
          <w:color w:val="000000"/>
          <w:sz w:val="18"/>
          <w:szCs w:val="18"/>
          <w:shd w:val="clear" w:color="auto" w:fill="FFFFFF"/>
        </w:rPr>
        <w:tab/>
      </w:r>
      <w:r w:rsidRPr="00D81E8C">
        <w:rPr>
          <w:rFonts w:ascii="Tahoma" w:hAnsi="Tahoma" w:cs="Tahoma"/>
          <w:color w:val="000000"/>
          <w:sz w:val="18"/>
          <w:szCs w:val="18"/>
          <w:shd w:val="clear" w:color="auto" w:fill="FFFFFF"/>
        </w:rPr>
        <w:t>Verificar o vestuário dos profissionais, quanto à sua adequação ao ambiente de trabalho</w:t>
      </w:r>
      <w:r w:rsidR="00CE223D">
        <w:rPr>
          <w:rFonts w:ascii="Tahoma" w:hAnsi="Tahoma" w:cs="Tahoma"/>
          <w:color w:val="000000"/>
          <w:sz w:val="18"/>
          <w:szCs w:val="18"/>
          <w:shd w:val="clear" w:color="auto" w:fill="FFFFFF"/>
        </w:rPr>
        <w:t>;</w:t>
      </w:r>
      <w:r w:rsidRPr="00D81E8C">
        <w:rPr>
          <w:rFonts w:ascii="Tahoma" w:hAnsi="Tahoma" w:cs="Tahoma"/>
          <w:color w:val="000000"/>
          <w:sz w:val="18"/>
          <w:szCs w:val="18"/>
          <w:shd w:val="clear" w:color="auto" w:fill="FFFFFF"/>
        </w:rPr>
        <w:t xml:space="preserve"> </w:t>
      </w:r>
      <w:r w:rsidRPr="007C1756">
        <w:rPr>
          <w:rFonts w:ascii="Tahoma" w:hAnsi="Tahoma" w:cs="Tahoma"/>
          <w:color w:val="FF0000"/>
          <w:sz w:val="18"/>
          <w:szCs w:val="18"/>
          <w:shd w:val="clear" w:color="auto" w:fill="FFFFFF"/>
        </w:rPr>
        <w:t>(SE FOR O CASO DE EXIGÊNCIA DE UNIFORME)</w:t>
      </w:r>
    </w:p>
    <w:p w14:paraId="141DACCB" w14:textId="1D0F5EA8" w:rsidR="00A00C6B" w:rsidRPr="00D81E8C" w:rsidRDefault="00A00C6B" w:rsidP="00C45BDF">
      <w:pPr>
        <w:pStyle w:val="TextoPargrafo"/>
        <w:tabs>
          <w:tab w:val="left" w:pos="0"/>
        </w:tabs>
        <w:spacing w:before="0" w:line="360" w:lineRule="auto"/>
        <w:ind w:left="709" w:right="-1" w:hanging="709"/>
        <w:rPr>
          <w:rFonts w:ascii="Tahoma" w:hAnsi="Tahoma" w:cs="Tahoma"/>
          <w:color w:val="000000"/>
          <w:sz w:val="18"/>
          <w:szCs w:val="18"/>
          <w:shd w:val="clear" w:color="auto" w:fill="FFFFFF"/>
        </w:rPr>
      </w:pPr>
      <w:r w:rsidRPr="00D81E8C">
        <w:rPr>
          <w:rFonts w:ascii="Tahoma" w:hAnsi="Tahoma" w:cs="Tahoma"/>
          <w:color w:val="000000"/>
          <w:sz w:val="18"/>
          <w:szCs w:val="18"/>
          <w:shd w:val="clear" w:color="auto" w:fill="FFFFFF"/>
        </w:rPr>
        <w:t xml:space="preserve">d) </w:t>
      </w:r>
      <w:r w:rsidR="00C45BDF">
        <w:rPr>
          <w:rFonts w:ascii="Tahoma" w:hAnsi="Tahoma" w:cs="Tahoma"/>
          <w:color w:val="000000"/>
          <w:sz w:val="18"/>
          <w:szCs w:val="18"/>
          <w:shd w:val="clear" w:color="auto" w:fill="FFFFFF"/>
        </w:rPr>
        <w:tab/>
      </w:r>
      <w:r w:rsidRPr="00D81E8C">
        <w:rPr>
          <w:rFonts w:ascii="Tahoma" w:hAnsi="Tahoma" w:cs="Tahoma"/>
          <w:color w:val="000000"/>
          <w:sz w:val="18"/>
          <w:szCs w:val="18"/>
          <w:shd w:val="clear" w:color="auto" w:fill="FFFFFF"/>
        </w:rPr>
        <w:t>Verificar a comprovação do pagamento de todas as obrigações trabalhistas referentes aos empregados vinculados a este contrato, devendo a execução completa do contrato ser considerada concluída somente após o pagamento de tais obrigações</w:t>
      </w:r>
      <w:r w:rsidR="00CE223D">
        <w:rPr>
          <w:rFonts w:ascii="Tahoma" w:hAnsi="Tahoma" w:cs="Tahoma"/>
          <w:color w:val="000000"/>
          <w:sz w:val="18"/>
          <w:szCs w:val="18"/>
          <w:shd w:val="clear" w:color="auto" w:fill="FFFFFF"/>
        </w:rPr>
        <w:t>;</w:t>
      </w:r>
      <w:r w:rsidRPr="00D81E8C">
        <w:rPr>
          <w:rFonts w:ascii="Tahoma" w:hAnsi="Tahoma" w:cs="Tahoma"/>
          <w:color w:val="000000"/>
          <w:sz w:val="18"/>
          <w:szCs w:val="18"/>
          <w:shd w:val="clear" w:color="auto" w:fill="FFFFFF"/>
        </w:rPr>
        <w:t xml:space="preserve"> </w:t>
      </w:r>
      <w:r w:rsidRPr="007C1756">
        <w:rPr>
          <w:rFonts w:ascii="Tahoma" w:hAnsi="Tahoma" w:cs="Tahoma"/>
          <w:color w:val="FF0000"/>
          <w:sz w:val="18"/>
          <w:szCs w:val="18"/>
          <w:shd w:val="clear" w:color="auto" w:fill="FFFFFF"/>
        </w:rPr>
        <w:t>(SE FOR O CASO DE CONTRATAÇÃO DE SERVIÇO COM FORNECIMENTO DE MÃO DE OBRA EXCLUSIVA)</w:t>
      </w:r>
    </w:p>
    <w:p w14:paraId="517AB1B3" w14:textId="1A91E9E9" w:rsidR="00A00C6B" w:rsidRPr="00D81E8C" w:rsidRDefault="00A00C6B" w:rsidP="00BC2D6F">
      <w:pPr>
        <w:pStyle w:val="TextoPargrafo"/>
        <w:tabs>
          <w:tab w:val="left" w:pos="0"/>
        </w:tabs>
        <w:spacing w:before="0" w:line="360" w:lineRule="auto"/>
        <w:ind w:right="-1" w:firstLine="0"/>
        <w:rPr>
          <w:rFonts w:ascii="Tahoma" w:hAnsi="Tahoma" w:cs="Tahoma"/>
          <w:color w:val="000000"/>
          <w:sz w:val="18"/>
          <w:szCs w:val="18"/>
          <w:shd w:val="clear" w:color="auto" w:fill="FFFFFF"/>
        </w:rPr>
      </w:pPr>
      <w:r w:rsidRPr="00D81E8C">
        <w:rPr>
          <w:rFonts w:ascii="Tahoma" w:hAnsi="Tahoma" w:cs="Tahoma"/>
          <w:color w:val="000000"/>
          <w:sz w:val="18"/>
          <w:szCs w:val="18"/>
          <w:shd w:val="clear" w:color="auto" w:fill="FFFFFF"/>
        </w:rPr>
        <w:t xml:space="preserve">e) </w:t>
      </w:r>
      <w:r w:rsidR="00C45BDF">
        <w:rPr>
          <w:rFonts w:ascii="Tahoma" w:hAnsi="Tahoma" w:cs="Tahoma"/>
          <w:color w:val="000000"/>
          <w:sz w:val="18"/>
          <w:szCs w:val="18"/>
          <w:shd w:val="clear" w:color="auto" w:fill="FFFFFF"/>
        </w:rPr>
        <w:tab/>
      </w:r>
      <w:r w:rsidRPr="00D81E8C">
        <w:rPr>
          <w:rFonts w:ascii="Tahoma" w:hAnsi="Tahoma" w:cs="Tahoma"/>
          <w:color w:val="000000"/>
          <w:sz w:val="18"/>
          <w:szCs w:val="18"/>
          <w:shd w:val="clear" w:color="auto" w:fill="FFFFFF"/>
        </w:rPr>
        <w:t>Verificar a correta execução das atividades inerentes ao objeto da contratação.</w:t>
      </w:r>
    </w:p>
    <w:p w14:paraId="1A0039E1" w14:textId="5547A618" w:rsidR="00A00C6B" w:rsidRPr="00D81E8C" w:rsidRDefault="0089680C"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19</w:t>
      </w:r>
      <w:r w:rsidR="006C3F8E">
        <w:rPr>
          <w:rFonts w:ascii="Tahoma" w:hAnsi="Tahoma" w:cs="Tahoma"/>
          <w:color w:val="000000"/>
          <w:sz w:val="18"/>
          <w:szCs w:val="18"/>
          <w:shd w:val="clear" w:color="auto" w:fill="FFFFFF"/>
        </w:rPr>
        <w:t>.8</w:t>
      </w:r>
      <w:r w:rsidR="00BC2D6F">
        <w:rPr>
          <w:rFonts w:ascii="Tahoma" w:hAnsi="Tahoma" w:cs="Tahoma"/>
          <w:color w:val="000000"/>
          <w:sz w:val="18"/>
          <w:szCs w:val="18"/>
          <w:shd w:val="clear" w:color="auto" w:fill="FFFFFF"/>
        </w:rPr>
        <w:t>.</w:t>
      </w:r>
      <w:r w:rsidR="00BC2D6F">
        <w:rPr>
          <w:rFonts w:ascii="Tahoma" w:hAnsi="Tahoma" w:cs="Tahoma"/>
          <w:color w:val="000000"/>
          <w:sz w:val="18"/>
          <w:szCs w:val="18"/>
          <w:shd w:val="clear" w:color="auto" w:fill="FFFFFF"/>
        </w:rPr>
        <w:tab/>
        <w:t>A</w:t>
      </w:r>
      <w:r w:rsidR="00A00C6B" w:rsidRPr="00D81E8C">
        <w:rPr>
          <w:rFonts w:ascii="Tahoma" w:hAnsi="Tahoma" w:cs="Tahoma"/>
          <w:color w:val="000000"/>
          <w:sz w:val="18"/>
          <w:szCs w:val="18"/>
          <w:shd w:val="clear" w:color="auto" w:fill="FFFFFF"/>
        </w:rPr>
        <w:t xml:space="preserve"> utilização do IMR não impede a aplicação concomitante de outros mecanismos para a avaliação da prestação dos serviços.</w:t>
      </w:r>
    </w:p>
    <w:p w14:paraId="15B93678" w14:textId="74EF2CB2" w:rsidR="00A00C6B" w:rsidRPr="00D81E8C" w:rsidRDefault="0089680C"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19</w:t>
      </w:r>
      <w:r w:rsidR="006C3F8E">
        <w:rPr>
          <w:rFonts w:ascii="Tahoma" w:hAnsi="Tahoma" w:cs="Tahoma"/>
          <w:color w:val="000000"/>
          <w:sz w:val="18"/>
          <w:szCs w:val="18"/>
          <w:shd w:val="clear" w:color="auto" w:fill="FFFFFF"/>
        </w:rPr>
        <w:t>.9</w:t>
      </w:r>
      <w:r w:rsidR="00BC2D6F">
        <w:rPr>
          <w:rFonts w:ascii="Tahoma" w:hAnsi="Tahoma" w:cs="Tahoma"/>
          <w:color w:val="000000"/>
          <w:sz w:val="18"/>
          <w:szCs w:val="18"/>
          <w:shd w:val="clear" w:color="auto" w:fill="FFFFFF"/>
        </w:rPr>
        <w:t>.</w:t>
      </w:r>
      <w:r w:rsidR="00BC2D6F">
        <w:rPr>
          <w:rFonts w:ascii="Tahoma" w:hAnsi="Tahoma" w:cs="Tahoma"/>
          <w:color w:val="000000"/>
          <w:sz w:val="18"/>
          <w:szCs w:val="18"/>
          <w:shd w:val="clear" w:color="auto" w:fill="FFFFFF"/>
        </w:rPr>
        <w:tab/>
        <w:t>E</w:t>
      </w:r>
      <w:r w:rsidR="00A00C6B" w:rsidRPr="00D81E8C">
        <w:rPr>
          <w:rFonts w:ascii="Tahoma" w:hAnsi="Tahoma" w:cs="Tahoma"/>
          <w:color w:val="000000"/>
          <w:sz w:val="18"/>
          <w:szCs w:val="18"/>
          <w:shd w:val="clear" w:color="auto" w:fill="FFFFFF"/>
        </w:rPr>
        <w:t xml:space="preserve">m hipótese alguma será admitido que a </w:t>
      </w:r>
      <w:proofErr w:type="gramStart"/>
      <w:r w:rsidR="00A00C6B" w:rsidRPr="00D81E8C">
        <w:rPr>
          <w:rFonts w:ascii="Tahoma" w:hAnsi="Tahoma" w:cs="Tahoma"/>
          <w:color w:val="000000"/>
          <w:sz w:val="18"/>
          <w:szCs w:val="18"/>
          <w:shd w:val="clear" w:color="auto" w:fill="FFFFFF"/>
        </w:rPr>
        <w:t>própria Contratada</w:t>
      </w:r>
      <w:proofErr w:type="gramEnd"/>
      <w:r w:rsidR="00A00C6B" w:rsidRPr="00D81E8C">
        <w:rPr>
          <w:rFonts w:ascii="Tahoma" w:hAnsi="Tahoma" w:cs="Tahoma"/>
          <w:color w:val="000000"/>
          <w:sz w:val="18"/>
          <w:szCs w:val="18"/>
          <w:shd w:val="clear" w:color="auto" w:fill="FFFFFF"/>
        </w:rPr>
        <w:t xml:space="preserve"> materialize a avaliação de desempenho e qualidade da prestação dos serviços realizada. </w:t>
      </w:r>
    </w:p>
    <w:p w14:paraId="7D6B693D" w14:textId="4F45D191" w:rsidR="00A00C6B" w:rsidRPr="00D81E8C" w:rsidRDefault="0089680C"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19</w:t>
      </w:r>
      <w:r w:rsidR="006C3F8E">
        <w:rPr>
          <w:rFonts w:ascii="Tahoma" w:hAnsi="Tahoma" w:cs="Tahoma"/>
          <w:color w:val="000000"/>
          <w:sz w:val="18"/>
          <w:szCs w:val="18"/>
          <w:shd w:val="clear" w:color="auto" w:fill="FFFFFF"/>
        </w:rPr>
        <w:t>.10</w:t>
      </w:r>
      <w:r w:rsidR="00BC2D6F">
        <w:rPr>
          <w:rFonts w:ascii="Tahoma" w:hAnsi="Tahoma" w:cs="Tahoma"/>
          <w:color w:val="000000"/>
          <w:sz w:val="18"/>
          <w:szCs w:val="18"/>
          <w:shd w:val="clear" w:color="auto" w:fill="FFFFFF"/>
        </w:rPr>
        <w:t>.</w:t>
      </w:r>
      <w:r w:rsidR="00BC2D6F">
        <w:rPr>
          <w:rFonts w:ascii="Tahoma" w:hAnsi="Tahoma" w:cs="Tahoma"/>
          <w:color w:val="000000"/>
          <w:sz w:val="18"/>
          <w:szCs w:val="18"/>
          <w:shd w:val="clear" w:color="auto" w:fill="FFFFFF"/>
        </w:rPr>
        <w:tab/>
        <w:t>A</w:t>
      </w:r>
      <w:r w:rsidR="00A00C6B" w:rsidRPr="00D81E8C">
        <w:rPr>
          <w:rFonts w:ascii="Tahoma" w:hAnsi="Tahoma" w:cs="Tahoma"/>
          <w:color w:val="000000"/>
          <w:sz w:val="18"/>
          <w:szCs w:val="18"/>
          <w:shd w:val="clear" w:color="auto" w:fill="FFFFFF"/>
        </w:rPr>
        <w:t xml:space="preserve"> Contratada poderá apresentar justificativa para a prestação do serviço com menor nível de conformidade, que poderá ser aceita pelo </w:t>
      </w:r>
      <w:r w:rsidR="00A524C8">
        <w:rPr>
          <w:rFonts w:ascii="Tahoma" w:hAnsi="Tahoma" w:cs="Tahoma"/>
          <w:color w:val="000000"/>
          <w:sz w:val="18"/>
          <w:szCs w:val="18"/>
          <w:shd w:val="clear" w:color="auto" w:fill="FFFFFF"/>
        </w:rPr>
        <w:t>agente de fiscalização</w:t>
      </w:r>
      <w:r w:rsidR="00A00C6B" w:rsidRPr="00D81E8C">
        <w:rPr>
          <w:rFonts w:ascii="Tahoma" w:hAnsi="Tahoma" w:cs="Tahoma"/>
          <w:color w:val="000000"/>
          <w:sz w:val="18"/>
          <w:szCs w:val="18"/>
          <w:shd w:val="clear" w:color="auto" w:fill="FFFFFF"/>
        </w:rPr>
        <w:t xml:space="preserve">, desde que comprovada a excepcionalidade da ocorrência, resultante exclusivamente de fatores imprevisíveis e alheios ao controle </w:t>
      </w:r>
      <w:r w:rsidR="00E57133">
        <w:rPr>
          <w:rFonts w:ascii="Tahoma" w:hAnsi="Tahoma" w:cs="Tahoma"/>
          <w:color w:val="000000"/>
          <w:sz w:val="18"/>
          <w:szCs w:val="18"/>
          <w:shd w:val="clear" w:color="auto" w:fill="FFFFFF"/>
        </w:rPr>
        <w:t xml:space="preserve">da </w:t>
      </w:r>
      <w:r w:rsidR="006C3F8E">
        <w:rPr>
          <w:rFonts w:ascii="Tahoma" w:hAnsi="Tahoma" w:cs="Tahoma"/>
          <w:color w:val="000000"/>
          <w:sz w:val="18"/>
          <w:szCs w:val="18"/>
          <w:shd w:val="clear" w:color="auto" w:fill="FFFFFF"/>
        </w:rPr>
        <w:t>C</w:t>
      </w:r>
      <w:r w:rsidR="00E57133">
        <w:rPr>
          <w:rFonts w:ascii="Tahoma" w:hAnsi="Tahoma" w:cs="Tahoma"/>
          <w:color w:val="000000"/>
          <w:sz w:val="18"/>
          <w:szCs w:val="18"/>
          <w:shd w:val="clear" w:color="auto" w:fill="FFFFFF"/>
        </w:rPr>
        <w:t>ontratada</w:t>
      </w:r>
      <w:r w:rsidR="00A00C6B" w:rsidRPr="00D81E8C">
        <w:rPr>
          <w:rFonts w:ascii="Tahoma" w:hAnsi="Tahoma" w:cs="Tahoma"/>
          <w:color w:val="000000"/>
          <w:sz w:val="18"/>
          <w:szCs w:val="18"/>
          <w:shd w:val="clear" w:color="auto" w:fill="FFFFFF"/>
        </w:rPr>
        <w:t>.</w:t>
      </w:r>
    </w:p>
    <w:p w14:paraId="1CB14C96" w14:textId="77777777" w:rsidR="00A00C6B" w:rsidRPr="00D81E8C" w:rsidRDefault="00A00C6B"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p>
    <w:p w14:paraId="58D3E10B" w14:textId="77777777" w:rsidR="00A00C6B" w:rsidRPr="00D81E8C" w:rsidRDefault="00A00C6B" w:rsidP="00EC4D20">
      <w:pPr>
        <w:pStyle w:val="TextoPargrafo"/>
        <w:numPr>
          <w:ilvl w:val="0"/>
          <w:numId w:val="35"/>
        </w:numPr>
        <w:tabs>
          <w:tab w:val="left" w:pos="709"/>
        </w:tabs>
        <w:spacing w:before="0" w:line="360" w:lineRule="auto"/>
        <w:ind w:left="709" w:right="-1" w:hanging="709"/>
        <w:rPr>
          <w:rFonts w:ascii="Tahoma" w:hAnsi="Tahoma" w:cs="Tahoma"/>
          <w:b/>
          <w:color w:val="000000"/>
          <w:sz w:val="18"/>
          <w:szCs w:val="18"/>
          <w:shd w:val="clear" w:color="auto" w:fill="FFFFFF"/>
        </w:rPr>
      </w:pPr>
      <w:r w:rsidRPr="00D81E8C">
        <w:rPr>
          <w:rFonts w:ascii="Tahoma" w:hAnsi="Tahoma" w:cs="Tahoma"/>
          <w:b/>
          <w:color w:val="000000"/>
          <w:sz w:val="18"/>
          <w:szCs w:val="18"/>
          <w:shd w:val="clear" w:color="auto" w:fill="FFFFFF"/>
        </w:rPr>
        <w:t>DO RECEBIMENTO E ACEITAÇÃO DO OBJETO</w:t>
      </w:r>
    </w:p>
    <w:p w14:paraId="3F52B099" w14:textId="190EAFB8" w:rsidR="002E09EE" w:rsidRPr="00353E6A" w:rsidRDefault="00081FCE" w:rsidP="006C3F8E">
      <w:pPr>
        <w:pStyle w:val="TextoPargrafo"/>
        <w:tabs>
          <w:tab w:val="left" w:pos="567"/>
        </w:tabs>
        <w:spacing w:before="0" w:line="360" w:lineRule="auto"/>
        <w:ind w:right="-1" w:firstLine="0"/>
        <w:rPr>
          <w:rFonts w:ascii="Tahoma" w:hAnsi="Tahoma" w:cs="Tahoma"/>
          <w:color w:val="FF0000"/>
          <w:sz w:val="18"/>
          <w:szCs w:val="18"/>
          <w:shd w:val="clear" w:color="auto" w:fill="FFFFFF"/>
        </w:rPr>
      </w:pPr>
      <w:r w:rsidRPr="00353E6A">
        <w:rPr>
          <w:rFonts w:ascii="Tahoma" w:hAnsi="Tahoma" w:cs="Tahoma"/>
          <w:color w:val="FF0000"/>
          <w:sz w:val="18"/>
          <w:szCs w:val="18"/>
          <w:shd w:val="clear" w:color="auto" w:fill="FFFFFF"/>
        </w:rPr>
        <w:t>O</w:t>
      </w:r>
      <w:r w:rsidR="002E09EE" w:rsidRPr="00353E6A">
        <w:rPr>
          <w:rFonts w:ascii="Tahoma" w:hAnsi="Tahoma" w:cs="Tahoma"/>
          <w:color w:val="FF0000"/>
          <w:sz w:val="18"/>
          <w:szCs w:val="18"/>
          <w:shd w:val="clear" w:color="auto" w:fill="FFFFFF"/>
        </w:rPr>
        <w:t xml:space="preserve"> tempo </w:t>
      </w:r>
      <w:r w:rsidR="00B75257">
        <w:rPr>
          <w:rFonts w:ascii="Tahoma" w:hAnsi="Tahoma" w:cs="Tahoma"/>
          <w:color w:val="FF0000"/>
          <w:sz w:val="18"/>
          <w:szCs w:val="18"/>
          <w:shd w:val="clear" w:color="auto" w:fill="FFFFFF"/>
        </w:rPr>
        <w:t>decorrido</w:t>
      </w:r>
      <w:r w:rsidR="00B75257" w:rsidRPr="00353E6A">
        <w:rPr>
          <w:rFonts w:ascii="Tahoma" w:hAnsi="Tahoma" w:cs="Tahoma"/>
          <w:color w:val="FF0000"/>
          <w:sz w:val="18"/>
          <w:szCs w:val="18"/>
          <w:shd w:val="clear" w:color="auto" w:fill="FFFFFF"/>
        </w:rPr>
        <w:t xml:space="preserve"> </w:t>
      </w:r>
      <w:r w:rsidR="002E09EE" w:rsidRPr="00353E6A">
        <w:rPr>
          <w:rFonts w:ascii="Tahoma" w:hAnsi="Tahoma" w:cs="Tahoma"/>
          <w:color w:val="FF0000"/>
          <w:sz w:val="18"/>
          <w:szCs w:val="18"/>
          <w:shd w:val="clear" w:color="auto" w:fill="FFFFFF"/>
        </w:rPr>
        <w:t xml:space="preserve">para todas as providências </w:t>
      </w:r>
      <w:r w:rsidRPr="00353E6A">
        <w:rPr>
          <w:rFonts w:ascii="Tahoma" w:hAnsi="Tahoma" w:cs="Tahoma"/>
          <w:color w:val="FF0000"/>
          <w:sz w:val="18"/>
          <w:szCs w:val="18"/>
          <w:shd w:val="clear" w:color="auto" w:fill="FFFFFF"/>
        </w:rPr>
        <w:t>de recebimento</w:t>
      </w:r>
      <w:r w:rsidR="002E09EE" w:rsidRPr="00353E6A">
        <w:rPr>
          <w:rFonts w:ascii="Tahoma" w:hAnsi="Tahoma" w:cs="Tahoma"/>
          <w:color w:val="FF0000"/>
          <w:sz w:val="18"/>
          <w:szCs w:val="18"/>
          <w:shd w:val="clear" w:color="auto" w:fill="FFFFFF"/>
        </w:rPr>
        <w:t xml:space="preserve"> é disposição de grande importância para o futuro contratado e um período muito alargado pode tornar a contratação desinteressante por ser muito onerosa financeiramente. Desse modo, recomenda-se que o prazo seja dimensionado para que corresponda ao período razoável à checagem necessária, sem que traga um ônus excessivo que venha a afastar potenciais interessados.</w:t>
      </w:r>
    </w:p>
    <w:p w14:paraId="34AC31EF" w14:textId="49FA7CF0" w:rsidR="00C13E26" w:rsidRDefault="00B75257" w:rsidP="00EC4D20">
      <w:pPr>
        <w:pStyle w:val="TextoPargrafo"/>
        <w:numPr>
          <w:ilvl w:val="1"/>
          <w:numId w:val="35"/>
        </w:numPr>
        <w:tabs>
          <w:tab w:val="left" w:pos="709"/>
        </w:tabs>
        <w:spacing w:before="0" w:line="360" w:lineRule="auto"/>
        <w:ind w:left="709" w:right="-1" w:hanging="709"/>
        <w:rPr>
          <w:rFonts w:ascii="Tahoma" w:hAnsi="Tahoma" w:cs="Tahoma"/>
          <w:sz w:val="18"/>
          <w:szCs w:val="18"/>
        </w:rPr>
      </w:pPr>
      <w:r>
        <w:rPr>
          <w:rFonts w:ascii="Tahoma" w:hAnsi="Tahoma" w:cs="Tahoma"/>
          <w:sz w:val="18"/>
          <w:szCs w:val="18"/>
        </w:rPr>
        <w:t>As etapas do</w:t>
      </w:r>
      <w:r w:rsidR="003879FE">
        <w:rPr>
          <w:rFonts w:ascii="Tahoma" w:hAnsi="Tahoma" w:cs="Tahoma"/>
          <w:sz w:val="18"/>
          <w:szCs w:val="18"/>
        </w:rPr>
        <w:t xml:space="preserve"> objeto desta contratação </w:t>
      </w:r>
      <w:r>
        <w:rPr>
          <w:rFonts w:ascii="Tahoma" w:hAnsi="Tahoma" w:cs="Tahoma"/>
          <w:sz w:val="18"/>
          <w:szCs w:val="18"/>
        </w:rPr>
        <w:t>serão recebidas</w:t>
      </w:r>
      <w:r w:rsidR="00A524C8">
        <w:rPr>
          <w:rFonts w:ascii="Tahoma" w:hAnsi="Tahoma" w:cs="Tahoma"/>
          <w:sz w:val="18"/>
          <w:szCs w:val="18"/>
        </w:rPr>
        <w:t xml:space="preserve"> no </w:t>
      </w:r>
      <w:r w:rsidR="00A524C8" w:rsidRPr="009D7810">
        <w:rPr>
          <w:rFonts w:ascii="Tahoma" w:hAnsi="Tahoma" w:cs="Tahoma"/>
          <w:sz w:val="18"/>
          <w:szCs w:val="18"/>
        </w:rPr>
        <w:t xml:space="preserve">prazo de até </w:t>
      </w:r>
      <w:r w:rsidR="009D7810" w:rsidRPr="009D7810">
        <w:rPr>
          <w:rFonts w:ascii="Tahoma" w:hAnsi="Tahoma" w:cs="Tahoma"/>
          <w:color w:val="FF0000"/>
          <w:sz w:val="18"/>
          <w:szCs w:val="18"/>
          <w:highlight w:val="lightGray"/>
        </w:rPr>
        <w:t>XX</w:t>
      </w:r>
      <w:r w:rsidR="009D7810" w:rsidRPr="009D7810">
        <w:rPr>
          <w:rFonts w:ascii="Tahoma" w:hAnsi="Tahoma" w:cs="Tahoma"/>
          <w:sz w:val="18"/>
          <w:szCs w:val="18"/>
        </w:rPr>
        <w:t xml:space="preserve"> </w:t>
      </w:r>
      <w:r w:rsidR="00C13E26" w:rsidRPr="009D7810">
        <w:rPr>
          <w:rFonts w:ascii="Tahoma" w:hAnsi="Tahoma" w:cs="Tahoma"/>
          <w:sz w:val="18"/>
          <w:szCs w:val="18"/>
        </w:rPr>
        <w:t>(</w:t>
      </w:r>
      <w:r w:rsidR="009D7810" w:rsidRPr="009D7810">
        <w:rPr>
          <w:rFonts w:ascii="Tahoma" w:hAnsi="Tahoma" w:cs="Tahoma"/>
          <w:color w:val="FF0000"/>
          <w:sz w:val="18"/>
          <w:szCs w:val="18"/>
          <w:highlight w:val="lightGray"/>
        </w:rPr>
        <w:t>XXXX</w:t>
      </w:r>
      <w:r w:rsidR="00C13E26" w:rsidRPr="009D7810">
        <w:rPr>
          <w:rFonts w:ascii="Tahoma" w:hAnsi="Tahoma" w:cs="Tahoma"/>
          <w:sz w:val="18"/>
          <w:szCs w:val="18"/>
        </w:rPr>
        <w:t xml:space="preserve">) </w:t>
      </w:r>
      <w:r w:rsidR="00A524C8" w:rsidRPr="009D7810">
        <w:rPr>
          <w:rFonts w:ascii="Tahoma" w:hAnsi="Tahoma" w:cs="Tahoma"/>
          <w:sz w:val="18"/>
          <w:szCs w:val="18"/>
        </w:rPr>
        <w:t>dias úteis</w:t>
      </w:r>
      <w:r w:rsidR="00730AE0">
        <w:rPr>
          <w:rFonts w:ascii="Tahoma" w:hAnsi="Tahoma" w:cs="Tahoma"/>
          <w:sz w:val="18"/>
          <w:szCs w:val="18"/>
        </w:rPr>
        <w:t xml:space="preserve"> </w:t>
      </w:r>
      <w:r w:rsidR="001D646E">
        <w:rPr>
          <w:rFonts w:ascii="Tahoma" w:hAnsi="Tahoma" w:cs="Tahoma"/>
          <w:sz w:val="18"/>
          <w:szCs w:val="18"/>
        </w:rPr>
        <w:t xml:space="preserve">a contar da comunicação da Contratada e </w:t>
      </w:r>
      <w:r w:rsidR="00730AE0">
        <w:rPr>
          <w:rFonts w:ascii="Tahoma" w:hAnsi="Tahoma" w:cs="Tahoma"/>
          <w:sz w:val="18"/>
          <w:szCs w:val="18"/>
        </w:rPr>
        <w:t xml:space="preserve">com o envio de </w:t>
      </w:r>
      <w:r w:rsidR="00730AE0" w:rsidRPr="00353E6A">
        <w:rPr>
          <w:rFonts w:ascii="Tahoma" w:hAnsi="Tahoma" w:cs="Tahoma"/>
          <w:color w:val="FF0000"/>
          <w:sz w:val="18"/>
          <w:szCs w:val="18"/>
          <w:highlight w:val="lightGray"/>
        </w:rPr>
        <w:t>XXXX</w:t>
      </w:r>
      <w:r w:rsidR="00A524C8">
        <w:rPr>
          <w:rFonts w:ascii="Tahoma" w:hAnsi="Tahoma" w:cs="Tahoma"/>
          <w:sz w:val="18"/>
          <w:szCs w:val="18"/>
        </w:rPr>
        <w:t>.</w:t>
      </w:r>
      <w:r w:rsidR="00C13E26">
        <w:rPr>
          <w:rFonts w:ascii="Tahoma" w:hAnsi="Tahoma" w:cs="Tahoma"/>
          <w:sz w:val="18"/>
          <w:szCs w:val="18"/>
        </w:rPr>
        <w:t xml:space="preserve"> </w:t>
      </w:r>
    </w:p>
    <w:p w14:paraId="4D0F1FF9" w14:textId="069C65A0" w:rsidR="00C13E26" w:rsidRDefault="00C13E26" w:rsidP="00EC4D20">
      <w:pPr>
        <w:pStyle w:val="TextoPargrafo"/>
        <w:numPr>
          <w:ilvl w:val="1"/>
          <w:numId w:val="35"/>
        </w:numPr>
        <w:tabs>
          <w:tab w:val="left" w:pos="709"/>
        </w:tabs>
        <w:spacing w:before="0" w:line="360" w:lineRule="auto"/>
        <w:ind w:left="709" w:right="-1" w:hanging="709"/>
        <w:rPr>
          <w:rFonts w:ascii="Tahoma" w:hAnsi="Tahoma" w:cs="Tahoma"/>
          <w:sz w:val="18"/>
          <w:szCs w:val="18"/>
        </w:rPr>
      </w:pPr>
      <w:r>
        <w:rPr>
          <w:rFonts w:ascii="Tahoma" w:hAnsi="Tahoma" w:cs="Tahoma"/>
          <w:color w:val="000000"/>
          <w:sz w:val="18"/>
          <w:szCs w:val="18"/>
          <w:shd w:val="clear" w:color="auto" w:fill="FFFFFF"/>
        </w:rPr>
        <w:lastRenderedPageBreak/>
        <w:t xml:space="preserve">O recebimento definitivo, </w:t>
      </w:r>
      <w:r w:rsidRPr="005678CA">
        <w:rPr>
          <w:rFonts w:ascii="Tahoma" w:hAnsi="Tahoma" w:cs="Tahoma"/>
          <w:color w:val="000000"/>
          <w:sz w:val="18"/>
          <w:szCs w:val="18"/>
          <w:shd w:val="clear" w:color="auto" w:fill="FFFFFF"/>
        </w:rPr>
        <w:t xml:space="preserve">representando aceitação da integralidade do contrato e liberação da </w:t>
      </w:r>
      <w:r w:rsidR="00353E6A">
        <w:rPr>
          <w:rFonts w:ascii="Tahoma" w:hAnsi="Tahoma" w:cs="Tahoma"/>
          <w:color w:val="000000"/>
          <w:sz w:val="18"/>
          <w:szCs w:val="18"/>
          <w:shd w:val="clear" w:color="auto" w:fill="FFFFFF"/>
        </w:rPr>
        <w:t>C</w:t>
      </w:r>
      <w:r w:rsidRPr="005678CA">
        <w:rPr>
          <w:rFonts w:ascii="Tahoma" w:hAnsi="Tahoma" w:cs="Tahoma"/>
          <w:color w:val="000000"/>
          <w:sz w:val="18"/>
          <w:szCs w:val="18"/>
          <w:shd w:val="clear" w:color="auto" w:fill="FFFFFF"/>
        </w:rPr>
        <w:t>ontratada tocante a vícios aparentes</w:t>
      </w:r>
      <w:r>
        <w:rPr>
          <w:rFonts w:ascii="Tahoma" w:hAnsi="Tahoma" w:cs="Tahoma"/>
          <w:color w:val="000000"/>
          <w:sz w:val="18"/>
          <w:szCs w:val="18"/>
          <w:shd w:val="clear" w:color="auto" w:fill="FFFFFF"/>
        </w:rPr>
        <w:t xml:space="preserve">, será realizado </w:t>
      </w:r>
      <w:r>
        <w:rPr>
          <w:rFonts w:ascii="Tahoma" w:hAnsi="Tahoma" w:cs="Tahoma"/>
          <w:sz w:val="18"/>
          <w:szCs w:val="18"/>
        </w:rPr>
        <w:t xml:space="preserve">no prazo de até </w:t>
      </w:r>
      <w:r w:rsidR="009D7810" w:rsidRPr="009D7810">
        <w:rPr>
          <w:rFonts w:ascii="Tahoma" w:hAnsi="Tahoma" w:cs="Tahoma"/>
          <w:color w:val="FF0000"/>
          <w:sz w:val="18"/>
          <w:szCs w:val="18"/>
          <w:highlight w:val="lightGray"/>
        </w:rPr>
        <w:t>XX</w:t>
      </w:r>
      <w:r w:rsidR="009D7810" w:rsidRPr="009D7810">
        <w:rPr>
          <w:rFonts w:ascii="Tahoma" w:hAnsi="Tahoma" w:cs="Tahoma"/>
          <w:sz w:val="18"/>
          <w:szCs w:val="18"/>
        </w:rPr>
        <w:t xml:space="preserve"> (</w:t>
      </w:r>
      <w:r w:rsidR="009D7810" w:rsidRPr="009D7810">
        <w:rPr>
          <w:rFonts w:ascii="Tahoma" w:hAnsi="Tahoma" w:cs="Tahoma"/>
          <w:color w:val="FF0000"/>
          <w:sz w:val="18"/>
          <w:szCs w:val="18"/>
          <w:highlight w:val="lightGray"/>
        </w:rPr>
        <w:t>XXXX</w:t>
      </w:r>
      <w:r>
        <w:rPr>
          <w:rFonts w:ascii="Tahoma" w:hAnsi="Tahoma" w:cs="Tahoma"/>
          <w:sz w:val="18"/>
          <w:szCs w:val="18"/>
        </w:rPr>
        <w:t>) dias úteis</w:t>
      </w:r>
      <w:r w:rsidR="00B75257" w:rsidRPr="00B75257">
        <w:rPr>
          <w:rFonts w:ascii="Tahoma" w:hAnsi="Tahoma" w:cs="Tahoma"/>
          <w:sz w:val="18"/>
          <w:szCs w:val="18"/>
        </w:rPr>
        <w:t xml:space="preserve"> </w:t>
      </w:r>
      <w:r w:rsidR="00B75257">
        <w:rPr>
          <w:rFonts w:ascii="Tahoma" w:hAnsi="Tahoma" w:cs="Tahoma"/>
          <w:sz w:val="18"/>
          <w:szCs w:val="18"/>
        </w:rPr>
        <w:t>a contar da comunicação da Contratada</w:t>
      </w:r>
      <w:r>
        <w:rPr>
          <w:rFonts w:ascii="Tahoma" w:hAnsi="Tahoma" w:cs="Tahoma"/>
          <w:sz w:val="18"/>
          <w:szCs w:val="18"/>
        </w:rPr>
        <w:t>.</w:t>
      </w:r>
    </w:p>
    <w:p w14:paraId="74AEAA41" w14:textId="040661E8" w:rsidR="006C3F8E" w:rsidRPr="006C3F8E" w:rsidRDefault="006C3F8E" w:rsidP="00EC4D20">
      <w:pPr>
        <w:pStyle w:val="TextoPargrafo"/>
        <w:numPr>
          <w:ilvl w:val="1"/>
          <w:numId w:val="35"/>
        </w:numPr>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 xml:space="preserve">A avaliação da conformidade do objeto pactuado </w:t>
      </w:r>
      <w:r w:rsidRPr="00D81E8C">
        <w:rPr>
          <w:rFonts w:ascii="Tahoma" w:hAnsi="Tahoma" w:cs="Tahoma"/>
          <w:color w:val="000000"/>
          <w:sz w:val="18"/>
          <w:szCs w:val="18"/>
          <w:shd w:val="clear" w:color="auto" w:fill="FFFFFF"/>
        </w:rPr>
        <w:t>com relação às especificações técnicas</w:t>
      </w:r>
      <w:r>
        <w:rPr>
          <w:rFonts w:ascii="Tahoma" w:hAnsi="Tahoma" w:cs="Tahoma"/>
          <w:color w:val="000000"/>
          <w:sz w:val="18"/>
          <w:szCs w:val="18"/>
          <w:shd w:val="clear" w:color="auto" w:fill="FFFFFF"/>
        </w:rPr>
        <w:t xml:space="preserve">, </w:t>
      </w:r>
      <w:r w:rsidRPr="00D81E8C">
        <w:rPr>
          <w:rFonts w:ascii="Tahoma" w:hAnsi="Tahoma" w:cs="Tahoma"/>
          <w:color w:val="000000"/>
          <w:sz w:val="18"/>
          <w:szCs w:val="18"/>
          <w:shd w:val="clear" w:color="auto" w:fill="FFFFFF"/>
        </w:rPr>
        <w:t>termos contratuais e com a proposta da Contratada</w:t>
      </w:r>
      <w:r>
        <w:rPr>
          <w:rFonts w:ascii="Tahoma" w:hAnsi="Tahoma" w:cs="Tahoma"/>
          <w:color w:val="000000"/>
          <w:sz w:val="18"/>
          <w:szCs w:val="18"/>
          <w:shd w:val="clear" w:color="auto" w:fill="FFFFFF"/>
        </w:rPr>
        <w:t xml:space="preserve"> considerará a seguinte metodologia: </w:t>
      </w:r>
      <w:r w:rsidRPr="006C3F8E">
        <w:rPr>
          <w:rFonts w:ascii="Tahoma" w:hAnsi="Tahoma" w:cs="Tahoma"/>
          <w:color w:val="FF0000"/>
          <w:sz w:val="18"/>
          <w:szCs w:val="18"/>
          <w:highlight w:val="lightGray"/>
          <w:shd w:val="clear" w:color="auto" w:fill="FFFFFF"/>
        </w:rPr>
        <w:t>XXXX</w:t>
      </w:r>
    </w:p>
    <w:p w14:paraId="6BC67D91" w14:textId="1C8CA024" w:rsidR="006C3F8E" w:rsidRDefault="006C3F8E" w:rsidP="00EC4D20">
      <w:pPr>
        <w:pStyle w:val="TextoPargrafo"/>
        <w:numPr>
          <w:ilvl w:val="1"/>
          <w:numId w:val="35"/>
        </w:numPr>
        <w:tabs>
          <w:tab w:val="left" w:pos="0"/>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 xml:space="preserve">A </w:t>
      </w:r>
      <w:r w:rsidRPr="00D81E8C">
        <w:rPr>
          <w:rFonts w:ascii="Tahoma" w:hAnsi="Tahoma" w:cs="Tahoma"/>
          <w:color w:val="000000"/>
          <w:sz w:val="18"/>
          <w:szCs w:val="18"/>
          <w:shd w:val="clear" w:color="auto" w:fill="FFFFFF"/>
        </w:rPr>
        <w:t xml:space="preserve">Contratada fica obrigada a reparar, corrigir, remover, reconstruir ou substituir, às suas expensas, no todo ou em parte, o objeto em que se verificarem vícios, defeitos ou incorreções resultantes da execução ou materiais empregados, cabendo à fiscalização não atestar </w:t>
      </w:r>
      <w:r>
        <w:rPr>
          <w:rFonts w:ascii="Tahoma" w:hAnsi="Tahoma" w:cs="Tahoma"/>
          <w:color w:val="000000"/>
          <w:sz w:val="18"/>
          <w:szCs w:val="18"/>
          <w:shd w:val="clear" w:color="auto" w:fill="FFFFFF"/>
        </w:rPr>
        <w:t>a</w:t>
      </w:r>
      <w:r w:rsidRPr="00D81E8C">
        <w:rPr>
          <w:rFonts w:ascii="Tahoma" w:hAnsi="Tahoma" w:cs="Tahoma"/>
          <w:color w:val="000000"/>
          <w:sz w:val="18"/>
          <w:szCs w:val="18"/>
          <w:shd w:val="clear" w:color="auto" w:fill="FFFFFF"/>
        </w:rPr>
        <w:t xml:space="preserve"> medição d</w:t>
      </w:r>
      <w:r w:rsidR="00353E6A">
        <w:rPr>
          <w:rFonts w:ascii="Tahoma" w:hAnsi="Tahoma" w:cs="Tahoma"/>
          <w:color w:val="000000"/>
          <w:sz w:val="18"/>
          <w:szCs w:val="18"/>
          <w:shd w:val="clear" w:color="auto" w:fill="FFFFFF"/>
        </w:rPr>
        <w:t>os</w:t>
      </w:r>
      <w:r w:rsidRPr="00D81E8C">
        <w:rPr>
          <w:rFonts w:ascii="Tahoma" w:hAnsi="Tahoma" w:cs="Tahoma"/>
          <w:color w:val="000000"/>
          <w:sz w:val="18"/>
          <w:szCs w:val="18"/>
          <w:shd w:val="clear" w:color="auto" w:fill="FFFFFF"/>
        </w:rPr>
        <w:t xml:space="preserve"> serviços até que sejam sanadas todas as eventuais pendências que possam vir a ser apontadas no </w:t>
      </w:r>
      <w:r>
        <w:rPr>
          <w:rFonts w:ascii="Tahoma" w:hAnsi="Tahoma" w:cs="Tahoma"/>
          <w:color w:val="000000"/>
          <w:sz w:val="18"/>
          <w:szCs w:val="18"/>
          <w:shd w:val="clear" w:color="auto" w:fill="FFFFFF"/>
        </w:rPr>
        <w:t>recebimento do objeto.</w:t>
      </w:r>
    </w:p>
    <w:p w14:paraId="58F2E4EF" w14:textId="20B12604" w:rsidR="00FC4A3F" w:rsidRPr="00D81E8C" w:rsidRDefault="00C13E26" w:rsidP="00EC4D20">
      <w:pPr>
        <w:pStyle w:val="TextoPargrafo"/>
        <w:numPr>
          <w:ilvl w:val="1"/>
          <w:numId w:val="35"/>
        </w:numPr>
        <w:tabs>
          <w:tab w:val="left" w:pos="709"/>
        </w:tabs>
        <w:spacing w:before="0" w:line="360" w:lineRule="auto"/>
        <w:ind w:left="709" w:right="-1" w:hanging="709"/>
        <w:rPr>
          <w:rFonts w:ascii="Tahoma" w:hAnsi="Tahoma" w:cs="Tahoma"/>
          <w:color w:val="000000"/>
          <w:sz w:val="18"/>
          <w:szCs w:val="18"/>
          <w:shd w:val="clear" w:color="auto" w:fill="FFFFFF"/>
        </w:rPr>
      </w:pPr>
      <w:r w:rsidRPr="006C3F8E">
        <w:rPr>
          <w:rFonts w:ascii="Tahoma" w:hAnsi="Tahoma" w:cs="Tahoma"/>
          <w:color w:val="000000"/>
          <w:sz w:val="18"/>
          <w:szCs w:val="18"/>
          <w:shd w:val="clear" w:color="auto" w:fill="FFFFFF"/>
        </w:rPr>
        <w:t xml:space="preserve">Acaso </w:t>
      </w:r>
      <w:r w:rsidR="00353E6A">
        <w:rPr>
          <w:rFonts w:ascii="Tahoma" w:hAnsi="Tahoma" w:cs="Tahoma"/>
          <w:color w:val="000000"/>
          <w:sz w:val="18"/>
          <w:szCs w:val="18"/>
          <w:shd w:val="clear" w:color="auto" w:fill="FFFFFF"/>
        </w:rPr>
        <w:t>a Finep</w:t>
      </w:r>
      <w:r w:rsidRPr="006C3F8E">
        <w:rPr>
          <w:rFonts w:ascii="Tahoma" w:hAnsi="Tahoma" w:cs="Tahoma"/>
          <w:color w:val="000000"/>
          <w:sz w:val="18"/>
          <w:szCs w:val="18"/>
          <w:shd w:val="clear" w:color="auto" w:fill="FFFFFF"/>
        </w:rPr>
        <w:t xml:space="preserve"> verifique o descumprimento de obrigações por parte da </w:t>
      </w:r>
      <w:r>
        <w:rPr>
          <w:rFonts w:ascii="Tahoma" w:hAnsi="Tahoma" w:cs="Tahoma"/>
          <w:color w:val="000000"/>
          <w:sz w:val="18"/>
          <w:szCs w:val="18"/>
          <w:shd w:val="clear" w:color="auto" w:fill="FFFFFF"/>
        </w:rPr>
        <w:t>C</w:t>
      </w:r>
      <w:r w:rsidRPr="006C3F8E">
        <w:rPr>
          <w:rFonts w:ascii="Tahoma" w:hAnsi="Tahoma" w:cs="Tahoma"/>
          <w:color w:val="000000"/>
          <w:sz w:val="18"/>
          <w:szCs w:val="18"/>
          <w:shd w:val="clear" w:color="auto" w:fill="FFFFFF"/>
        </w:rPr>
        <w:t>ontratada, deve comunicar ao preposto dest</w:t>
      </w:r>
      <w:r>
        <w:rPr>
          <w:rFonts w:ascii="Tahoma" w:hAnsi="Tahoma" w:cs="Tahoma"/>
          <w:color w:val="000000"/>
          <w:sz w:val="18"/>
          <w:szCs w:val="18"/>
          <w:shd w:val="clear" w:color="auto" w:fill="FFFFFF"/>
        </w:rPr>
        <w:t>a</w:t>
      </w:r>
      <w:r w:rsidRPr="006C3F8E">
        <w:rPr>
          <w:rFonts w:ascii="Tahoma" w:hAnsi="Tahoma" w:cs="Tahoma"/>
          <w:color w:val="000000"/>
          <w:sz w:val="18"/>
          <w:szCs w:val="18"/>
          <w:shd w:val="clear" w:color="auto" w:fill="FFFFFF"/>
        </w:rPr>
        <w:t xml:space="preserve">, indicando, expressamente, o que deve ser corrigido e o prazo máximo para a correção. </w:t>
      </w:r>
      <w:r w:rsidR="00FC4A3F">
        <w:rPr>
          <w:rFonts w:ascii="Tahoma" w:hAnsi="Tahoma" w:cs="Tahoma"/>
          <w:color w:val="000000"/>
          <w:sz w:val="18"/>
          <w:szCs w:val="18"/>
          <w:shd w:val="clear" w:color="auto" w:fill="FFFFFF"/>
        </w:rPr>
        <w:t xml:space="preserve">Os </w:t>
      </w:r>
      <w:r w:rsidR="00FC4A3F" w:rsidRPr="00D81E8C">
        <w:rPr>
          <w:rFonts w:ascii="Tahoma" w:hAnsi="Tahoma" w:cs="Tahoma"/>
          <w:color w:val="000000"/>
          <w:sz w:val="18"/>
          <w:szCs w:val="18"/>
          <w:shd w:val="clear" w:color="auto" w:fill="FFFFFF"/>
        </w:rPr>
        <w:t xml:space="preserve">serviços poderão ser rejeitados, no todo ou em parte, quando em desacordo com as especificações constantes neste Termo de Referência e na proposta, devendo ser corrigidos/refeitos/substituídos no prazo fixado pelo </w:t>
      </w:r>
      <w:r w:rsidR="00FC4A3F">
        <w:rPr>
          <w:rFonts w:ascii="Tahoma" w:hAnsi="Tahoma" w:cs="Tahoma"/>
          <w:color w:val="000000"/>
          <w:sz w:val="18"/>
          <w:szCs w:val="18"/>
          <w:shd w:val="clear" w:color="auto" w:fill="FFFFFF"/>
        </w:rPr>
        <w:t>agente de fiscalização</w:t>
      </w:r>
      <w:r w:rsidR="00FC4A3F" w:rsidRPr="00D81E8C">
        <w:rPr>
          <w:rFonts w:ascii="Tahoma" w:hAnsi="Tahoma" w:cs="Tahoma"/>
          <w:color w:val="000000"/>
          <w:sz w:val="18"/>
          <w:szCs w:val="18"/>
          <w:shd w:val="clear" w:color="auto" w:fill="FFFFFF"/>
        </w:rPr>
        <w:t>, às custas da Contratada, sem prejuízo da aplicação de penalidades</w:t>
      </w:r>
      <w:r w:rsidR="00FC4A3F">
        <w:rPr>
          <w:rFonts w:ascii="Tahoma" w:hAnsi="Tahoma" w:cs="Tahoma"/>
          <w:color w:val="000000"/>
          <w:sz w:val="18"/>
          <w:szCs w:val="18"/>
          <w:shd w:val="clear" w:color="auto" w:fill="FFFFFF"/>
        </w:rPr>
        <w:t>.</w:t>
      </w:r>
    </w:p>
    <w:p w14:paraId="055E75AD" w14:textId="26169BE0" w:rsidR="006C3F8E" w:rsidRPr="006C3F8E" w:rsidRDefault="006C3F8E" w:rsidP="00EC4D20">
      <w:pPr>
        <w:pStyle w:val="TextoPargrafo"/>
        <w:numPr>
          <w:ilvl w:val="1"/>
          <w:numId w:val="35"/>
        </w:numPr>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O</w:t>
      </w:r>
      <w:r w:rsidRPr="006C3F8E">
        <w:rPr>
          <w:rFonts w:ascii="Tahoma" w:hAnsi="Tahoma" w:cs="Tahoma"/>
          <w:color w:val="000000"/>
          <w:sz w:val="18"/>
          <w:szCs w:val="18"/>
          <w:shd w:val="clear" w:color="auto" w:fill="FFFFFF"/>
        </w:rPr>
        <w:t xml:space="preserve"> tempo para a correção referido </w:t>
      </w:r>
      <w:r>
        <w:rPr>
          <w:rFonts w:ascii="Tahoma" w:hAnsi="Tahoma" w:cs="Tahoma"/>
          <w:color w:val="000000"/>
          <w:sz w:val="18"/>
          <w:szCs w:val="18"/>
          <w:shd w:val="clear" w:color="auto" w:fill="FFFFFF"/>
        </w:rPr>
        <w:t>acima</w:t>
      </w:r>
      <w:r w:rsidRPr="006C3F8E">
        <w:rPr>
          <w:rFonts w:ascii="Tahoma" w:hAnsi="Tahoma" w:cs="Tahoma"/>
          <w:color w:val="000000"/>
          <w:sz w:val="18"/>
          <w:szCs w:val="18"/>
          <w:shd w:val="clear" w:color="auto" w:fill="FFFFFF"/>
        </w:rPr>
        <w:t xml:space="preserve"> deve ser computado no prazo de execução de etapa, parcela ou do contrato, para efeito de configuração da mora e suas cominações. </w:t>
      </w:r>
    </w:p>
    <w:p w14:paraId="55ED0621" w14:textId="73CF1615" w:rsidR="006C3F8E" w:rsidRDefault="006C3F8E" w:rsidP="00EC4D20">
      <w:pPr>
        <w:pStyle w:val="TextoPargrafo"/>
        <w:numPr>
          <w:ilvl w:val="1"/>
          <w:numId w:val="35"/>
        </w:numPr>
        <w:tabs>
          <w:tab w:val="left" w:pos="709"/>
        </w:tabs>
        <w:spacing w:before="0" w:line="360" w:lineRule="auto"/>
        <w:ind w:left="709" w:right="-1" w:hanging="709"/>
        <w:rPr>
          <w:rFonts w:ascii="Tahoma" w:hAnsi="Tahoma" w:cs="Tahoma"/>
          <w:color w:val="000000"/>
          <w:sz w:val="18"/>
          <w:szCs w:val="18"/>
          <w:shd w:val="clear" w:color="auto" w:fill="FFFFFF"/>
        </w:rPr>
      </w:pPr>
      <w:r w:rsidRPr="006C3F8E">
        <w:rPr>
          <w:rFonts w:ascii="Tahoma" w:hAnsi="Tahoma" w:cs="Tahoma"/>
          <w:color w:val="000000"/>
          <w:sz w:val="18"/>
          <w:szCs w:val="18"/>
          <w:shd w:val="clear" w:color="auto" w:fill="FFFFFF"/>
        </w:rPr>
        <w:t xml:space="preserve">Realizada a correção pela </w:t>
      </w:r>
      <w:r>
        <w:rPr>
          <w:rFonts w:ascii="Tahoma" w:hAnsi="Tahoma" w:cs="Tahoma"/>
          <w:color w:val="000000"/>
          <w:sz w:val="18"/>
          <w:szCs w:val="18"/>
          <w:shd w:val="clear" w:color="auto" w:fill="FFFFFF"/>
        </w:rPr>
        <w:t>C</w:t>
      </w:r>
      <w:r w:rsidRPr="006C3F8E">
        <w:rPr>
          <w:rFonts w:ascii="Tahoma" w:hAnsi="Tahoma" w:cs="Tahoma"/>
          <w:color w:val="000000"/>
          <w:sz w:val="18"/>
          <w:szCs w:val="18"/>
          <w:shd w:val="clear" w:color="auto" w:fill="FFFFFF"/>
        </w:rPr>
        <w:t xml:space="preserve">ontratada, abrem-se novamente os prazos para os recebimentos estabelecidos </w:t>
      </w:r>
      <w:r>
        <w:rPr>
          <w:rFonts w:ascii="Tahoma" w:hAnsi="Tahoma" w:cs="Tahoma"/>
          <w:color w:val="000000"/>
          <w:sz w:val="18"/>
          <w:szCs w:val="18"/>
          <w:shd w:val="clear" w:color="auto" w:fill="FFFFFF"/>
        </w:rPr>
        <w:t>acima</w:t>
      </w:r>
      <w:r w:rsidRPr="006C3F8E">
        <w:rPr>
          <w:rFonts w:ascii="Tahoma" w:hAnsi="Tahoma" w:cs="Tahoma"/>
          <w:color w:val="000000"/>
          <w:sz w:val="18"/>
          <w:szCs w:val="18"/>
          <w:shd w:val="clear" w:color="auto" w:fill="FFFFFF"/>
        </w:rPr>
        <w:t>.</w:t>
      </w:r>
    </w:p>
    <w:p w14:paraId="6850DD9A" w14:textId="77777777" w:rsidR="006C3F8E" w:rsidRPr="006C3F8E" w:rsidRDefault="006C3F8E" w:rsidP="00EC4D20">
      <w:pPr>
        <w:pStyle w:val="TextoPargrafo"/>
        <w:numPr>
          <w:ilvl w:val="1"/>
          <w:numId w:val="35"/>
        </w:numPr>
        <w:tabs>
          <w:tab w:val="left" w:pos="0"/>
          <w:tab w:val="left" w:pos="709"/>
        </w:tabs>
        <w:spacing w:before="0" w:line="360" w:lineRule="auto"/>
        <w:ind w:left="709" w:right="-1" w:hanging="709"/>
        <w:rPr>
          <w:rFonts w:ascii="Tahoma" w:hAnsi="Tahoma" w:cs="Tahoma"/>
          <w:sz w:val="18"/>
          <w:szCs w:val="18"/>
          <w:shd w:val="clear" w:color="auto" w:fill="FFFFFF"/>
        </w:rPr>
      </w:pPr>
      <w:r>
        <w:rPr>
          <w:rFonts w:ascii="Tahoma" w:hAnsi="Tahoma" w:cs="Tahoma"/>
          <w:color w:val="000000"/>
          <w:sz w:val="18"/>
          <w:szCs w:val="18"/>
          <w:shd w:val="clear" w:color="auto" w:fill="FFFFFF"/>
        </w:rPr>
        <w:t>A emissão d</w:t>
      </w:r>
      <w:r w:rsidRPr="00D81E8C">
        <w:rPr>
          <w:rFonts w:ascii="Tahoma" w:hAnsi="Tahoma" w:cs="Tahoma"/>
          <w:color w:val="000000"/>
          <w:sz w:val="18"/>
          <w:szCs w:val="18"/>
          <w:shd w:val="clear" w:color="auto" w:fill="FFFFFF"/>
        </w:rPr>
        <w:t xml:space="preserve">a Nota Fiscal </w:t>
      </w:r>
      <w:r>
        <w:rPr>
          <w:rFonts w:ascii="Tahoma" w:hAnsi="Tahoma" w:cs="Tahoma"/>
          <w:color w:val="000000"/>
          <w:sz w:val="18"/>
          <w:szCs w:val="18"/>
          <w:shd w:val="clear" w:color="auto" w:fill="FFFFFF"/>
        </w:rPr>
        <w:t>somente deve ser realizada</w:t>
      </w:r>
      <w:r w:rsidRPr="00D81E8C">
        <w:rPr>
          <w:rFonts w:ascii="Tahoma" w:hAnsi="Tahoma" w:cs="Tahoma"/>
          <w:color w:val="000000"/>
          <w:sz w:val="18"/>
          <w:szCs w:val="18"/>
          <w:shd w:val="clear" w:color="auto" w:fill="FFFFFF"/>
        </w:rPr>
        <w:t xml:space="preserve"> com o valor exato dimensionado pela fiscalização, com base no Instrumento de Medição de Resultado (IMR) ou instrumento substituto</w:t>
      </w:r>
      <w:r>
        <w:rPr>
          <w:rFonts w:ascii="Tahoma" w:hAnsi="Tahoma" w:cs="Tahoma"/>
          <w:color w:val="000000"/>
          <w:sz w:val="18"/>
          <w:szCs w:val="18"/>
          <w:shd w:val="clear" w:color="auto" w:fill="FFFFFF"/>
        </w:rPr>
        <w:t xml:space="preserve"> e após a conclusão do recebimento do objeto pactuado</w:t>
      </w:r>
      <w:r w:rsidRPr="00D81E8C">
        <w:rPr>
          <w:rFonts w:ascii="Tahoma" w:hAnsi="Tahoma" w:cs="Tahoma"/>
          <w:color w:val="000000"/>
          <w:sz w:val="18"/>
          <w:szCs w:val="18"/>
          <w:shd w:val="clear" w:color="auto" w:fill="FFFFFF"/>
        </w:rPr>
        <w:t xml:space="preserve">. </w:t>
      </w:r>
      <w:r w:rsidRPr="006C3F8E">
        <w:rPr>
          <w:rFonts w:ascii="Tahoma" w:hAnsi="Tahoma" w:cs="Tahoma"/>
          <w:color w:val="000000"/>
          <w:sz w:val="18"/>
          <w:szCs w:val="18"/>
          <w:shd w:val="clear" w:color="auto" w:fill="FFFFFF"/>
        </w:rPr>
        <w:t xml:space="preserve">No caso de controvérsia sobre a execução do objeto, quanto à dimensão, qualidade e quantidade, </w:t>
      </w:r>
      <w:r>
        <w:rPr>
          <w:rFonts w:ascii="Tahoma" w:hAnsi="Tahoma" w:cs="Tahoma"/>
          <w:color w:val="000000"/>
          <w:sz w:val="18"/>
          <w:szCs w:val="18"/>
          <w:shd w:val="clear" w:color="auto" w:fill="FFFFFF"/>
        </w:rPr>
        <w:t>a Contratada deve emitir</w:t>
      </w:r>
      <w:r w:rsidRPr="006C3F8E">
        <w:rPr>
          <w:rFonts w:ascii="Tahoma" w:hAnsi="Tahoma" w:cs="Tahoma"/>
          <w:color w:val="000000"/>
          <w:sz w:val="18"/>
          <w:szCs w:val="18"/>
          <w:shd w:val="clear" w:color="auto" w:fill="FFFFFF"/>
        </w:rPr>
        <w:t xml:space="preserve"> Nota Fiscal no que </w:t>
      </w:r>
      <w:proofErr w:type="spellStart"/>
      <w:r w:rsidRPr="006C3F8E">
        <w:rPr>
          <w:rFonts w:ascii="Tahoma" w:hAnsi="Tahoma" w:cs="Tahoma"/>
          <w:color w:val="000000"/>
          <w:sz w:val="18"/>
          <w:szCs w:val="18"/>
          <w:shd w:val="clear" w:color="auto" w:fill="FFFFFF"/>
        </w:rPr>
        <w:t>pertine</w:t>
      </w:r>
      <w:proofErr w:type="spellEnd"/>
      <w:r w:rsidRPr="006C3F8E">
        <w:rPr>
          <w:rFonts w:ascii="Tahoma" w:hAnsi="Tahoma" w:cs="Tahoma"/>
          <w:color w:val="000000"/>
          <w:sz w:val="18"/>
          <w:szCs w:val="18"/>
          <w:shd w:val="clear" w:color="auto" w:fill="FFFFFF"/>
        </w:rPr>
        <w:t xml:space="preserve"> à parcela incontroversa da execução do objeto, para efeito de pagamento.</w:t>
      </w:r>
    </w:p>
    <w:p w14:paraId="1144968A" w14:textId="0AB14096" w:rsidR="00FC4A3F" w:rsidRPr="00D81E8C" w:rsidRDefault="00FC4A3F" w:rsidP="00EC4D20">
      <w:pPr>
        <w:pStyle w:val="TextoPargrafo"/>
        <w:numPr>
          <w:ilvl w:val="1"/>
          <w:numId w:val="35"/>
        </w:numPr>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 xml:space="preserve">O </w:t>
      </w:r>
      <w:r w:rsidRPr="00D81E8C">
        <w:rPr>
          <w:rFonts w:ascii="Tahoma" w:hAnsi="Tahoma" w:cs="Tahoma"/>
          <w:color w:val="000000"/>
          <w:sz w:val="18"/>
          <w:szCs w:val="18"/>
          <w:shd w:val="clear" w:color="auto" w:fill="FFFFFF"/>
        </w:rPr>
        <w:t>recebimento do objeto não exclui a responsabilidade da Contratada pelos prejuízos resultantes da incorreta execução do contrato ou, em qualquer época, das garantias concedidas e das responsabilidades assumidas em contrato e por força das disposições legais em vigor</w:t>
      </w:r>
      <w:r>
        <w:rPr>
          <w:rFonts w:ascii="Tahoma" w:hAnsi="Tahoma" w:cs="Tahoma"/>
          <w:color w:val="000000"/>
          <w:sz w:val="18"/>
          <w:szCs w:val="18"/>
          <w:shd w:val="clear" w:color="auto" w:fill="FFFFFF"/>
        </w:rPr>
        <w:t>.</w:t>
      </w:r>
    </w:p>
    <w:p w14:paraId="3FD39F17" w14:textId="77777777" w:rsidR="00A00C6B" w:rsidRPr="00D81E8C" w:rsidRDefault="00A00C6B"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p>
    <w:p w14:paraId="348AFB27" w14:textId="77777777" w:rsidR="007D5728" w:rsidRPr="00D81E8C" w:rsidRDefault="007D5728" w:rsidP="00EC4D20">
      <w:pPr>
        <w:pStyle w:val="TextoPargrafo"/>
        <w:numPr>
          <w:ilvl w:val="0"/>
          <w:numId w:val="35"/>
        </w:numPr>
        <w:tabs>
          <w:tab w:val="left" w:pos="709"/>
        </w:tabs>
        <w:spacing w:before="0" w:line="360" w:lineRule="auto"/>
        <w:ind w:left="709" w:right="-1" w:hanging="709"/>
        <w:rPr>
          <w:rFonts w:ascii="Tahoma" w:hAnsi="Tahoma" w:cs="Tahoma"/>
          <w:b/>
          <w:color w:val="000000"/>
          <w:sz w:val="18"/>
          <w:szCs w:val="18"/>
          <w:shd w:val="clear" w:color="auto" w:fill="FFFFFF"/>
        </w:rPr>
      </w:pPr>
      <w:r w:rsidRPr="00D81E8C">
        <w:rPr>
          <w:rFonts w:ascii="Tahoma" w:hAnsi="Tahoma" w:cs="Tahoma"/>
          <w:b/>
          <w:color w:val="000000"/>
          <w:sz w:val="18"/>
          <w:szCs w:val="18"/>
          <w:shd w:val="clear" w:color="auto" w:fill="FFFFFF"/>
        </w:rPr>
        <w:t>DO PAGAMENTO</w:t>
      </w:r>
    </w:p>
    <w:p w14:paraId="0DBB67B6" w14:textId="6C617D6D" w:rsidR="006041FA" w:rsidRDefault="006041FA" w:rsidP="00EC4D20">
      <w:pPr>
        <w:pStyle w:val="TextoPargrafo"/>
        <w:numPr>
          <w:ilvl w:val="1"/>
          <w:numId w:val="35"/>
        </w:numPr>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O faturamento dos serviços deverá ser efetuado</w:t>
      </w:r>
      <w:r w:rsidR="00354CA1">
        <w:rPr>
          <w:rFonts w:ascii="Tahoma" w:hAnsi="Tahoma" w:cs="Tahoma"/>
          <w:color w:val="000000"/>
          <w:sz w:val="18"/>
          <w:szCs w:val="18"/>
          <w:shd w:val="clear" w:color="auto" w:fill="FFFFFF"/>
        </w:rPr>
        <w:t xml:space="preserve"> </w:t>
      </w:r>
      <w:r w:rsidR="00354CA1" w:rsidRPr="00354CA1">
        <w:rPr>
          <w:rFonts w:ascii="Tahoma" w:hAnsi="Tahoma" w:cs="Tahoma"/>
          <w:color w:val="FF0000"/>
          <w:sz w:val="18"/>
          <w:szCs w:val="18"/>
          <w:highlight w:val="lightGray"/>
          <w:shd w:val="clear" w:color="auto" w:fill="FFFFFF"/>
        </w:rPr>
        <w:t>XXXX</w:t>
      </w:r>
      <w:r>
        <w:rPr>
          <w:rFonts w:ascii="Tahoma" w:hAnsi="Tahoma" w:cs="Tahoma"/>
          <w:color w:val="000000"/>
          <w:sz w:val="18"/>
          <w:szCs w:val="18"/>
          <w:shd w:val="clear" w:color="auto" w:fill="FFFFFF"/>
        </w:rPr>
        <w:t xml:space="preserve"> </w:t>
      </w:r>
      <w:r w:rsidR="00354CA1">
        <w:rPr>
          <w:rFonts w:ascii="Tahoma" w:hAnsi="Tahoma" w:cs="Tahoma"/>
          <w:color w:val="000000"/>
          <w:sz w:val="18"/>
          <w:szCs w:val="18"/>
          <w:shd w:val="clear" w:color="auto" w:fill="FFFFFF"/>
        </w:rPr>
        <w:t>(</w:t>
      </w:r>
      <w:r>
        <w:rPr>
          <w:rFonts w:ascii="Tahoma" w:hAnsi="Tahoma" w:cs="Tahoma"/>
          <w:color w:val="000000"/>
          <w:sz w:val="18"/>
          <w:szCs w:val="18"/>
          <w:shd w:val="clear" w:color="auto" w:fill="FFFFFF"/>
        </w:rPr>
        <w:t xml:space="preserve">mensalmente </w:t>
      </w:r>
      <w:r w:rsidRPr="001B54F8">
        <w:rPr>
          <w:rFonts w:ascii="Tahoma" w:hAnsi="Tahoma" w:cs="Tahoma"/>
          <w:color w:val="FF0000"/>
          <w:sz w:val="18"/>
          <w:szCs w:val="18"/>
          <w:shd w:val="clear" w:color="auto" w:fill="FFFFFF"/>
        </w:rPr>
        <w:t>OU</w:t>
      </w:r>
      <w:r>
        <w:rPr>
          <w:rFonts w:ascii="Tahoma" w:hAnsi="Tahoma" w:cs="Tahoma"/>
          <w:color w:val="000000"/>
          <w:sz w:val="18"/>
          <w:szCs w:val="18"/>
          <w:shd w:val="clear" w:color="auto" w:fill="FFFFFF"/>
        </w:rPr>
        <w:t xml:space="preserve"> por demanda </w:t>
      </w:r>
      <w:r w:rsidRPr="00354CA1">
        <w:rPr>
          <w:rFonts w:ascii="Tahoma" w:hAnsi="Tahoma" w:cs="Tahoma"/>
          <w:color w:val="FF0000"/>
          <w:sz w:val="18"/>
          <w:szCs w:val="18"/>
          <w:shd w:val="clear" w:color="auto" w:fill="FFFFFF"/>
        </w:rPr>
        <w:t xml:space="preserve">OU </w:t>
      </w:r>
      <w:r w:rsidRPr="00354CA1">
        <w:rPr>
          <w:rFonts w:ascii="Tahoma" w:hAnsi="Tahoma" w:cs="Tahoma"/>
          <w:color w:val="000000"/>
          <w:sz w:val="18"/>
          <w:szCs w:val="18"/>
          <w:shd w:val="clear" w:color="auto" w:fill="FFFFFF"/>
        </w:rPr>
        <w:t>outra forma melhor aplicável para o objeto contratual, que deve ser definida pelo elaborador deste TR</w:t>
      </w:r>
      <w:r w:rsidR="00354CA1">
        <w:rPr>
          <w:rFonts w:ascii="Tahoma" w:hAnsi="Tahoma" w:cs="Tahoma"/>
          <w:color w:val="000000"/>
          <w:sz w:val="18"/>
          <w:szCs w:val="18"/>
          <w:shd w:val="clear" w:color="auto" w:fill="FFFFFF"/>
        </w:rPr>
        <w:t>)</w:t>
      </w:r>
      <w:r>
        <w:rPr>
          <w:rFonts w:ascii="Tahoma" w:hAnsi="Tahoma" w:cs="Tahoma"/>
          <w:color w:val="000000"/>
          <w:sz w:val="18"/>
          <w:szCs w:val="18"/>
          <w:shd w:val="clear" w:color="auto" w:fill="FFFFFF"/>
        </w:rPr>
        <w:t>.</w:t>
      </w:r>
    </w:p>
    <w:p w14:paraId="4ACA21BA" w14:textId="28A2FA82" w:rsidR="00252CD9" w:rsidRDefault="00D5173D" w:rsidP="00EC4D20">
      <w:pPr>
        <w:pStyle w:val="TextoPargrafo"/>
        <w:numPr>
          <w:ilvl w:val="1"/>
          <w:numId w:val="35"/>
        </w:numPr>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A Finep</w:t>
      </w:r>
      <w:r w:rsidR="00252CD9" w:rsidRPr="00252CD9">
        <w:rPr>
          <w:rFonts w:ascii="Tahoma" w:hAnsi="Tahoma" w:cs="Tahoma"/>
          <w:color w:val="000000"/>
          <w:sz w:val="18"/>
          <w:szCs w:val="18"/>
          <w:shd w:val="clear" w:color="auto" w:fill="FFFFFF"/>
        </w:rPr>
        <w:t xml:space="preserve"> conferir</w:t>
      </w:r>
      <w:r>
        <w:rPr>
          <w:rFonts w:ascii="Tahoma" w:hAnsi="Tahoma" w:cs="Tahoma"/>
          <w:color w:val="000000"/>
          <w:sz w:val="18"/>
          <w:szCs w:val="18"/>
          <w:shd w:val="clear" w:color="auto" w:fill="FFFFFF"/>
        </w:rPr>
        <w:t>á</w:t>
      </w:r>
      <w:r w:rsidR="00252CD9" w:rsidRPr="00252CD9">
        <w:rPr>
          <w:rFonts w:ascii="Tahoma" w:hAnsi="Tahoma" w:cs="Tahoma"/>
          <w:color w:val="000000"/>
          <w:sz w:val="18"/>
          <w:szCs w:val="18"/>
          <w:shd w:val="clear" w:color="auto" w:fill="FFFFFF"/>
        </w:rPr>
        <w:t xml:space="preserve"> a documentação entregue pela Contratada e os dados do documento fiscal, a fim de verificar se há alguma divergência com relação ao serviço prestado, erro ou rasura, adotando as medidas necessárias para a solução da pendência detectada, antes de atestá-la e encaminhá-la para pagamento.</w:t>
      </w:r>
    </w:p>
    <w:p w14:paraId="07EAC401" w14:textId="51546469" w:rsidR="00252CD9" w:rsidRPr="00252CD9" w:rsidRDefault="00354CA1"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2</w:t>
      </w:r>
      <w:r w:rsidR="000C7D03">
        <w:rPr>
          <w:rFonts w:ascii="Tahoma" w:hAnsi="Tahoma" w:cs="Tahoma"/>
          <w:color w:val="000000"/>
          <w:sz w:val="18"/>
          <w:szCs w:val="18"/>
          <w:shd w:val="clear" w:color="auto" w:fill="FFFFFF"/>
        </w:rPr>
        <w:t>1</w:t>
      </w:r>
      <w:r>
        <w:rPr>
          <w:rFonts w:ascii="Tahoma" w:hAnsi="Tahoma" w:cs="Tahoma"/>
          <w:color w:val="000000"/>
          <w:sz w:val="18"/>
          <w:szCs w:val="18"/>
          <w:shd w:val="clear" w:color="auto" w:fill="FFFFFF"/>
        </w:rPr>
        <w:t>.3.</w:t>
      </w:r>
      <w:r>
        <w:rPr>
          <w:rFonts w:ascii="Tahoma" w:hAnsi="Tahoma" w:cs="Tahoma"/>
          <w:color w:val="000000"/>
          <w:sz w:val="18"/>
          <w:szCs w:val="18"/>
          <w:shd w:val="clear" w:color="auto" w:fill="FFFFFF"/>
        </w:rPr>
        <w:tab/>
      </w:r>
      <w:r w:rsidR="00252CD9">
        <w:rPr>
          <w:rFonts w:ascii="Tahoma" w:hAnsi="Tahoma" w:cs="Tahoma"/>
          <w:color w:val="000000"/>
          <w:sz w:val="18"/>
          <w:szCs w:val="18"/>
          <w:shd w:val="clear" w:color="auto" w:fill="FFFFFF"/>
        </w:rPr>
        <w:t>Dentre outros elementos deste Termo de Referência e Contrato, serão verificadas se:</w:t>
      </w:r>
    </w:p>
    <w:p w14:paraId="1584E49C" w14:textId="65069B5D" w:rsidR="00252CD9" w:rsidRPr="00252CD9" w:rsidRDefault="00252CD9" w:rsidP="00D5173D">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sidRPr="00252CD9">
        <w:rPr>
          <w:rFonts w:ascii="Tahoma" w:hAnsi="Tahoma" w:cs="Tahoma"/>
          <w:color w:val="000000"/>
          <w:sz w:val="18"/>
          <w:szCs w:val="18"/>
          <w:shd w:val="clear" w:color="auto" w:fill="FFFFFF"/>
        </w:rPr>
        <w:t xml:space="preserve">a) </w:t>
      </w:r>
      <w:r w:rsidR="00D5173D">
        <w:rPr>
          <w:rFonts w:ascii="Tahoma" w:hAnsi="Tahoma" w:cs="Tahoma"/>
          <w:color w:val="000000"/>
          <w:sz w:val="18"/>
          <w:szCs w:val="18"/>
          <w:shd w:val="clear" w:color="auto" w:fill="FFFFFF"/>
        </w:rPr>
        <w:tab/>
      </w:r>
      <w:r w:rsidRPr="00252CD9">
        <w:rPr>
          <w:rFonts w:ascii="Tahoma" w:hAnsi="Tahoma" w:cs="Tahoma"/>
          <w:color w:val="000000"/>
          <w:sz w:val="18"/>
          <w:szCs w:val="18"/>
          <w:shd w:val="clear" w:color="auto" w:fill="FFFFFF"/>
        </w:rPr>
        <w:t xml:space="preserve">as condições de pagamento do contrato foram obedecidas; </w:t>
      </w:r>
    </w:p>
    <w:p w14:paraId="2642F33D" w14:textId="1A0E59B6" w:rsidR="00252CD9" w:rsidRPr="00252CD9" w:rsidRDefault="00252CD9" w:rsidP="00354CA1">
      <w:pPr>
        <w:pStyle w:val="TextoPargrafo"/>
        <w:tabs>
          <w:tab w:val="left" w:pos="567"/>
        </w:tabs>
        <w:spacing w:before="0" w:line="360" w:lineRule="auto"/>
        <w:ind w:left="567" w:right="-1" w:hanging="567"/>
        <w:rPr>
          <w:rFonts w:ascii="Tahoma" w:hAnsi="Tahoma" w:cs="Tahoma"/>
          <w:color w:val="000000"/>
          <w:sz w:val="18"/>
          <w:szCs w:val="18"/>
          <w:shd w:val="clear" w:color="auto" w:fill="FFFFFF"/>
        </w:rPr>
      </w:pPr>
      <w:r w:rsidRPr="00252CD9">
        <w:rPr>
          <w:rFonts w:ascii="Tahoma" w:hAnsi="Tahoma" w:cs="Tahoma"/>
          <w:color w:val="000000"/>
          <w:sz w:val="18"/>
          <w:szCs w:val="18"/>
          <w:shd w:val="clear" w:color="auto" w:fill="FFFFFF"/>
        </w:rPr>
        <w:lastRenderedPageBreak/>
        <w:t xml:space="preserve">b) </w:t>
      </w:r>
      <w:r w:rsidR="00D5173D">
        <w:rPr>
          <w:rFonts w:ascii="Tahoma" w:hAnsi="Tahoma" w:cs="Tahoma"/>
          <w:color w:val="000000"/>
          <w:sz w:val="18"/>
          <w:szCs w:val="18"/>
          <w:shd w:val="clear" w:color="auto" w:fill="FFFFFF"/>
        </w:rPr>
        <w:tab/>
      </w:r>
      <w:r w:rsidR="00D5173D">
        <w:rPr>
          <w:rFonts w:ascii="Tahoma" w:hAnsi="Tahoma" w:cs="Tahoma"/>
          <w:color w:val="000000"/>
          <w:sz w:val="18"/>
          <w:szCs w:val="18"/>
          <w:shd w:val="clear" w:color="auto" w:fill="FFFFFF"/>
        </w:rPr>
        <w:tab/>
      </w:r>
      <w:r w:rsidRPr="00252CD9">
        <w:rPr>
          <w:rFonts w:ascii="Tahoma" w:hAnsi="Tahoma" w:cs="Tahoma"/>
          <w:color w:val="000000"/>
          <w:sz w:val="18"/>
          <w:szCs w:val="18"/>
          <w:shd w:val="clear" w:color="auto" w:fill="FFFFFF"/>
        </w:rPr>
        <w:t xml:space="preserve">o valor cobrado corresponde exatamente àquilo que foi fornecido; </w:t>
      </w:r>
    </w:p>
    <w:p w14:paraId="717A3855" w14:textId="3E64349C" w:rsidR="00252CD9" w:rsidRPr="00252CD9" w:rsidRDefault="00252CD9" w:rsidP="00354CA1">
      <w:pPr>
        <w:pStyle w:val="TextoPargrafo"/>
        <w:tabs>
          <w:tab w:val="left" w:pos="567"/>
        </w:tabs>
        <w:spacing w:before="0" w:line="360" w:lineRule="auto"/>
        <w:ind w:left="567" w:right="-1" w:hanging="567"/>
        <w:rPr>
          <w:rFonts w:ascii="Tahoma" w:hAnsi="Tahoma" w:cs="Tahoma"/>
          <w:color w:val="000000"/>
          <w:sz w:val="18"/>
          <w:szCs w:val="18"/>
          <w:shd w:val="clear" w:color="auto" w:fill="FFFFFF"/>
        </w:rPr>
      </w:pPr>
      <w:r w:rsidRPr="00252CD9">
        <w:rPr>
          <w:rFonts w:ascii="Tahoma" w:hAnsi="Tahoma" w:cs="Tahoma"/>
          <w:color w:val="000000"/>
          <w:sz w:val="18"/>
          <w:szCs w:val="18"/>
          <w:shd w:val="clear" w:color="auto" w:fill="FFFFFF"/>
        </w:rPr>
        <w:t xml:space="preserve">c) </w:t>
      </w:r>
      <w:r w:rsidR="00D5173D">
        <w:rPr>
          <w:rFonts w:ascii="Tahoma" w:hAnsi="Tahoma" w:cs="Tahoma"/>
          <w:color w:val="000000"/>
          <w:sz w:val="18"/>
          <w:szCs w:val="18"/>
          <w:shd w:val="clear" w:color="auto" w:fill="FFFFFF"/>
        </w:rPr>
        <w:tab/>
      </w:r>
      <w:r w:rsidR="00D5173D">
        <w:rPr>
          <w:rFonts w:ascii="Tahoma" w:hAnsi="Tahoma" w:cs="Tahoma"/>
          <w:color w:val="000000"/>
          <w:sz w:val="18"/>
          <w:szCs w:val="18"/>
          <w:shd w:val="clear" w:color="auto" w:fill="FFFFFF"/>
        </w:rPr>
        <w:tab/>
      </w:r>
      <w:r w:rsidRPr="00252CD9">
        <w:rPr>
          <w:rFonts w:ascii="Tahoma" w:hAnsi="Tahoma" w:cs="Tahoma"/>
          <w:color w:val="000000"/>
          <w:sz w:val="18"/>
          <w:szCs w:val="18"/>
          <w:shd w:val="clear" w:color="auto" w:fill="FFFFFF"/>
        </w:rPr>
        <w:t xml:space="preserve">existem elementos que justifiquem o desconto do valor da Nota Fiscal/Fatura; </w:t>
      </w:r>
    </w:p>
    <w:p w14:paraId="78D01886" w14:textId="4C4E179E" w:rsidR="00252CD9" w:rsidRPr="00252CD9" w:rsidRDefault="00252CD9" w:rsidP="00354CA1">
      <w:pPr>
        <w:pStyle w:val="TextoPargrafo"/>
        <w:tabs>
          <w:tab w:val="left" w:pos="567"/>
        </w:tabs>
        <w:spacing w:before="0" w:line="360" w:lineRule="auto"/>
        <w:ind w:left="567" w:right="-1" w:hanging="567"/>
        <w:rPr>
          <w:rFonts w:ascii="Tahoma" w:hAnsi="Tahoma" w:cs="Tahoma"/>
          <w:color w:val="000000"/>
          <w:sz w:val="18"/>
          <w:szCs w:val="18"/>
          <w:shd w:val="clear" w:color="auto" w:fill="FFFFFF"/>
        </w:rPr>
      </w:pPr>
      <w:r w:rsidRPr="00252CD9">
        <w:rPr>
          <w:rFonts w:ascii="Tahoma" w:hAnsi="Tahoma" w:cs="Tahoma"/>
          <w:color w:val="000000"/>
          <w:sz w:val="18"/>
          <w:szCs w:val="18"/>
          <w:shd w:val="clear" w:color="auto" w:fill="FFFFFF"/>
        </w:rPr>
        <w:t>d)</w:t>
      </w:r>
      <w:r w:rsidR="00D5173D">
        <w:rPr>
          <w:rFonts w:ascii="Tahoma" w:hAnsi="Tahoma" w:cs="Tahoma"/>
          <w:color w:val="000000"/>
          <w:sz w:val="18"/>
          <w:szCs w:val="18"/>
          <w:shd w:val="clear" w:color="auto" w:fill="FFFFFF"/>
        </w:rPr>
        <w:tab/>
      </w:r>
      <w:r w:rsidR="00D5173D">
        <w:rPr>
          <w:rFonts w:ascii="Tahoma" w:hAnsi="Tahoma" w:cs="Tahoma"/>
          <w:color w:val="000000"/>
          <w:sz w:val="18"/>
          <w:szCs w:val="18"/>
          <w:shd w:val="clear" w:color="auto" w:fill="FFFFFF"/>
        </w:rPr>
        <w:tab/>
      </w:r>
      <w:r w:rsidRPr="00252CD9">
        <w:rPr>
          <w:rFonts w:ascii="Tahoma" w:hAnsi="Tahoma" w:cs="Tahoma"/>
          <w:color w:val="000000"/>
          <w:sz w:val="18"/>
          <w:szCs w:val="18"/>
          <w:shd w:val="clear" w:color="auto" w:fill="FFFFFF"/>
        </w:rPr>
        <w:t xml:space="preserve">foi observado o que dispõe o contrato nos casos de instalação ou teste de funcionamento; </w:t>
      </w:r>
    </w:p>
    <w:p w14:paraId="516972DF" w14:textId="18E7891C" w:rsidR="00252CD9" w:rsidRDefault="00252CD9" w:rsidP="00354CA1">
      <w:pPr>
        <w:pStyle w:val="TextoPargrafo"/>
        <w:tabs>
          <w:tab w:val="left" w:pos="567"/>
        </w:tabs>
        <w:spacing w:before="0" w:line="360" w:lineRule="auto"/>
        <w:ind w:left="567" w:right="-1" w:hanging="567"/>
        <w:rPr>
          <w:rFonts w:ascii="Tahoma" w:hAnsi="Tahoma" w:cs="Tahoma"/>
          <w:color w:val="000000"/>
          <w:sz w:val="18"/>
          <w:szCs w:val="18"/>
          <w:shd w:val="clear" w:color="auto" w:fill="FFFFFF"/>
        </w:rPr>
      </w:pPr>
      <w:r w:rsidRPr="00252CD9">
        <w:rPr>
          <w:rFonts w:ascii="Tahoma" w:hAnsi="Tahoma" w:cs="Tahoma"/>
          <w:color w:val="000000"/>
          <w:sz w:val="18"/>
          <w:szCs w:val="18"/>
          <w:shd w:val="clear" w:color="auto" w:fill="FFFFFF"/>
        </w:rPr>
        <w:t xml:space="preserve">e) </w:t>
      </w:r>
      <w:r w:rsidR="00D5173D">
        <w:rPr>
          <w:rFonts w:ascii="Tahoma" w:hAnsi="Tahoma" w:cs="Tahoma"/>
          <w:color w:val="000000"/>
          <w:sz w:val="18"/>
          <w:szCs w:val="18"/>
          <w:shd w:val="clear" w:color="auto" w:fill="FFFFFF"/>
        </w:rPr>
        <w:tab/>
      </w:r>
      <w:r w:rsidR="00D5173D">
        <w:rPr>
          <w:rFonts w:ascii="Tahoma" w:hAnsi="Tahoma" w:cs="Tahoma"/>
          <w:color w:val="000000"/>
          <w:sz w:val="18"/>
          <w:szCs w:val="18"/>
          <w:shd w:val="clear" w:color="auto" w:fill="FFFFFF"/>
        </w:rPr>
        <w:tab/>
      </w:r>
      <w:r w:rsidRPr="00252CD9">
        <w:rPr>
          <w:rFonts w:ascii="Tahoma" w:hAnsi="Tahoma" w:cs="Tahoma"/>
          <w:color w:val="000000"/>
          <w:sz w:val="18"/>
          <w:szCs w:val="18"/>
          <w:shd w:val="clear" w:color="auto" w:fill="FFFFFF"/>
        </w:rPr>
        <w:t>a Nota Fiscal tem validade e está completamente preenchida.</w:t>
      </w:r>
    </w:p>
    <w:p w14:paraId="58BEF2BC" w14:textId="1F76B4FF" w:rsidR="00252CD9" w:rsidRDefault="000C7D03"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21</w:t>
      </w:r>
      <w:r w:rsidR="00354CA1">
        <w:rPr>
          <w:rFonts w:ascii="Tahoma" w:hAnsi="Tahoma" w:cs="Tahoma"/>
          <w:color w:val="000000"/>
          <w:sz w:val="18"/>
          <w:szCs w:val="18"/>
          <w:shd w:val="clear" w:color="auto" w:fill="FFFFFF"/>
        </w:rPr>
        <w:t>.4.</w:t>
      </w:r>
      <w:r w:rsidR="00354CA1">
        <w:rPr>
          <w:rFonts w:ascii="Tahoma" w:hAnsi="Tahoma" w:cs="Tahoma"/>
          <w:color w:val="000000"/>
          <w:sz w:val="18"/>
          <w:szCs w:val="18"/>
          <w:shd w:val="clear" w:color="auto" w:fill="FFFFFF"/>
        </w:rPr>
        <w:tab/>
      </w:r>
      <w:r w:rsidR="00252CD9">
        <w:rPr>
          <w:rFonts w:ascii="Tahoma" w:hAnsi="Tahoma" w:cs="Tahoma"/>
          <w:color w:val="000000"/>
          <w:sz w:val="18"/>
          <w:szCs w:val="18"/>
          <w:shd w:val="clear" w:color="auto" w:fill="FFFFFF"/>
        </w:rPr>
        <w:t>H</w:t>
      </w:r>
      <w:r w:rsidR="00252CD9" w:rsidRPr="00D81E8C">
        <w:rPr>
          <w:rFonts w:ascii="Tahoma" w:hAnsi="Tahoma" w:cs="Tahoma"/>
          <w:color w:val="000000"/>
          <w:sz w:val="18"/>
          <w:szCs w:val="18"/>
          <w:shd w:val="clear" w:color="auto" w:fill="FFFFFF"/>
        </w:rPr>
        <w:t xml:space="preserve">avendo erro na apresentação da Nota Fiscal/Fatura, ou circunstância que impeça a liquidação da despesa, o pagamento ficará sobrestado até que a Contratada providencie as medidas saneadoras. Nesta hipótese, o prazo para pagamento iniciar-se-á após a comprovação da regularização da situação, não acarretando qualquer ônus para a </w:t>
      </w:r>
      <w:r w:rsidR="00252CD9">
        <w:rPr>
          <w:rFonts w:ascii="Tahoma" w:hAnsi="Tahoma" w:cs="Tahoma"/>
          <w:color w:val="000000"/>
          <w:sz w:val="18"/>
          <w:szCs w:val="18"/>
          <w:shd w:val="clear" w:color="auto" w:fill="FFFFFF"/>
        </w:rPr>
        <w:t>Finep</w:t>
      </w:r>
      <w:r w:rsidR="00252CD9" w:rsidRPr="00D81E8C">
        <w:rPr>
          <w:rFonts w:ascii="Tahoma" w:hAnsi="Tahoma" w:cs="Tahoma"/>
          <w:color w:val="000000"/>
          <w:sz w:val="18"/>
          <w:szCs w:val="18"/>
          <w:shd w:val="clear" w:color="auto" w:fill="FFFFFF"/>
        </w:rPr>
        <w:t>.</w:t>
      </w:r>
    </w:p>
    <w:p w14:paraId="65768AF1" w14:textId="70F762C1" w:rsidR="006041FA" w:rsidRDefault="00354CA1" w:rsidP="00BD44C2">
      <w:pPr>
        <w:pStyle w:val="TextoPargrafo"/>
        <w:tabs>
          <w:tab w:val="left" w:pos="709"/>
        </w:tabs>
        <w:spacing w:before="0" w:line="360" w:lineRule="auto"/>
        <w:ind w:left="709" w:right="-1" w:hanging="709"/>
        <w:rPr>
          <w:rFonts w:ascii="Tahoma" w:hAnsi="Tahoma" w:cs="Tahoma"/>
          <w:i/>
          <w:iCs/>
          <w:color w:val="FF0000"/>
          <w:sz w:val="18"/>
          <w:szCs w:val="18"/>
          <w:shd w:val="clear" w:color="auto" w:fill="FFFFFF"/>
        </w:rPr>
      </w:pPr>
      <w:r>
        <w:rPr>
          <w:rFonts w:ascii="Tahoma" w:hAnsi="Tahoma" w:cs="Tahoma"/>
          <w:color w:val="000000"/>
          <w:sz w:val="18"/>
          <w:szCs w:val="18"/>
          <w:shd w:val="clear" w:color="auto" w:fill="FFFFFF"/>
        </w:rPr>
        <w:t>2</w:t>
      </w:r>
      <w:r w:rsidR="000C7D03">
        <w:rPr>
          <w:rFonts w:ascii="Tahoma" w:hAnsi="Tahoma" w:cs="Tahoma"/>
          <w:color w:val="000000"/>
          <w:sz w:val="18"/>
          <w:szCs w:val="18"/>
          <w:shd w:val="clear" w:color="auto" w:fill="FFFFFF"/>
        </w:rPr>
        <w:t>1</w:t>
      </w:r>
      <w:r>
        <w:rPr>
          <w:rFonts w:ascii="Tahoma" w:hAnsi="Tahoma" w:cs="Tahoma"/>
          <w:color w:val="000000"/>
          <w:sz w:val="18"/>
          <w:szCs w:val="18"/>
          <w:shd w:val="clear" w:color="auto" w:fill="FFFFFF"/>
        </w:rPr>
        <w:t>.5.</w:t>
      </w:r>
      <w:r>
        <w:rPr>
          <w:rFonts w:ascii="Tahoma" w:hAnsi="Tahoma" w:cs="Tahoma"/>
          <w:color w:val="000000"/>
          <w:sz w:val="18"/>
          <w:szCs w:val="18"/>
          <w:shd w:val="clear" w:color="auto" w:fill="FFFFFF"/>
        </w:rPr>
        <w:tab/>
      </w:r>
      <w:r w:rsidR="006041FA" w:rsidRPr="00D81E8C">
        <w:rPr>
          <w:rFonts w:ascii="Tahoma" w:hAnsi="Tahoma" w:cs="Tahoma"/>
          <w:color w:val="000000"/>
          <w:sz w:val="18"/>
          <w:szCs w:val="18"/>
          <w:shd w:val="clear" w:color="auto" w:fill="FFFFFF"/>
        </w:rPr>
        <w:t xml:space="preserve">O prazo de pagamento é de 10 dias úteis a contar do ateste de recebimento </w:t>
      </w:r>
      <w:r w:rsidR="006041FA">
        <w:rPr>
          <w:rFonts w:ascii="Tahoma" w:hAnsi="Tahoma" w:cs="Tahoma"/>
          <w:color w:val="000000"/>
          <w:sz w:val="18"/>
          <w:szCs w:val="18"/>
          <w:shd w:val="clear" w:color="auto" w:fill="FFFFFF"/>
        </w:rPr>
        <w:t>do objeto contratado</w:t>
      </w:r>
      <w:r w:rsidR="006041FA" w:rsidRPr="00D81E8C">
        <w:rPr>
          <w:rFonts w:ascii="Tahoma" w:hAnsi="Tahoma" w:cs="Tahoma"/>
          <w:color w:val="000000"/>
          <w:sz w:val="18"/>
          <w:szCs w:val="18"/>
          <w:shd w:val="clear" w:color="auto" w:fill="FFFFFF"/>
        </w:rPr>
        <w:t>.</w:t>
      </w:r>
    </w:p>
    <w:p w14:paraId="0219DDF3" w14:textId="77777777" w:rsidR="00B75257" w:rsidRPr="004D1AEE" w:rsidRDefault="00B75257" w:rsidP="00B75257">
      <w:pPr>
        <w:pStyle w:val="TextoPargrafo"/>
        <w:tabs>
          <w:tab w:val="left" w:pos="709"/>
        </w:tabs>
        <w:spacing w:before="0" w:line="360" w:lineRule="auto"/>
        <w:ind w:left="709" w:right="-1" w:hanging="709"/>
        <w:rPr>
          <w:rFonts w:ascii="Tahoma" w:hAnsi="Tahoma" w:cs="Tahoma"/>
          <w:color w:val="FF0000"/>
          <w:sz w:val="18"/>
          <w:szCs w:val="18"/>
          <w:shd w:val="clear" w:color="auto" w:fill="FFFFFF"/>
        </w:rPr>
      </w:pPr>
      <w:r w:rsidRPr="004D1AEE">
        <w:rPr>
          <w:rFonts w:ascii="Tahoma" w:hAnsi="Tahoma" w:cs="Tahoma"/>
          <w:color w:val="FF0000"/>
          <w:sz w:val="18"/>
          <w:szCs w:val="18"/>
          <w:shd w:val="clear" w:color="auto" w:fill="FFFFFF"/>
        </w:rPr>
        <w:t>E/OU</w:t>
      </w:r>
    </w:p>
    <w:p w14:paraId="356462C8" w14:textId="4D3B52CD" w:rsidR="00B75257" w:rsidRDefault="00B75257" w:rsidP="00B75257">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sidRPr="004D1AEE">
        <w:rPr>
          <w:rFonts w:ascii="Tahoma" w:hAnsi="Tahoma" w:cs="Tahoma"/>
          <w:color w:val="FF0000"/>
          <w:sz w:val="18"/>
          <w:szCs w:val="18"/>
          <w:shd w:val="clear" w:color="auto" w:fill="FFFFFF"/>
        </w:rPr>
        <w:tab/>
      </w:r>
      <w:r w:rsidRPr="004D1AEE">
        <w:rPr>
          <w:rFonts w:ascii="Tahoma" w:hAnsi="Tahoma" w:cs="Tahoma"/>
          <w:color w:val="FF0000"/>
          <w:sz w:val="18"/>
          <w:szCs w:val="18"/>
          <w:highlight w:val="yellow"/>
          <w:shd w:val="clear" w:color="auto" w:fill="FFFFFF"/>
        </w:rPr>
        <w:t>(SE</w:t>
      </w:r>
      <w:r>
        <w:rPr>
          <w:rFonts w:ascii="Tahoma" w:hAnsi="Tahoma" w:cs="Tahoma"/>
          <w:color w:val="FF0000"/>
          <w:sz w:val="18"/>
          <w:szCs w:val="18"/>
          <w:highlight w:val="yellow"/>
          <w:shd w:val="clear" w:color="auto" w:fill="FFFFFF"/>
        </w:rPr>
        <w:t xml:space="preserve"> HOUVER</w:t>
      </w:r>
      <w:r w:rsidRPr="004D1AEE">
        <w:rPr>
          <w:rFonts w:ascii="Tahoma" w:hAnsi="Tahoma" w:cs="Tahoma"/>
          <w:color w:val="FF0000"/>
          <w:sz w:val="18"/>
          <w:szCs w:val="18"/>
          <w:highlight w:val="yellow"/>
          <w:shd w:val="clear" w:color="auto" w:fill="FFFFFF"/>
        </w:rPr>
        <w:t xml:space="preserve"> PAGAMENTO ANTECIPADO</w:t>
      </w:r>
      <w:r>
        <w:rPr>
          <w:rFonts w:ascii="Tahoma" w:hAnsi="Tahoma" w:cs="Tahoma"/>
          <w:color w:val="FF0000"/>
          <w:sz w:val="18"/>
          <w:szCs w:val="18"/>
          <w:highlight w:val="yellow"/>
          <w:shd w:val="clear" w:color="auto" w:fill="FFFFFF"/>
        </w:rPr>
        <w:t xml:space="preserve"> CONSIDERAR REDAÇÃO ABAIXO: ADAPTAR SE O PAGAMENTO</w:t>
      </w:r>
      <w:r w:rsidR="00C26A62">
        <w:rPr>
          <w:rFonts w:ascii="Tahoma" w:hAnsi="Tahoma" w:cs="Tahoma"/>
          <w:color w:val="FF0000"/>
          <w:sz w:val="18"/>
          <w:szCs w:val="18"/>
          <w:highlight w:val="yellow"/>
          <w:shd w:val="clear" w:color="auto" w:fill="FFFFFF"/>
        </w:rPr>
        <w:t xml:space="preserve"> ANTECIPADO</w:t>
      </w:r>
      <w:r>
        <w:rPr>
          <w:rFonts w:ascii="Tahoma" w:hAnsi="Tahoma" w:cs="Tahoma"/>
          <w:color w:val="FF0000"/>
          <w:sz w:val="18"/>
          <w:szCs w:val="18"/>
          <w:highlight w:val="yellow"/>
          <w:shd w:val="clear" w:color="auto" w:fill="FFFFFF"/>
        </w:rPr>
        <w:t xml:space="preserve"> FOR PARCIAL OU DA INTEGRALIDADE DO VALOR CONTRATADO</w:t>
      </w:r>
      <w:r w:rsidRPr="004D1AEE">
        <w:rPr>
          <w:rFonts w:ascii="Tahoma" w:hAnsi="Tahoma" w:cs="Tahoma"/>
          <w:color w:val="FF0000"/>
          <w:sz w:val="18"/>
          <w:szCs w:val="18"/>
          <w:highlight w:val="yellow"/>
          <w:shd w:val="clear" w:color="auto" w:fill="FFFFFF"/>
        </w:rPr>
        <w:t>)</w:t>
      </w:r>
      <w:r>
        <w:rPr>
          <w:rFonts w:ascii="Tahoma" w:hAnsi="Tahoma" w:cs="Tahoma"/>
          <w:color w:val="000000"/>
          <w:sz w:val="18"/>
          <w:szCs w:val="18"/>
          <w:shd w:val="clear" w:color="auto" w:fill="FFFFFF"/>
        </w:rPr>
        <w:t xml:space="preserve"> </w:t>
      </w:r>
    </w:p>
    <w:p w14:paraId="672E72A4" w14:textId="77777777" w:rsidR="00B75257" w:rsidRPr="004D1AEE" w:rsidRDefault="00B75257" w:rsidP="00B75257">
      <w:pPr>
        <w:pStyle w:val="TextoPargrafo"/>
        <w:tabs>
          <w:tab w:val="left" w:pos="709"/>
        </w:tabs>
        <w:spacing w:before="0" w:line="360" w:lineRule="auto"/>
        <w:ind w:left="709" w:right="-1" w:hanging="709"/>
        <w:rPr>
          <w:rFonts w:ascii="Tahoma" w:hAnsi="Tahoma" w:cs="Tahoma"/>
          <w:sz w:val="18"/>
          <w:szCs w:val="18"/>
          <w:shd w:val="clear" w:color="auto" w:fill="FFFFFF"/>
        </w:rPr>
      </w:pPr>
      <w:r w:rsidRPr="004D1AEE">
        <w:rPr>
          <w:rFonts w:ascii="Tahoma" w:hAnsi="Tahoma" w:cs="Tahoma"/>
          <w:sz w:val="18"/>
          <w:szCs w:val="18"/>
          <w:shd w:val="clear" w:color="auto" w:fill="FFFFFF"/>
        </w:rPr>
        <w:t>21.5.</w:t>
      </w:r>
      <w:r w:rsidRPr="004D1AEE">
        <w:rPr>
          <w:rFonts w:ascii="Tahoma" w:hAnsi="Tahoma" w:cs="Tahoma"/>
          <w:sz w:val="18"/>
          <w:szCs w:val="18"/>
          <w:shd w:val="clear" w:color="auto" w:fill="FFFFFF"/>
        </w:rPr>
        <w:tab/>
        <w:t>O prazo de pagamento é de 10 dias úteis a contar da solicitação do fornecedor, desde que observadas todas as regras deste Termo de Referência.</w:t>
      </w:r>
    </w:p>
    <w:p w14:paraId="27E79C16" w14:textId="7F6DF259" w:rsidR="006041FA" w:rsidRDefault="00354CA1"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2</w:t>
      </w:r>
      <w:r w:rsidR="000C7D03">
        <w:rPr>
          <w:rFonts w:ascii="Tahoma" w:hAnsi="Tahoma" w:cs="Tahoma"/>
          <w:color w:val="000000"/>
          <w:sz w:val="18"/>
          <w:szCs w:val="18"/>
          <w:shd w:val="clear" w:color="auto" w:fill="FFFFFF"/>
        </w:rPr>
        <w:t>1</w:t>
      </w:r>
      <w:r>
        <w:rPr>
          <w:rFonts w:ascii="Tahoma" w:hAnsi="Tahoma" w:cs="Tahoma"/>
          <w:color w:val="000000"/>
          <w:sz w:val="18"/>
          <w:szCs w:val="18"/>
          <w:shd w:val="clear" w:color="auto" w:fill="FFFFFF"/>
        </w:rPr>
        <w:t>.6.</w:t>
      </w:r>
      <w:r>
        <w:rPr>
          <w:rFonts w:ascii="Tahoma" w:hAnsi="Tahoma" w:cs="Tahoma"/>
          <w:color w:val="000000"/>
          <w:sz w:val="18"/>
          <w:szCs w:val="18"/>
          <w:shd w:val="clear" w:color="auto" w:fill="FFFFFF"/>
        </w:rPr>
        <w:tab/>
      </w:r>
      <w:r w:rsidR="006041FA">
        <w:rPr>
          <w:rFonts w:ascii="Tahoma" w:hAnsi="Tahoma" w:cs="Tahoma"/>
          <w:color w:val="000000"/>
          <w:sz w:val="18"/>
          <w:szCs w:val="18"/>
          <w:shd w:val="clear" w:color="auto" w:fill="FFFFFF"/>
        </w:rPr>
        <w:t>Os pagamentos serão realizados em conformidade com as etapas contratadas.</w:t>
      </w:r>
    </w:p>
    <w:p w14:paraId="41B2BA1A" w14:textId="232E9C9F" w:rsidR="006041FA" w:rsidRDefault="00354CA1"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2</w:t>
      </w:r>
      <w:r w:rsidR="000C7D03">
        <w:rPr>
          <w:rFonts w:ascii="Tahoma" w:hAnsi="Tahoma" w:cs="Tahoma"/>
          <w:color w:val="000000"/>
          <w:sz w:val="18"/>
          <w:szCs w:val="18"/>
          <w:shd w:val="clear" w:color="auto" w:fill="FFFFFF"/>
        </w:rPr>
        <w:t>1</w:t>
      </w:r>
      <w:r>
        <w:rPr>
          <w:rFonts w:ascii="Tahoma" w:hAnsi="Tahoma" w:cs="Tahoma"/>
          <w:color w:val="000000"/>
          <w:sz w:val="18"/>
          <w:szCs w:val="18"/>
          <w:shd w:val="clear" w:color="auto" w:fill="FFFFFF"/>
        </w:rPr>
        <w:t>.7.</w:t>
      </w:r>
      <w:r>
        <w:rPr>
          <w:rFonts w:ascii="Tahoma" w:hAnsi="Tahoma" w:cs="Tahoma"/>
          <w:color w:val="000000"/>
          <w:sz w:val="18"/>
          <w:szCs w:val="18"/>
          <w:shd w:val="clear" w:color="auto" w:fill="FFFFFF"/>
        </w:rPr>
        <w:tab/>
      </w:r>
      <w:r w:rsidR="006041FA" w:rsidRPr="006041FA">
        <w:rPr>
          <w:rFonts w:ascii="Tahoma" w:hAnsi="Tahoma" w:cs="Tahoma"/>
          <w:color w:val="000000"/>
          <w:sz w:val="18"/>
          <w:szCs w:val="18"/>
          <w:shd w:val="clear" w:color="auto" w:fill="FFFFFF"/>
        </w:rPr>
        <w:t>Os pagamentos devidos à contratada, quando couber e de acordo com a legislação tributária, estão sujeitos à retenção na fonte.</w:t>
      </w:r>
    </w:p>
    <w:p w14:paraId="009A466D" w14:textId="54766B4D" w:rsidR="006041FA" w:rsidRDefault="00354CA1"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2</w:t>
      </w:r>
      <w:r w:rsidR="000C7D03">
        <w:rPr>
          <w:rFonts w:ascii="Tahoma" w:hAnsi="Tahoma" w:cs="Tahoma"/>
          <w:color w:val="000000"/>
          <w:sz w:val="18"/>
          <w:szCs w:val="18"/>
          <w:shd w:val="clear" w:color="auto" w:fill="FFFFFF"/>
        </w:rPr>
        <w:t>1</w:t>
      </w:r>
      <w:r>
        <w:rPr>
          <w:rFonts w:ascii="Tahoma" w:hAnsi="Tahoma" w:cs="Tahoma"/>
          <w:color w:val="000000"/>
          <w:sz w:val="18"/>
          <w:szCs w:val="18"/>
          <w:shd w:val="clear" w:color="auto" w:fill="FFFFFF"/>
        </w:rPr>
        <w:t>.8.</w:t>
      </w:r>
      <w:r>
        <w:rPr>
          <w:rFonts w:ascii="Tahoma" w:hAnsi="Tahoma" w:cs="Tahoma"/>
          <w:color w:val="000000"/>
          <w:sz w:val="18"/>
          <w:szCs w:val="18"/>
          <w:shd w:val="clear" w:color="auto" w:fill="FFFFFF"/>
        </w:rPr>
        <w:tab/>
      </w:r>
      <w:r w:rsidR="006041FA" w:rsidRPr="006041FA">
        <w:rPr>
          <w:rFonts w:ascii="Tahoma" w:hAnsi="Tahoma" w:cs="Tahoma"/>
          <w:color w:val="000000"/>
          <w:sz w:val="18"/>
          <w:szCs w:val="18"/>
          <w:shd w:val="clear" w:color="auto" w:fill="FFFFFF"/>
        </w:rPr>
        <w:t>É permitido descontar dos créditos da contratada qualquer valor relativo à multa, ressarcimentos e indenizações, sempre observado o contraditório e a ampla defesa.</w:t>
      </w:r>
    </w:p>
    <w:p w14:paraId="69F91D15" w14:textId="23CFE174" w:rsidR="00252CD9" w:rsidRPr="00252CD9" w:rsidRDefault="00354CA1"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2</w:t>
      </w:r>
      <w:r w:rsidR="000C7D03">
        <w:rPr>
          <w:rFonts w:ascii="Tahoma" w:hAnsi="Tahoma" w:cs="Tahoma"/>
          <w:color w:val="000000"/>
          <w:sz w:val="18"/>
          <w:szCs w:val="18"/>
          <w:shd w:val="clear" w:color="auto" w:fill="FFFFFF"/>
        </w:rPr>
        <w:t>1</w:t>
      </w:r>
      <w:r>
        <w:rPr>
          <w:rFonts w:ascii="Tahoma" w:hAnsi="Tahoma" w:cs="Tahoma"/>
          <w:color w:val="000000"/>
          <w:sz w:val="18"/>
          <w:szCs w:val="18"/>
          <w:shd w:val="clear" w:color="auto" w:fill="FFFFFF"/>
        </w:rPr>
        <w:t>.9.</w:t>
      </w:r>
      <w:r>
        <w:rPr>
          <w:rFonts w:ascii="Tahoma" w:hAnsi="Tahoma" w:cs="Tahoma"/>
          <w:color w:val="000000"/>
          <w:sz w:val="18"/>
          <w:szCs w:val="18"/>
          <w:shd w:val="clear" w:color="auto" w:fill="FFFFFF"/>
        </w:rPr>
        <w:tab/>
      </w:r>
      <w:r w:rsidR="00252CD9" w:rsidRPr="00252CD9">
        <w:rPr>
          <w:rFonts w:ascii="Tahoma" w:hAnsi="Tahoma" w:cs="Tahoma"/>
          <w:color w:val="000000"/>
          <w:sz w:val="18"/>
          <w:szCs w:val="18"/>
          <w:shd w:val="clear" w:color="auto" w:fill="FFFFFF"/>
        </w:rPr>
        <w:t xml:space="preserve">A retenção ou glosa no pagamento, sem prejuízo das sanções cabíveis, só deve ocorrer quando a contratada: </w:t>
      </w:r>
    </w:p>
    <w:p w14:paraId="14DDAC10" w14:textId="3B01EE93" w:rsidR="00252CD9" w:rsidRPr="00252CD9" w:rsidRDefault="00252CD9" w:rsidP="00D5173D">
      <w:pPr>
        <w:pStyle w:val="TextoPargrafo"/>
        <w:tabs>
          <w:tab w:val="left" w:pos="0"/>
        </w:tabs>
        <w:spacing w:before="0" w:line="360" w:lineRule="auto"/>
        <w:ind w:left="709" w:right="-1" w:hanging="709"/>
        <w:rPr>
          <w:rFonts w:ascii="Tahoma" w:hAnsi="Tahoma" w:cs="Tahoma"/>
          <w:color w:val="000000"/>
          <w:sz w:val="18"/>
          <w:szCs w:val="18"/>
          <w:shd w:val="clear" w:color="auto" w:fill="FFFFFF"/>
        </w:rPr>
      </w:pPr>
      <w:r w:rsidRPr="00252CD9">
        <w:rPr>
          <w:rFonts w:ascii="Tahoma" w:hAnsi="Tahoma" w:cs="Tahoma"/>
          <w:color w:val="000000"/>
          <w:sz w:val="18"/>
          <w:szCs w:val="18"/>
          <w:shd w:val="clear" w:color="auto" w:fill="FFFFFF"/>
        </w:rPr>
        <w:t>a)</w:t>
      </w:r>
      <w:r w:rsidR="00D5173D">
        <w:rPr>
          <w:rFonts w:ascii="Tahoma" w:hAnsi="Tahoma" w:cs="Tahoma"/>
          <w:color w:val="000000"/>
          <w:sz w:val="18"/>
          <w:szCs w:val="18"/>
          <w:shd w:val="clear" w:color="auto" w:fill="FFFFFF"/>
        </w:rPr>
        <w:tab/>
      </w:r>
      <w:r w:rsidRPr="00252CD9">
        <w:rPr>
          <w:rFonts w:ascii="Tahoma" w:hAnsi="Tahoma" w:cs="Tahoma"/>
          <w:color w:val="000000"/>
          <w:sz w:val="18"/>
          <w:szCs w:val="18"/>
          <w:shd w:val="clear" w:color="auto" w:fill="FFFFFF"/>
        </w:rPr>
        <w:t xml:space="preserve">não produzir os resultados, deixar de executar, ou não executar com a qualidade mínima exigida as atividades contratadas; ou </w:t>
      </w:r>
    </w:p>
    <w:p w14:paraId="171E97D7" w14:textId="1DF4F337" w:rsidR="00252CD9" w:rsidRPr="00252CD9" w:rsidRDefault="00252CD9" w:rsidP="00D5173D">
      <w:pPr>
        <w:pStyle w:val="TextoPargrafo"/>
        <w:tabs>
          <w:tab w:val="left" w:pos="0"/>
        </w:tabs>
        <w:spacing w:before="0" w:line="360" w:lineRule="auto"/>
        <w:ind w:left="709" w:right="-1" w:hanging="709"/>
        <w:rPr>
          <w:rFonts w:ascii="Tahoma" w:hAnsi="Tahoma" w:cs="Tahoma"/>
          <w:color w:val="000000"/>
          <w:sz w:val="18"/>
          <w:szCs w:val="18"/>
          <w:shd w:val="clear" w:color="auto" w:fill="FFFFFF"/>
        </w:rPr>
      </w:pPr>
      <w:r w:rsidRPr="00252CD9">
        <w:rPr>
          <w:rFonts w:ascii="Tahoma" w:hAnsi="Tahoma" w:cs="Tahoma"/>
          <w:color w:val="000000"/>
          <w:sz w:val="18"/>
          <w:szCs w:val="18"/>
          <w:shd w:val="clear" w:color="auto" w:fill="FFFFFF"/>
        </w:rPr>
        <w:t xml:space="preserve">b) </w:t>
      </w:r>
      <w:r w:rsidR="00D5173D">
        <w:rPr>
          <w:rFonts w:ascii="Tahoma" w:hAnsi="Tahoma" w:cs="Tahoma"/>
          <w:color w:val="000000"/>
          <w:sz w:val="18"/>
          <w:szCs w:val="18"/>
          <w:shd w:val="clear" w:color="auto" w:fill="FFFFFF"/>
        </w:rPr>
        <w:tab/>
      </w:r>
      <w:r w:rsidRPr="00252CD9">
        <w:rPr>
          <w:rFonts w:ascii="Tahoma" w:hAnsi="Tahoma" w:cs="Tahoma"/>
          <w:color w:val="000000"/>
          <w:sz w:val="18"/>
          <w:szCs w:val="18"/>
          <w:shd w:val="clear" w:color="auto" w:fill="FFFFFF"/>
        </w:rPr>
        <w:t xml:space="preserve">deixar de utilizar materiais e recursos humanos exigidos para a execução do serviço, ou utilizá-los com qualidade ou quantidade inferior à demandada; ou </w:t>
      </w:r>
    </w:p>
    <w:p w14:paraId="0BB3C529" w14:textId="03054E3F" w:rsidR="00252CD9" w:rsidRPr="00252CD9" w:rsidRDefault="00252CD9" w:rsidP="00D5173D">
      <w:pPr>
        <w:pStyle w:val="TextoPargrafo"/>
        <w:tabs>
          <w:tab w:val="left" w:pos="0"/>
        </w:tabs>
        <w:spacing w:before="0" w:line="360" w:lineRule="auto"/>
        <w:ind w:left="709" w:right="-1" w:hanging="709"/>
        <w:rPr>
          <w:rFonts w:ascii="Tahoma" w:hAnsi="Tahoma" w:cs="Tahoma"/>
          <w:color w:val="000000"/>
          <w:sz w:val="18"/>
          <w:szCs w:val="18"/>
          <w:shd w:val="clear" w:color="auto" w:fill="FFFFFF"/>
        </w:rPr>
      </w:pPr>
      <w:r w:rsidRPr="00252CD9">
        <w:rPr>
          <w:rFonts w:ascii="Tahoma" w:hAnsi="Tahoma" w:cs="Tahoma"/>
          <w:color w:val="000000"/>
          <w:sz w:val="18"/>
          <w:szCs w:val="18"/>
          <w:shd w:val="clear" w:color="auto" w:fill="FFFFFF"/>
        </w:rPr>
        <w:t xml:space="preserve">c) </w:t>
      </w:r>
      <w:r w:rsidR="00D5173D">
        <w:rPr>
          <w:rFonts w:ascii="Tahoma" w:hAnsi="Tahoma" w:cs="Tahoma"/>
          <w:color w:val="000000"/>
          <w:sz w:val="18"/>
          <w:szCs w:val="18"/>
          <w:shd w:val="clear" w:color="auto" w:fill="FFFFFF"/>
        </w:rPr>
        <w:tab/>
      </w:r>
      <w:r w:rsidRPr="00252CD9">
        <w:rPr>
          <w:rFonts w:ascii="Tahoma" w:hAnsi="Tahoma" w:cs="Tahoma"/>
          <w:color w:val="000000"/>
          <w:sz w:val="18"/>
          <w:szCs w:val="18"/>
          <w:shd w:val="clear" w:color="auto" w:fill="FFFFFF"/>
        </w:rPr>
        <w:t xml:space="preserve">não arcar com as obrigações trabalhistas e previdenciárias dos seus empregados, quando dedicados exclusivamente à execução do contrato; ou </w:t>
      </w:r>
    </w:p>
    <w:p w14:paraId="16EF0E26" w14:textId="50FE37E2" w:rsidR="006041FA" w:rsidRDefault="00252CD9" w:rsidP="00354CA1">
      <w:pPr>
        <w:pStyle w:val="TextoPargrafo"/>
        <w:tabs>
          <w:tab w:val="left" w:pos="0"/>
        </w:tabs>
        <w:spacing w:before="0" w:line="360" w:lineRule="auto"/>
        <w:ind w:right="-1" w:firstLine="0"/>
        <w:rPr>
          <w:rFonts w:ascii="Tahoma" w:hAnsi="Tahoma" w:cs="Tahoma"/>
          <w:color w:val="000000"/>
          <w:sz w:val="18"/>
          <w:szCs w:val="18"/>
          <w:shd w:val="clear" w:color="auto" w:fill="FFFFFF"/>
        </w:rPr>
      </w:pPr>
      <w:r w:rsidRPr="00252CD9">
        <w:rPr>
          <w:rFonts w:ascii="Tahoma" w:hAnsi="Tahoma" w:cs="Tahoma"/>
          <w:color w:val="000000"/>
          <w:sz w:val="18"/>
          <w:szCs w:val="18"/>
          <w:shd w:val="clear" w:color="auto" w:fill="FFFFFF"/>
        </w:rPr>
        <w:t xml:space="preserve">d) </w:t>
      </w:r>
      <w:r w:rsidR="00D5173D">
        <w:rPr>
          <w:rFonts w:ascii="Tahoma" w:hAnsi="Tahoma" w:cs="Tahoma"/>
          <w:color w:val="000000"/>
          <w:sz w:val="18"/>
          <w:szCs w:val="18"/>
          <w:shd w:val="clear" w:color="auto" w:fill="FFFFFF"/>
        </w:rPr>
        <w:tab/>
      </w:r>
      <w:r w:rsidRPr="00252CD9">
        <w:rPr>
          <w:rFonts w:ascii="Tahoma" w:hAnsi="Tahoma" w:cs="Tahoma"/>
          <w:color w:val="000000"/>
          <w:sz w:val="18"/>
          <w:szCs w:val="18"/>
          <w:shd w:val="clear" w:color="auto" w:fill="FFFFFF"/>
        </w:rPr>
        <w:t>nos casos de não apresentação de garantia</w:t>
      </w:r>
      <w:r>
        <w:rPr>
          <w:rFonts w:ascii="Tahoma" w:hAnsi="Tahoma" w:cs="Tahoma"/>
          <w:color w:val="000000"/>
          <w:sz w:val="18"/>
          <w:szCs w:val="18"/>
          <w:shd w:val="clear" w:color="auto" w:fill="FFFFFF"/>
        </w:rPr>
        <w:t xml:space="preserve"> prevista em contrato</w:t>
      </w:r>
      <w:r w:rsidRPr="00252CD9">
        <w:rPr>
          <w:rFonts w:ascii="Tahoma" w:hAnsi="Tahoma" w:cs="Tahoma"/>
          <w:color w:val="000000"/>
          <w:sz w:val="18"/>
          <w:szCs w:val="18"/>
          <w:shd w:val="clear" w:color="auto" w:fill="FFFFFF"/>
        </w:rPr>
        <w:t>.</w:t>
      </w:r>
    </w:p>
    <w:p w14:paraId="2B177886" w14:textId="3C738B3A" w:rsidR="00BD1DB4" w:rsidRPr="00354CA1" w:rsidRDefault="00C23A6F" w:rsidP="00354CA1">
      <w:pPr>
        <w:pStyle w:val="TextoPargrafo"/>
        <w:tabs>
          <w:tab w:val="left" w:pos="567"/>
        </w:tabs>
        <w:spacing w:before="0" w:line="360" w:lineRule="auto"/>
        <w:ind w:right="-1" w:firstLine="0"/>
        <w:rPr>
          <w:rFonts w:ascii="Tahoma" w:hAnsi="Tahoma" w:cs="Tahoma"/>
          <w:color w:val="FF0000"/>
          <w:sz w:val="18"/>
          <w:szCs w:val="18"/>
          <w:shd w:val="clear" w:color="auto" w:fill="FFFFFF"/>
        </w:rPr>
      </w:pPr>
      <w:r w:rsidRPr="00354CA1">
        <w:rPr>
          <w:rFonts w:ascii="Tahoma" w:hAnsi="Tahoma" w:cs="Tahoma"/>
          <w:b/>
          <w:color w:val="FF0000"/>
          <w:sz w:val="18"/>
          <w:szCs w:val="18"/>
          <w:highlight w:val="yellow"/>
          <w:shd w:val="clear" w:color="auto" w:fill="FFFFFF"/>
        </w:rPr>
        <w:t>SE OBJETO COM TERCEIRIZAÇÃO DE MÃO DE OBRA</w:t>
      </w:r>
      <w:r w:rsidR="00354CA1" w:rsidRPr="00354CA1">
        <w:rPr>
          <w:rFonts w:ascii="Tahoma" w:hAnsi="Tahoma" w:cs="Tahoma"/>
          <w:b/>
          <w:color w:val="FF0000"/>
          <w:sz w:val="18"/>
          <w:szCs w:val="18"/>
          <w:highlight w:val="yellow"/>
          <w:shd w:val="clear" w:color="auto" w:fill="FFFFFF"/>
        </w:rPr>
        <w:t>:</w:t>
      </w:r>
      <w:r w:rsidRPr="00354CA1">
        <w:rPr>
          <w:rFonts w:ascii="Tahoma" w:hAnsi="Tahoma" w:cs="Tahoma"/>
          <w:color w:val="FF0000"/>
          <w:sz w:val="18"/>
          <w:szCs w:val="18"/>
          <w:shd w:val="clear" w:color="auto" w:fill="FFFFFF"/>
        </w:rPr>
        <w:t xml:space="preserve"> </w:t>
      </w:r>
    </w:p>
    <w:p w14:paraId="48DCF600" w14:textId="653F49A4" w:rsidR="00BD1DB4" w:rsidRDefault="00354CA1"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2</w:t>
      </w:r>
      <w:r w:rsidR="000C7D03">
        <w:rPr>
          <w:rFonts w:ascii="Tahoma" w:hAnsi="Tahoma" w:cs="Tahoma"/>
          <w:color w:val="000000"/>
          <w:sz w:val="18"/>
          <w:szCs w:val="18"/>
          <w:shd w:val="clear" w:color="auto" w:fill="FFFFFF"/>
        </w:rPr>
        <w:t>1</w:t>
      </w:r>
      <w:r>
        <w:rPr>
          <w:rFonts w:ascii="Tahoma" w:hAnsi="Tahoma" w:cs="Tahoma"/>
          <w:color w:val="000000"/>
          <w:sz w:val="18"/>
          <w:szCs w:val="18"/>
          <w:shd w:val="clear" w:color="auto" w:fill="FFFFFF"/>
        </w:rPr>
        <w:t>.10.</w:t>
      </w:r>
      <w:r>
        <w:rPr>
          <w:rFonts w:ascii="Tahoma" w:hAnsi="Tahoma" w:cs="Tahoma"/>
          <w:color w:val="000000"/>
          <w:sz w:val="18"/>
          <w:szCs w:val="18"/>
          <w:shd w:val="clear" w:color="auto" w:fill="FFFFFF"/>
        </w:rPr>
        <w:tab/>
      </w:r>
      <w:r w:rsidR="00C23A6F" w:rsidRPr="00BD1DB4">
        <w:rPr>
          <w:rFonts w:ascii="Tahoma" w:hAnsi="Tahoma" w:cs="Tahoma"/>
          <w:color w:val="000000"/>
          <w:sz w:val="18"/>
          <w:szCs w:val="18"/>
          <w:shd w:val="clear" w:color="auto" w:fill="FFFFFF"/>
        </w:rPr>
        <w:t>Os valores referentes a férias, 1/3 (um terço) de férias previsto na Constituição, 13º (décimo terceiro) salários, ausências legais, verbas rescisórias, devidos aos trabalhadores, bem como outros de evento futuro e incerto, não serão parte integrante dos pagamentos mensais à Contratada, devendo ser pagos pela Finep à Contratada somente na ocorrência do seu fato gerador.</w:t>
      </w:r>
    </w:p>
    <w:p w14:paraId="1AE808D4" w14:textId="3991C9D4" w:rsidR="00BD1DB4" w:rsidRPr="00BD1DB4" w:rsidRDefault="00134159"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lastRenderedPageBreak/>
        <w:t>2</w:t>
      </w:r>
      <w:r w:rsidR="000C7D03">
        <w:rPr>
          <w:rFonts w:ascii="Tahoma" w:hAnsi="Tahoma" w:cs="Tahoma"/>
          <w:color w:val="000000"/>
          <w:sz w:val="18"/>
          <w:szCs w:val="18"/>
          <w:shd w:val="clear" w:color="auto" w:fill="FFFFFF"/>
        </w:rPr>
        <w:t>1</w:t>
      </w:r>
      <w:r>
        <w:rPr>
          <w:rFonts w:ascii="Tahoma" w:hAnsi="Tahoma" w:cs="Tahoma"/>
          <w:color w:val="000000"/>
          <w:sz w:val="18"/>
          <w:szCs w:val="18"/>
          <w:shd w:val="clear" w:color="auto" w:fill="FFFFFF"/>
        </w:rPr>
        <w:t>.11.</w:t>
      </w:r>
      <w:r>
        <w:rPr>
          <w:rFonts w:ascii="Tahoma" w:hAnsi="Tahoma" w:cs="Tahoma"/>
          <w:color w:val="000000"/>
          <w:sz w:val="18"/>
          <w:szCs w:val="18"/>
          <w:shd w:val="clear" w:color="auto" w:fill="FFFFFF"/>
        </w:rPr>
        <w:tab/>
      </w:r>
      <w:r w:rsidR="00BD1DB4" w:rsidRPr="00BD1DB4">
        <w:rPr>
          <w:rFonts w:ascii="Tahoma" w:hAnsi="Tahoma" w:cs="Tahoma"/>
          <w:color w:val="000000"/>
          <w:sz w:val="18"/>
          <w:szCs w:val="18"/>
          <w:shd w:val="clear" w:color="auto" w:fill="FFFFFF"/>
        </w:rPr>
        <w:t>As verbas discriminadas acima somente serão liberadas nas seguintes</w:t>
      </w:r>
      <w:r w:rsidR="00BD1DB4">
        <w:rPr>
          <w:rFonts w:ascii="Tahoma" w:hAnsi="Tahoma" w:cs="Tahoma"/>
          <w:color w:val="000000"/>
          <w:sz w:val="18"/>
          <w:szCs w:val="18"/>
          <w:shd w:val="clear" w:color="auto" w:fill="FFFFFF"/>
        </w:rPr>
        <w:t xml:space="preserve"> </w:t>
      </w:r>
      <w:r w:rsidR="00BD1DB4" w:rsidRPr="00BD1DB4">
        <w:rPr>
          <w:rFonts w:ascii="Tahoma" w:hAnsi="Tahoma" w:cs="Tahoma"/>
          <w:color w:val="000000"/>
          <w:sz w:val="18"/>
          <w:szCs w:val="18"/>
          <w:shd w:val="clear" w:color="auto" w:fill="FFFFFF"/>
        </w:rPr>
        <w:t xml:space="preserve">condições: </w:t>
      </w:r>
    </w:p>
    <w:p w14:paraId="73C347AB" w14:textId="04E54002" w:rsidR="00134159" w:rsidRDefault="00134159" w:rsidP="00D5173D">
      <w:pPr>
        <w:pStyle w:val="TextoPargrafo"/>
        <w:tabs>
          <w:tab w:val="left" w:pos="567"/>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a)</w:t>
      </w:r>
      <w:r w:rsidR="00BD1DB4" w:rsidRPr="00BD1DB4">
        <w:rPr>
          <w:rFonts w:ascii="Tahoma" w:hAnsi="Tahoma" w:cs="Tahoma"/>
          <w:color w:val="000000"/>
          <w:sz w:val="18"/>
          <w:szCs w:val="18"/>
          <w:shd w:val="clear" w:color="auto" w:fill="FFFFFF"/>
        </w:rPr>
        <w:t xml:space="preserve"> </w:t>
      </w:r>
      <w:r w:rsidR="00D5173D">
        <w:rPr>
          <w:rFonts w:ascii="Tahoma" w:hAnsi="Tahoma" w:cs="Tahoma"/>
          <w:color w:val="000000"/>
          <w:sz w:val="18"/>
          <w:szCs w:val="18"/>
          <w:shd w:val="clear" w:color="auto" w:fill="FFFFFF"/>
        </w:rPr>
        <w:tab/>
      </w:r>
      <w:r w:rsidR="00D5173D">
        <w:rPr>
          <w:rFonts w:ascii="Tahoma" w:hAnsi="Tahoma" w:cs="Tahoma"/>
          <w:color w:val="000000"/>
          <w:sz w:val="18"/>
          <w:szCs w:val="18"/>
          <w:shd w:val="clear" w:color="auto" w:fill="FFFFFF"/>
        </w:rPr>
        <w:tab/>
      </w:r>
      <w:r w:rsidR="00BD1DB4" w:rsidRPr="00BD1DB4">
        <w:rPr>
          <w:rFonts w:ascii="Tahoma" w:hAnsi="Tahoma" w:cs="Tahoma"/>
          <w:color w:val="000000"/>
          <w:sz w:val="18"/>
          <w:szCs w:val="18"/>
          <w:shd w:val="clear" w:color="auto" w:fill="FFFFFF"/>
        </w:rPr>
        <w:t>pelo valor correspondente ao 13º (décimo terceiro) salário dos empregados vinculados ao contrato, quando devido;</w:t>
      </w:r>
    </w:p>
    <w:p w14:paraId="02CA4A55" w14:textId="1150695E" w:rsidR="00134159" w:rsidRDefault="00134159" w:rsidP="00D5173D">
      <w:pPr>
        <w:pStyle w:val="TextoPargrafo"/>
        <w:tabs>
          <w:tab w:val="left" w:pos="567"/>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b)</w:t>
      </w:r>
      <w:r w:rsidR="00BD1DB4" w:rsidRPr="00BD1DB4">
        <w:rPr>
          <w:rFonts w:ascii="Tahoma" w:hAnsi="Tahoma" w:cs="Tahoma"/>
          <w:color w:val="000000"/>
          <w:sz w:val="18"/>
          <w:szCs w:val="18"/>
          <w:shd w:val="clear" w:color="auto" w:fill="FFFFFF"/>
        </w:rPr>
        <w:t xml:space="preserve"> </w:t>
      </w:r>
      <w:r w:rsidR="00D5173D">
        <w:rPr>
          <w:rFonts w:ascii="Tahoma" w:hAnsi="Tahoma" w:cs="Tahoma"/>
          <w:color w:val="000000"/>
          <w:sz w:val="18"/>
          <w:szCs w:val="18"/>
          <w:shd w:val="clear" w:color="auto" w:fill="FFFFFF"/>
        </w:rPr>
        <w:tab/>
      </w:r>
      <w:r w:rsidR="00D5173D">
        <w:rPr>
          <w:rFonts w:ascii="Tahoma" w:hAnsi="Tahoma" w:cs="Tahoma"/>
          <w:color w:val="000000"/>
          <w:sz w:val="18"/>
          <w:szCs w:val="18"/>
          <w:shd w:val="clear" w:color="auto" w:fill="FFFFFF"/>
        </w:rPr>
        <w:tab/>
      </w:r>
      <w:r w:rsidR="00BD1DB4" w:rsidRPr="00BD1DB4">
        <w:rPr>
          <w:rFonts w:ascii="Tahoma" w:hAnsi="Tahoma" w:cs="Tahoma"/>
          <w:color w:val="000000"/>
          <w:sz w:val="18"/>
          <w:szCs w:val="18"/>
          <w:shd w:val="clear" w:color="auto" w:fill="FFFFFF"/>
        </w:rPr>
        <w:t>pelo valor correspondente às férias e a 1/3 (um terço) de férias previsto na Constituição, quando do gozo de férias pelos empregados vinculados ao contrato;</w:t>
      </w:r>
    </w:p>
    <w:p w14:paraId="4B94FF51" w14:textId="514CD7B2" w:rsidR="00BD1DB4" w:rsidRPr="00BD1DB4" w:rsidRDefault="00134159" w:rsidP="00D5173D">
      <w:pPr>
        <w:pStyle w:val="TextoPargrafo"/>
        <w:tabs>
          <w:tab w:val="left" w:pos="567"/>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 xml:space="preserve">c) </w:t>
      </w:r>
      <w:r w:rsidR="00D5173D">
        <w:rPr>
          <w:rFonts w:ascii="Tahoma" w:hAnsi="Tahoma" w:cs="Tahoma"/>
          <w:color w:val="000000"/>
          <w:sz w:val="18"/>
          <w:szCs w:val="18"/>
          <w:shd w:val="clear" w:color="auto" w:fill="FFFFFF"/>
        </w:rPr>
        <w:tab/>
      </w:r>
      <w:r w:rsidR="00D5173D">
        <w:rPr>
          <w:rFonts w:ascii="Tahoma" w:hAnsi="Tahoma" w:cs="Tahoma"/>
          <w:color w:val="000000"/>
          <w:sz w:val="18"/>
          <w:szCs w:val="18"/>
          <w:shd w:val="clear" w:color="auto" w:fill="FFFFFF"/>
        </w:rPr>
        <w:tab/>
      </w:r>
      <w:r w:rsidR="00BD1DB4" w:rsidRPr="00BD1DB4">
        <w:rPr>
          <w:rFonts w:ascii="Tahoma" w:hAnsi="Tahoma" w:cs="Tahoma"/>
          <w:color w:val="000000"/>
          <w:sz w:val="18"/>
          <w:szCs w:val="18"/>
          <w:shd w:val="clear" w:color="auto" w:fill="FFFFFF"/>
        </w:rPr>
        <w:t xml:space="preserve">pelo valor correspondente ao 13º (décimo terceiro) salário proporcional, férias proporcionais e à indenização compensatória porventura devida sobre o FGTS, quando da dispensa de </w:t>
      </w:r>
      <w:r w:rsidR="00BD1DB4">
        <w:rPr>
          <w:rFonts w:ascii="Tahoma" w:hAnsi="Tahoma" w:cs="Tahoma"/>
          <w:color w:val="000000"/>
          <w:sz w:val="18"/>
          <w:szCs w:val="18"/>
          <w:shd w:val="clear" w:color="auto" w:fill="FFFFFF"/>
        </w:rPr>
        <w:t xml:space="preserve">empregado vinculado </w:t>
      </w:r>
      <w:r w:rsidR="00BD1DB4" w:rsidRPr="00BD1DB4">
        <w:rPr>
          <w:rFonts w:ascii="Tahoma" w:hAnsi="Tahoma" w:cs="Tahoma"/>
          <w:color w:val="000000"/>
          <w:sz w:val="18"/>
          <w:szCs w:val="18"/>
          <w:shd w:val="clear" w:color="auto" w:fill="FFFFFF"/>
        </w:rPr>
        <w:t>ao contrato;</w:t>
      </w:r>
    </w:p>
    <w:p w14:paraId="00A8662B" w14:textId="3A85C99A" w:rsidR="00BD1DB4" w:rsidRPr="00BD1DB4" w:rsidRDefault="00134159" w:rsidP="00D5173D">
      <w:pPr>
        <w:pStyle w:val="TextoPargrafo"/>
        <w:tabs>
          <w:tab w:val="left" w:pos="567"/>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 xml:space="preserve">d) </w:t>
      </w:r>
      <w:r w:rsidR="00D5173D">
        <w:rPr>
          <w:rFonts w:ascii="Tahoma" w:hAnsi="Tahoma" w:cs="Tahoma"/>
          <w:color w:val="000000"/>
          <w:sz w:val="18"/>
          <w:szCs w:val="18"/>
          <w:shd w:val="clear" w:color="auto" w:fill="FFFFFF"/>
        </w:rPr>
        <w:tab/>
      </w:r>
      <w:r w:rsidR="00D5173D">
        <w:rPr>
          <w:rFonts w:ascii="Tahoma" w:hAnsi="Tahoma" w:cs="Tahoma"/>
          <w:color w:val="000000"/>
          <w:sz w:val="18"/>
          <w:szCs w:val="18"/>
          <w:shd w:val="clear" w:color="auto" w:fill="FFFFFF"/>
        </w:rPr>
        <w:tab/>
      </w:r>
      <w:r w:rsidR="00BD1DB4" w:rsidRPr="00BD1DB4">
        <w:rPr>
          <w:rFonts w:ascii="Tahoma" w:hAnsi="Tahoma" w:cs="Tahoma"/>
          <w:color w:val="000000"/>
          <w:sz w:val="18"/>
          <w:szCs w:val="18"/>
          <w:shd w:val="clear" w:color="auto" w:fill="FFFFFF"/>
        </w:rPr>
        <w:t>pelos valores correspondentes às ausências legais efetivamente ocorridas dos empregados vinculados ao contrato; e</w:t>
      </w:r>
    </w:p>
    <w:p w14:paraId="2617EC20" w14:textId="75638E55" w:rsidR="00BD1DB4" w:rsidRPr="00BD1DB4" w:rsidRDefault="00134159" w:rsidP="00134159">
      <w:pPr>
        <w:pStyle w:val="TextoPargrafo"/>
        <w:tabs>
          <w:tab w:val="left" w:pos="567"/>
        </w:tabs>
        <w:spacing w:before="0" w:line="360" w:lineRule="auto"/>
        <w:ind w:right="-1" w:firstLine="0"/>
        <w:rPr>
          <w:rFonts w:ascii="Tahoma" w:hAnsi="Tahoma" w:cs="Tahoma"/>
          <w:color w:val="000000"/>
          <w:sz w:val="18"/>
          <w:szCs w:val="18"/>
          <w:shd w:val="clear" w:color="auto" w:fill="FFFFFF"/>
        </w:rPr>
      </w:pPr>
      <w:r>
        <w:rPr>
          <w:rFonts w:ascii="Tahoma" w:hAnsi="Tahoma" w:cs="Tahoma"/>
          <w:color w:val="000000"/>
          <w:sz w:val="18"/>
          <w:szCs w:val="18"/>
          <w:shd w:val="clear" w:color="auto" w:fill="FFFFFF"/>
        </w:rPr>
        <w:t xml:space="preserve">e) </w:t>
      </w:r>
      <w:r w:rsidR="00D5173D">
        <w:rPr>
          <w:rFonts w:ascii="Tahoma" w:hAnsi="Tahoma" w:cs="Tahoma"/>
          <w:color w:val="000000"/>
          <w:sz w:val="18"/>
          <w:szCs w:val="18"/>
          <w:shd w:val="clear" w:color="auto" w:fill="FFFFFF"/>
        </w:rPr>
        <w:tab/>
      </w:r>
      <w:r w:rsidR="00D5173D">
        <w:rPr>
          <w:rFonts w:ascii="Tahoma" w:hAnsi="Tahoma" w:cs="Tahoma"/>
          <w:color w:val="000000"/>
          <w:sz w:val="18"/>
          <w:szCs w:val="18"/>
          <w:shd w:val="clear" w:color="auto" w:fill="FFFFFF"/>
        </w:rPr>
        <w:tab/>
      </w:r>
      <w:r w:rsidR="00BD1DB4" w:rsidRPr="00BD1DB4">
        <w:rPr>
          <w:rFonts w:ascii="Tahoma" w:hAnsi="Tahoma" w:cs="Tahoma"/>
          <w:color w:val="000000"/>
          <w:sz w:val="18"/>
          <w:szCs w:val="18"/>
          <w:shd w:val="clear" w:color="auto" w:fill="FFFFFF"/>
        </w:rPr>
        <w:t>outras de evento futuro e incerto, após efetivamente ocorridas, pelos seus valores correspondentes.</w:t>
      </w:r>
    </w:p>
    <w:p w14:paraId="08AD1D57" w14:textId="66F4CBBE" w:rsidR="00C23A6F" w:rsidRDefault="00134159"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2</w:t>
      </w:r>
      <w:r w:rsidR="000C7D03">
        <w:rPr>
          <w:rFonts w:ascii="Tahoma" w:hAnsi="Tahoma" w:cs="Tahoma"/>
          <w:color w:val="000000"/>
          <w:sz w:val="18"/>
          <w:szCs w:val="18"/>
          <w:shd w:val="clear" w:color="auto" w:fill="FFFFFF"/>
        </w:rPr>
        <w:t>1</w:t>
      </w:r>
      <w:r>
        <w:rPr>
          <w:rFonts w:ascii="Tahoma" w:hAnsi="Tahoma" w:cs="Tahoma"/>
          <w:color w:val="000000"/>
          <w:sz w:val="18"/>
          <w:szCs w:val="18"/>
          <w:shd w:val="clear" w:color="auto" w:fill="FFFFFF"/>
        </w:rPr>
        <w:t>.12.</w:t>
      </w:r>
      <w:r>
        <w:rPr>
          <w:rFonts w:ascii="Tahoma" w:hAnsi="Tahoma" w:cs="Tahoma"/>
          <w:color w:val="000000"/>
          <w:sz w:val="18"/>
          <w:szCs w:val="18"/>
          <w:shd w:val="clear" w:color="auto" w:fill="FFFFFF"/>
        </w:rPr>
        <w:tab/>
      </w:r>
      <w:r w:rsidR="00BD1DB4" w:rsidRPr="00BD1DB4">
        <w:rPr>
          <w:rFonts w:ascii="Tahoma" w:hAnsi="Tahoma" w:cs="Tahoma"/>
          <w:color w:val="000000"/>
          <w:sz w:val="18"/>
          <w:szCs w:val="18"/>
          <w:shd w:val="clear" w:color="auto" w:fill="FFFFFF"/>
        </w:rPr>
        <w:t>Os valores dessas verbas somente serão pagos até o limite previsto na respectiva rubrica indicada pela Contratada na Planilha de Custos e Formação de Preços contratada</w:t>
      </w:r>
      <w:r w:rsidR="00BD1DB4">
        <w:rPr>
          <w:rFonts w:ascii="Tahoma" w:hAnsi="Tahoma" w:cs="Tahoma"/>
          <w:color w:val="000000"/>
          <w:sz w:val="18"/>
          <w:szCs w:val="18"/>
          <w:shd w:val="clear" w:color="auto" w:fill="FFFFFF"/>
        </w:rPr>
        <w:t>.</w:t>
      </w:r>
    </w:p>
    <w:p w14:paraId="713F1024" w14:textId="25EF9D97" w:rsidR="0007714C" w:rsidRDefault="00134159"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2</w:t>
      </w:r>
      <w:r w:rsidR="000C7D03">
        <w:rPr>
          <w:rFonts w:ascii="Tahoma" w:hAnsi="Tahoma" w:cs="Tahoma"/>
          <w:color w:val="000000"/>
          <w:sz w:val="18"/>
          <w:szCs w:val="18"/>
          <w:shd w:val="clear" w:color="auto" w:fill="FFFFFF"/>
        </w:rPr>
        <w:t>1</w:t>
      </w:r>
      <w:r>
        <w:rPr>
          <w:rFonts w:ascii="Tahoma" w:hAnsi="Tahoma" w:cs="Tahoma"/>
          <w:color w:val="000000"/>
          <w:sz w:val="18"/>
          <w:szCs w:val="18"/>
          <w:shd w:val="clear" w:color="auto" w:fill="FFFFFF"/>
        </w:rPr>
        <w:t>.13.</w:t>
      </w:r>
      <w:r>
        <w:rPr>
          <w:rFonts w:ascii="Tahoma" w:hAnsi="Tahoma" w:cs="Tahoma"/>
          <w:color w:val="000000"/>
          <w:sz w:val="18"/>
          <w:szCs w:val="18"/>
          <w:shd w:val="clear" w:color="auto" w:fill="FFFFFF"/>
        </w:rPr>
        <w:tab/>
      </w:r>
      <w:r w:rsidR="00BA77DB" w:rsidRPr="00BA77DB">
        <w:rPr>
          <w:rFonts w:ascii="Tahoma" w:hAnsi="Tahoma" w:cs="Tahoma"/>
          <w:color w:val="000000"/>
          <w:sz w:val="18"/>
          <w:szCs w:val="18"/>
          <w:shd w:val="clear" w:color="auto" w:fill="FFFFFF"/>
        </w:rPr>
        <w:t>A não ocorrência dos fatos geradores discriminados acima não gera direito adquirido para a contratada das referidas verbas ao final da vigência do contrato, devendo o pagamento seguir as regras previstas no instrumento contratual e anexos</w:t>
      </w:r>
      <w:r w:rsidR="00BA77DB">
        <w:rPr>
          <w:rFonts w:ascii="Tahoma" w:hAnsi="Tahoma" w:cs="Tahoma"/>
          <w:color w:val="000000"/>
          <w:sz w:val="18"/>
          <w:szCs w:val="18"/>
          <w:shd w:val="clear" w:color="auto" w:fill="FFFFFF"/>
        </w:rPr>
        <w:t>.</w:t>
      </w:r>
    </w:p>
    <w:p w14:paraId="6267B46A" w14:textId="0A77C047" w:rsidR="002E09EE" w:rsidRPr="00D81E8C" w:rsidRDefault="00134159"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2</w:t>
      </w:r>
      <w:r w:rsidR="000C7D03">
        <w:rPr>
          <w:rFonts w:ascii="Tahoma" w:hAnsi="Tahoma" w:cs="Tahoma"/>
          <w:color w:val="000000"/>
          <w:sz w:val="18"/>
          <w:szCs w:val="18"/>
          <w:shd w:val="clear" w:color="auto" w:fill="FFFFFF"/>
        </w:rPr>
        <w:t>1</w:t>
      </w:r>
      <w:r>
        <w:rPr>
          <w:rFonts w:ascii="Tahoma" w:hAnsi="Tahoma" w:cs="Tahoma"/>
          <w:color w:val="000000"/>
          <w:sz w:val="18"/>
          <w:szCs w:val="18"/>
          <w:shd w:val="clear" w:color="auto" w:fill="FFFFFF"/>
        </w:rPr>
        <w:t>.14.</w:t>
      </w:r>
      <w:r>
        <w:rPr>
          <w:rFonts w:ascii="Tahoma" w:hAnsi="Tahoma" w:cs="Tahoma"/>
          <w:color w:val="000000"/>
          <w:sz w:val="18"/>
          <w:szCs w:val="18"/>
          <w:shd w:val="clear" w:color="auto" w:fill="FFFFFF"/>
        </w:rPr>
        <w:tab/>
      </w:r>
      <w:r w:rsidR="0007714C" w:rsidRPr="0007714C">
        <w:rPr>
          <w:rFonts w:ascii="Tahoma" w:hAnsi="Tahoma" w:cs="Tahoma"/>
          <w:color w:val="000000"/>
          <w:sz w:val="18"/>
          <w:szCs w:val="18"/>
          <w:shd w:val="clear" w:color="auto" w:fill="FFFFFF"/>
        </w:rPr>
        <w:t>Apenas após a análise dos cálculos da planilha e documentos de comprovação, será autorizada a emissão da nota fiscal pelo fornecedor.</w:t>
      </w:r>
    </w:p>
    <w:p w14:paraId="242058AA" w14:textId="4926BFBC" w:rsidR="00D5173D" w:rsidRPr="00354CA1" w:rsidRDefault="00B75257" w:rsidP="00D5173D">
      <w:pPr>
        <w:pStyle w:val="TextoPargrafo"/>
        <w:tabs>
          <w:tab w:val="left" w:pos="567"/>
        </w:tabs>
        <w:spacing w:before="0" w:line="360" w:lineRule="auto"/>
        <w:ind w:right="-1" w:firstLine="0"/>
        <w:rPr>
          <w:rFonts w:ascii="Tahoma" w:hAnsi="Tahoma" w:cs="Tahoma"/>
          <w:color w:val="FF0000"/>
          <w:sz w:val="18"/>
          <w:szCs w:val="18"/>
          <w:shd w:val="clear" w:color="auto" w:fill="FFFFFF"/>
        </w:rPr>
      </w:pPr>
      <w:r>
        <w:rPr>
          <w:rFonts w:ascii="Tahoma" w:hAnsi="Tahoma" w:cs="Tahoma"/>
          <w:b/>
          <w:color w:val="FF0000"/>
          <w:sz w:val="18"/>
          <w:szCs w:val="18"/>
          <w:highlight w:val="yellow"/>
          <w:shd w:val="clear" w:color="auto" w:fill="FFFFFF"/>
        </w:rPr>
        <w:t>(</w:t>
      </w:r>
      <w:r w:rsidR="00D5173D" w:rsidRPr="00354CA1">
        <w:rPr>
          <w:rFonts w:ascii="Tahoma" w:hAnsi="Tahoma" w:cs="Tahoma"/>
          <w:b/>
          <w:color w:val="FF0000"/>
          <w:sz w:val="18"/>
          <w:szCs w:val="18"/>
          <w:highlight w:val="yellow"/>
          <w:shd w:val="clear" w:color="auto" w:fill="FFFFFF"/>
        </w:rPr>
        <w:t>SE</w:t>
      </w:r>
      <w:r w:rsidR="00D5173D">
        <w:rPr>
          <w:rFonts w:ascii="Tahoma" w:hAnsi="Tahoma" w:cs="Tahoma"/>
          <w:b/>
          <w:color w:val="FF0000"/>
          <w:sz w:val="18"/>
          <w:szCs w:val="18"/>
          <w:highlight w:val="yellow"/>
          <w:shd w:val="clear" w:color="auto" w:fill="FFFFFF"/>
        </w:rPr>
        <w:t xml:space="preserve"> </w:t>
      </w:r>
      <w:r>
        <w:rPr>
          <w:rFonts w:ascii="Tahoma" w:hAnsi="Tahoma" w:cs="Tahoma"/>
          <w:b/>
          <w:color w:val="FF0000"/>
          <w:sz w:val="18"/>
          <w:szCs w:val="18"/>
          <w:highlight w:val="yellow"/>
          <w:shd w:val="clear" w:color="auto" w:fill="FFFFFF"/>
        </w:rPr>
        <w:t xml:space="preserve">HOUVER </w:t>
      </w:r>
      <w:r w:rsidR="00D5173D">
        <w:rPr>
          <w:rFonts w:ascii="Tahoma" w:hAnsi="Tahoma" w:cs="Tahoma"/>
          <w:b/>
          <w:color w:val="FF0000"/>
          <w:sz w:val="18"/>
          <w:szCs w:val="18"/>
          <w:highlight w:val="yellow"/>
          <w:shd w:val="clear" w:color="auto" w:fill="FFFFFF"/>
        </w:rPr>
        <w:t>PAGAMENTO ANTECIPADO</w:t>
      </w:r>
      <w:r w:rsidRPr="00C26A62">
        <w:rPr>
          <w:rFonts w:ascii="Tahoma" w:hAnsi="Tahoma" w:cs="Tahoma"/>
          <w:b/>
          <w:color w:val="FF0000"/>
          <w:sz w:val="18"/>
          <w:szCs w:val="18"/>
          <w:highlight w:val="yellow"/>
          <w:shd w:val="clear" w:color="auto" w:fill="FFFFFF"/>
        </w:rPr>
        <w:t>)</w:t>
      </w:r>
    </w:p>
    <w:p w14:paraId="0858ACAB" w14:textId="48479A80" w:rsidR="00D5173D" w:rsidRDefault="00D5173D" w:rsidP="00D5173D">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sidRPr="00D5173D">
        <w:rPr>
          <w:rFonts w:ascii="Tahoma" w:hAnsi="Tahoma" w:cs="Tahoma"/>
          <w:bCs/>
          <w:color w:val="000000"/>
          <w:sz w:val="18"/>
          <w:szCs w:val="18"/>
          <w:shd w:val="clear" w:color="auto" w:fill="FFFFFF"/>
        </w:rPr>
        <w:t>2</w:t>
      </w:r>
      <w:r w:rsidR="000C7D03">
        <w:rPr>
          <w:rFonts w:ascii="Tahoma" w:hAnsi="Tahoma" w:cs="Tahoma"/>
          <w:bCs/>
          <w:color w:val="000000"/>
          <w:sz w:val="18"/>
          <w:szCs w:val="18"/>
          <w:shd w:val="clear" w:color="auto" w:fill="FFFFFF"/>
        </w:rPr>
        <w:t>1</w:t>
      </w:r>
      <w:r w:rsidRPr="00D5173D">
        <w:rPr>
          <w:rFonts w:ascii="Tahoma" w:hAnsi="Tahoma" w:cs="Tahoma"/>
          <w:bCs/>
          <w:color w:val="000000"/>
          <w:sz w:val="18"/>
          <w:szCs w:val="18"/>
          <w:shd w:val="clear" w:color="auto" w:fill="FFFFFF"/>
        </w:rPr>
        <w:t>.15.</w:t>
      </w:r>
      <w:r>
        <w:rPr>
          <w:rFonts w:ascii="Tahoma" w:hAnsi="Tahoma" w:cs="Tahoma"/>
          <w:b/>
          <w:color w:val="000000"/>
          <w:sz w:val="18"/>
          <w:szCs w:val="18"/>
          <w:shd w:val="clear" w:color="auto" w:fill="FFFFFF"/>
        </w:rPr>
        <w:tab/>
      </w:r>
      <w:r w:rsidRPr="001B54F8">
        <w:rPr>
          <w:rFonts w:ascii="Tahoma" w:hAnsi="Tahoma" w:cs="Tahoma"/>
          <w:color w:val="000000"/>
          <w:sz w:val="18"/>
          <w:szCs w:val="18"/>
          <w:shd w:val="clear" w:color="auto" w:fill="FFFFFF"/>
        </w:rPr>
        <w:t xml:space="preserve">O valor relativo à parcela antecipada e não executada do contrato será atualizado monetariamente pela variação acumulada do </w:t>
      </w:r>
      <w:r w:rsidRPr="001B54F8">
        <w:rPr>
          <w:rFonts w:ascii="Tahoma" w:hAnsi="Tahoma" w:cs="Tahoma"/>
          <w:color w:val="FF0000"/>
          <w:sz w:val="18"/>
          <w:szCs w:val="18"/>
          <w:highlight w:val="lightGray"/>
          <w:shd w:val="clear" w:color="auto" w:fill="FFFFFF"/>
        </w:rPr>
        <w:t>XXXX</w:t>
      </w:r>
      <w:r w:rsidRPr="001B54F8">
        <w:rPr>
          <w:rFonts w:ascii="Tahoma" w:hAnsi="Tahoma" w:cs="Tahoma"/>
          <w:color w:val="FF0000"/>
          <w:sz w:val="18"/>
          <w:szCs w:val="18"/>
          <w:shd w:val="clear" w:color="auto" w:fill="FFFFFF"/>
        </w:rPr>
        <w:t xml:space="preserve"> </w:t>
      </w:r>
      <w:r w:rsidRPr="00D5173D">
        <w:rPr>
          <w:rFonts w:ascii="Tahoma" w:hAnsi="Tahoma" w:cs="Tahoma"/>
          <w:color w:val="FF0000"/>
          <w:sz w:val="18"/>
          <w:szCs w:val="18"/>
          <w:shd w:val="clear" w:color="auto" w:fill="FFFFFF"/>
        </w:rPr>
        <w:t>(especificar o índice de correção monetária aplicável ao setor ou, na ausência, o IPCA/IBGE)</w:t>
      </w:r>
      <w:r w:rsidRPr="001B54F8">
        <w:rPr>
          <w:rFonts w:ascii="Tahoma" w:hAnsi="Tahoma" w:cs="Tahoma"/>
          <w:color w:val="000000"/>
          <w:sz w:val="18"/>
          <w:szCs w:val="18"/>
          <w:shd w:val="clear" w:color="auto" w:fill="FFFFFF"/>
        </w:rPr>
        <w:t>, ou outro índice que venha a substituí-lo, desde a data do pagamento da antecipação até a data da devolução.</w:t>
      </w:r>
    </w:p>
    <w:p w14:paraId="260099F3" w14:textId="77777777" w:rsidR="00C74A4E" w:rsidRDefault="00C74A4E" w:rsidP="00BD44C2">
      <w:pPr>
        <w:pStyle w:val="TextoPargrafo"/>
        <w:tabs>
          <w:tab w:val="left" w:pos="0"/>
          <w:tab w:val="left" w:pos="709"/>
        </w:tabs>
        <w:spacing w:before="0" w:line="360" w:lineRule="auto"/>
        <w:ind w:left="709" w:right="-1" w:hanging="709"/>
        <w:rPr>
          <w:rFonts w:ascii="Tahoma" w:hAnsi="Tahoma" w:cs="Tahoma"/>
          <w:b/>
          <w:color w:val="000000"/>
          <w:sz w:val="18"/>
          <w:szCs w:val="18"/>
          <w:shd w:val="clear" w:color="auto" w:fill="FFFFFF"/>
        </w:rPr>
      </w:pPr>
    </w:p>
    <w:p w14:paraId="767B6495" w14:textId="461D878F" w:rsidR="00A715F2" w:rsidRPr="00D81E8C" w:rsidRDefault="00913072" w:rsidP="00EC4D20">
      <w:pPr>
        <w:pStyle w:val="TextoPargrafo"/>
        <w:numPr>
          <w:ilvl w:val="0"/>
          <w:numId w:val="35"/>
        </w:numPr>
        <w:tabs>
          <w:tab w:val="left" w:pos="0"/>
        </w:tabs>
        <w:spacing w:before="0" w:line="360" w:lineRule="auto"/>
        <w:ind w:left="709" w:right="-1" w:hanging="709"/>
        <w:rPr>
          <w:rFonts w:ascii="Tahoma" w:hAnsi="Tahoma" w:cs="Tahoma"/>
          <w:b/>
          <w:color w:val="000000"/>
          <w:sz w:val="18"/>
          <w:szCs w:val="18"/>
          <w:shd w:val="clear" w:color="auto" w:fill="FFFFFF"/>
        </w:rPr>
      </w:pPr>
      <w:r w:rsidRPr="00D81E8C">
        <w:rPr>
          <w:rFonts w:ascii="Tahoma" w:hAnsi="Tahoma" w:cs="Tahoma"/>
          <w:b/>
          <w:color w:val="000000"/>
          <w:sz w:val="18"/>
          <w:szCs w:val="18"/>
          <w:shd w:val="clear" w:color="auto" w:fill="FFFFFF"/>
        </w:rPr>
        <w:t>DA FORMALIZAÇÃO E DA VIGÊNCIA DO CONTRATO</w:t>
      </w:r>
      <w:r w:rsidR="0065330F">
        <w:rPr>
          <w:rFonts w:ascii="Tahoma" w:hAnsi="Tahoma" w:cs="Tahoma"/>
          <w:b/>
          <w:color w:val="000000"/>
          <w:sz w:val="18"/>
          <w:szCs w:val="18"/>
          <w:shd w:val="clear" w:color="auto" w:fill="FFFFFF"/>
        </w:rPr>
        <w:t xml:space="preserve"> </w:t>
      </w:r>
      <w:r w:rsidR="0065330F" w:rsidRPr="0065330F">
        <w:rPr>
          <w:rFonts w:ascii="Tahoma" w:hAnsi="Tahoma" w:cs="Tahoma"/>
          <w:b/>
          <w:color w:val="FF0000"/>
          <w:sz w:val="18"/>
          <w:szCs w:val="18"/>
          <w:highlight w:val="yellow"/>
          <w:shd w:val="clear" w:color="auto" w:fill="FFFFFF"/>
        </w:rPr>
        <w:t>OU</w:t>
      </w:r>
      <w:r w:rsidR="0065330F" w:rsidRPr="00134159">
        <w:rPr>
          <w:rFonts w:ascii="Tahoma" w:hAnsi="Tahoma" w:cs="Tahoma"/>
          <w:b/>
          <w:color w:val="FF0000"/>
          <w:sz w:val="18"/>
          <w:szCs w:val="18"/>
          <w:shd w:val="clear" w:color="auto" w:fill="FFFFFF"/>
        </w:rPr>
        <w:t xml:space="preserve"> </w:t>
      </w:r>
      <w:r w:rsidR="0065330F" w:rsidRPr="00134159">
        <w:rPr>
          <w:rFonts w:ascii="Tahoma" w:hAnsi="Tahoma" w:cs="Tahoma"/>
          <w:b/>
          <w:color w:val="000000"/>
          <w:sz w:val="18"/>
          <w:szCs w:val="18"/>
          <w:shd w:val="clear" w:color="auto" w:fill="FFFFFF"/>
        </w:rPr>
        <w:t>DA FORMALIZAÇÃO E DA VIGÊNCIA DA ATA DE REGISTRO DE PREÇOS</w:t>
      </w:r>
    </w:p>
    <w:p w14:paraId="6BA4F987" w14:textId="0866ED0B" w:rsidR="00913072" w:rsidRDefault="00134159" w:rsidP="00BD44C2">
      <w:pPr>
        <w:pStyle w:val="TextoPargrafo"/>
        <w:tabs>
          <w:tab w:val="left" w:pos="709"/>
        </w:tabs>
        <w:spacing w:before="0" w:line="360" w:lineRule="auto"/>
        <w:ind w:left="709" w:right="-1" w:hanging="709"/>
        <w:rPr>
          <w:rFonts w:ascii="Tahoma" w:hAnsi="Tahoma" w:cs="Tahoma"/>
          <w:sz w:val="18"/>
          <w:szCs w:val="18"/>
          <w:shd w:val="clear" w:color="auto" w:fill="FFFFFF"/>
        </w:rPr>
      </w:pPr>
      <w:r>
        <w:rPr>
          <w:rFonts w:ascii="Tahoma" w:hAnsi="Tahoma" w:cs="Tahoma"/>
          <w:color w:val="000000"/>
          <w:sz w:val="18"/>
          <w:szCs w:val="18"/>
          <w:shd w:val="clear" w:color="auto" w:fill="FFFFFF"/>
        </w:rPr>
        <w:t>2</w:t>
      </w:r>
      <w:r w:rsidR="00574CA9">
        <w:rPr>
          <w:rFonts w:ascii="Tahoma" w:hAnsi="Tahoma" w:cs="Tahoma"/>
          <w:color w:val="000000"/>
          <w:sz w:val="18"/>
          <w:szCs w:val="18"/>
          <w:shd w:val="clear" w:color="auto" w:fill="FFFFFF"/>
        </w:rPr>
        <w:t>2</w:t>
      </w:r>
      <w:r>
        <w:rPr>
          <w:rFonts w:ascii="Tahoma" w:hAnsi="Tahoma" w:cs="Tahoma"/>
          <w:color w:val="000000"/>
          <w:sz w:val="18"/>
          <w:szCs w:val="18"/>
          <w:shd w:val="clear" w:color="auto" w:fill="FFFFFF"/>
        </w:rPr>
        <w:t>.1</w:t>
      </w:r>
      <w:r w:rsidR="00344AEC">
        <w:rPr>
          <w:rFonts w:ascii="Tahoma" w:hAnsi="Tahoma" w:cs="Tahoma"/>
          <w:color w:val="000000"/>
          <w:sz w:val="18"/>
          <w:szCs w:val="18"/>
          <w:shd w:val="clear" w:color="auto" w:fill="FFFFFF"/>
        </w:rPr>
        <w:t>.</w:t>
      </w:r>
      <w:r w:rsidR="00344AEC">
        <w:rPr>
          <w:rFonts w:ascii="Tahoma" w:hAnsi="Tahoma" w:cs="Tahoma"/>
          <w:color w:val="000000"/>
          <w:sz w:val="18"/>
          <w:szCs w:val="18"/>
          <w:shd w:val="clear" w:color="auto" w:fill="FFFFFF"/>
        </w:rPr>
        <w:tab/>
      </w:r>
      <w:r w:rsidR="00913072" w:rsidRPr="00D81E8C">
        <w:rPr>
          <w:rFonts w:ascii="Tahoma" w:hAnsi="Tahoma" w:cs="Tahoma"/>
          <w:color w:val="000000"/>
          <w:sz w:val="18"/>
          <w:szCs w:val="18"/>
          <w:shd w:val="clear" w:color="auto" w:fill="FFFFFF"/>
        </w:rPr>
        <w:t>O período de vigência</w:t>
      </w:r>
      <w:r w:rsidR="009B6DF6">
        <w:rPr>
          <w:rFonts w:ascii="Tahoma" w:hAnsi="Tahoma" w:cs="Tahoma"/>
          <w:color w:val="000000"/>
          <w:sz w:val="18"/>
          <w:szCs w:val="18"/>
          <w:shd w:val="clear" w:color="auto" w:fill="FFFFFF"/>
        </w:rPr>
        <w:t xml:space="preserve"> do contrato será de </w:t>
      </w:r>
      <w:r w:rsidR="00344AEC" w:rsidRPr="001C6839">
        <w:rPr>
          <w:rFonts w:ascii="Tahoma" w:hAnsi="Tahoma" w:cs="Tahoma"/>
          <w:color w:val="FF0000"/>
          <w:sz w:val="18"/>
          <w:szCs w:val="18"/>
          <w:highlight w:val="lightGray"/>
        </w:rPr>
        <w:t>XX</w:t>
      </w:r>
      <w:r w:rsidR="009B6DF6">
        <w:rPr>
          <w:rFonts w:ascii="Tahoma" w:hAnsi="Tahoma" w:cs="Tahoma"/>
          <w:color w:val="000000"/>
          <w:sz w:val="18"/>
          <w:szCs w:val="18"/>
          <w:shd w:val="clear" w:color="auto" w:fill="FFFFFF"/>
        </w:rPr>
        <w:t xml:space="preserve"> meses</w:t>
      </w:r>
      <w:r w:rsidR="00953BD0" w:rsidRPr="00953BD0">
        <w:rPr>
          <w:rFonts w:ascii="Tahoma" w:hAnsi="Tahoma" w:cs="Tahoma"/>
          <w:color w:val="000000"/>
          <w:sz w:val="18"/>
          <w:szCs w:val="18"/>
          <w:shd w:val="clear" w:color="auto" w:fill="FFFFFF"/>
        </w:rPr>
        <w:t xml:space="preserve"> </w:t>
      </w:r>
      <w:r w:rsidR="00953BD0">
        <w:rPr>
          <w:rFonts w:ascii="Tahoma" w:hAnsi="Tahoma" w:cs="Tahoma"/>
          <w:color w:val="000000"/>
          <w:sz w:val="18"/>
          <w:szCs w:val="18"/>
          <w:shd w:val="clear" w:color="auto" w:fill="FFFFFF"/>
        </w:rPr>
        <w:t>a contar da data de assinatura do contrato</w:t>
      </w:r>
      <w:r w:rsidR="00913072" w:rsidRPr="00D81E8C">
        <w:rPr>
          <w:rFonts w:ascii="Tahoma" w:hAnsi="Tahoma" w:cs="Tahoma"/>
          <w:color w:val="000000"/>
          <w:sz w:val="18"/>
          <w:szCs w:val="18"/>
          <w:shd w:val="clear" w:color="auto" w:fill="FFFFFF"/>
        </w:rPr>
        <w:t>, podendo ser renovado</w:t>
      </w:r>
      <w:r w:rsidR="00350613">
        <w:rPr>
          <w:rFonts w:ascii="Tahoma" w:hAnsi="Tahoma" w:cs="Tahoma"/>
          <w:color w:val="000000"/>
          <w:sz w:val="18"/>
          <w:szCs w:val="18"/>
          <w:shd w:val="clear" w:color="auto" w:fill="FFFFFF"/>
        </w:rPr>
        <w:t xml:space="preserve"> nos termos da Lei</w:t>
      </w:r>
      <w:r w:rsidR="006C2B64">
        <w:rPr>
          <w:rFonts w:ascii="Tahoma" w:hAnsi="Tahoma" w:cs="Tahoma"/>
          <w:color w:val="000000"/>
          <w:sz w:val="18"/>
          <w:szCs w:val="18"/>
          <w:shd w:val="clear" w:color="auto" w:fill="FFFFFF"/>
        </w:rPr>
        <w:t xml:space="preserve"> n.</w:t>
      </w:r>
      <w:r w:rsidR="00350613">
        <w:rPr>
          <w:rFonts w:ascii="Tahoma" w:hAnsi="Tahoma" w:cs="Tahoma"/>
          <w:color w:val="000000"/>
          <w:sz w:val="18"/>
          <w:szCs w:val="18"/>
          <w:shd w:val="clear" w:color="auto" w:fill="FFFFFF"/>
        </w:rPr>
        <w:t xml:space="preserve"> 13.303/2016.</w:t>
      </w:r>
      <w:r w:rsidR="00953BD0">
        <w:rPr>
          <w:rFonts w:ascii="Tahoma" w:hAnsi="Tahoma" w:cs="Tahoma"/>
          <w:color w:val="000000"/>
          <w:sz w:val="18"/>
          <w:szCs w:val="18"/>
          <w:shd w:val="clear" w:color="auto" w:fill="FFFFFF"/>
        </w:rPr>
        <w:t xml:space="preserve"> </w:t>
      </w:r>
      <w:r w:rsidR="00953BD0" w:rsidRPr="00695AF9">
        <w:rPr>
          <w:rFonts w:ascii="Tahoma" w:hAnsi="Tahoma" w:cs="Tahoma"/>
          <w:color w:val="FF0000"/>
          <w:sz w:val="18"/>
          <w:szCs w:val="18"/>
          <w:shd w:val="clear" w:color="auto" w:fill="FFFFFF"/>
        </w:rPr>
        <w:t>OU</w:t>
      </w:r>
      <w:r w:rsidR="00953BD0">
        <w:rPr>
          <w:rFonts w:ascii="Tahoma" w:hAnsi="Tahoma" w:cs="Tahoma"/>
          <w:color w:val="000000"/>
          <w:sz w:val="18"/>
          <w:szCs w:val="18"/>
          <w:shd w:val="clear" w:color="auto" w:fill="FFFFFF"/>
        </w:rPr>
        <w:t xml:space="preserve"> </w:t>
      </w:r>
      <w:r w:rsidR="00695AF9" w:rsidRPr="00695AF9">
        <w:rPr>
          <w:rFonts w:ascii="Tahoma" w:hAnsi="Tahoma" w:cs="Tahoma"/>
          <w:sz w:val="18"/>
          <w:szCs w:val="18"/>
          <w:shd w:val="clear" w:color="auto" w:fill="FFFFFF"/>
        </w:rPr>
        <w:t xml:space="preserve">O período de vigência do contrato será de </w:t>
      </w:r>
      <w:r w:rsidR="00695AF9" w:rsidRPr="001C6839">
        <w:rPr>
          <w:rFonts w:ascii="Tahoma" w:hAnsi="Tahoma" w:cs="Tahoma"/>
          <w:color w:val="FF0000"/>
          <w:sz w:val="18"/>
          <w:szCs w:val="18"/>
          <w:highlight w:val="lightGray"/>
        </w:rPr>
        <w:t>XX</w:t>
      </w:r>
      <w:r w:rsidR="00695AF9">
        <w:rPr>
          <w:rFonts w:ascii="Tahoma" w:hAnsi="Tahoma" w:cs="Tahoma"/>
          <w:color w:val="000000"/>
          <w:sz w:val="18"/>
          <w:szCs w:val="18"/>
          <w:shd w:val="clear" w:color="auto" w:fill="FFFFFF"/>
        </w:rPr>
        <w:t xml:space="preserve"> </w:t>
      </w:r>
      <w:r w:rsidR="00695AF9" w:rsidRPr="00695AF9">
        <w:rPr>
          <w:rFonts w:ascii="Tahoma" w:hAnsi="Tahoma" w:cs="Tahoma"/>
          <w:sz w:val="18"/>
          <w:szCs w:val="18"/>
          <w:shd w:val="clear" w:color="auto" w:fill="FFFFFF"/>
        </w:rPr>
        <w:t xml:space="preserve">meses a contar de </w:t>
      </w:r>
      <w:r w:rsidR="0073263C" w:rsidRPr="0057681D">
        <w:rPr>
          <w:rFonts w:ascii="Tahoma" w:hAnsi="Tahoma" w:cs="Tahoma"/>
          <w:color w:val="FF0000"/>
          <w:sz w:val="18"/>
          <w:szCs w:val="18"/>
          <w:highlight w:val="lightGray"/>
          <w:shd w:val="clear" w:color="auto" w:fill="FFFFFF"/>
        </w:rPr>
        <w:t>DD</w:t>
      </w:r>
      <w:r w:rsidR="0073263C">
        <w:rPr>
          <w:rFonts w:ascii="Tahoma" w:hAnsi="Tahoma" w:cs="Tahoma"/>
          <w:color w:val="000000"/>
          <w:sz w:val="18"/>
          <w:szCs w:val="18"/>
          <w:shd w:val="clear" w:color="auto" w:fill="FFFFFF"/>
        </w:rPr>
        <w:t>/</w:t>
      </w:r>
      <w:r w:rsidR="0073263C" w:rsidRPr="0057681D">
        <w:rPr>
          <w:rFonts w:ascii="Tahoma" w:hAnsi="Tahoma" w:cs="Tahoma"/>
          <w:color w:val="FF0000"/>
          <w:sz w:val="18"/>
          <w:szCs w:val="18"/>
          <w:highlight w:val="lightGray"/>
          <w:shd w:val="clear" w:color="auto" w:fill="FFFFFF"/>
        </w:rPr>
        <w:t>MM</w:t>
      </w:r>
      <w:r w:rsidR="0073263C">
        <w:rPr>
          <w:rFonts w:ascii="Tahoma" w:hAnsi="Tahoma" w:cs="Tahoma"/>
          <w:color w:val="000000"/>
          <w:sz w:val="18"/>
          <w:szCs w:val="18"/>
          <w:shd w:val="clear" w:color="auto" w:fill="FFFFFF"/>
        </w:rPr>
        <w:t>/</w:t>
      </w:r>
      <w:r w:rsidR="0073263C" w:rsidRPr="0057681D">
        <w:rPr>
          <w:rFonts w:ascii="Tahoma" w:hAnsi="Tahoma" w:cs="Tahoma"/>
          <w:color w:val="FF0000"/>
          <w:sz w:val="18"/>
          <w:szCs w:val="18"/>
          <w:highlight w:val="lightGray"/>
          <w:shd w:val="clear" w:color="auto" w:fill="FFFFFF"/>
        </w:rPr>
        <w:t>AAAA</w:t>
      </w:r>
      <w:r w:rsidR="00695AF9" w:rsidRPr="00695AF9">
        <w:rPr>
          <w:rFonts w:ascii="Tahoma" w:hAnsi="Tahoma" w:cs="Tahoma"/>
          <w:sz w:val="18"/>
          <w:szCs w:val="18"/>
          <w:shd w:val="clear" w:color="auto" w:fill="FFFFFF"/>
        </w:rPr>
        <w:t xml:space="preserve">, podendo ser renovado nos termos da Lei </w:t>
      </w:r>
      <w:r w:rsidR="006C2B64">
        <w:rPr>
          <w:rFonts w:ascii="Tahoma" w:hAnsi="Tahoma" w:cs="Tahoma"/>
          <w:sz w:val="18"/>
          <w:szCs w:val="18"/>
          <w:shd w:val="clear" w:color="auto" w:fill="FFFFFF"/>
        </w:rPr>
        <w:t xml:space="preserve">n. </w:t>
      </w:r>
      <w:r w:rsidR="00695AF9" w:rsidRPr="00695AF9">
        <w:rPr>
          <w:rFonts w:ascii="Tahoma" w:hAnsi="Tahoma" w:cs="Tahoma"/>
          <w:sz w:val="18"/>
          <w:szCs w:val="18"/>
          <w:shd w:val="clear" w:color="auto" w:fill="FFFFFF"/>
        </w:rPr>
        <w:t>13.303/2016.</w:t>
      </w:r>
      <w:r w:rsidR="00E00D7C">
        <w:rPr>
          <w:rFonts w:ascii="Tahoma" w:hAnsi="Tahoma" w:cs="Tahoma"/>
          <w:sz w:val="18"/>
          <w:szCs w:val="18"/>
          <w:shd w:val="clear" w:color="auto" w:fill="FFFFFF"/>
        </w:rPr>
        <w:t xml:space="preserve"> </w:t>
      </w:r>
      <w:r w:rsidR="00E00D7C" w:rsidRPr="00C26A62">
        <w:rPr>
          <w:rFonts w:ascii="Tahoma" w:hAnsi="Tahoma" w:cs="Tahoma"/>
          <w:color w:val="FF0000"/>
          <w:sz w:val="18"/>
          <w:szCs w:val="18"/>
          <w:shd w:val="clear" w:color="auto" w:fill="FFFFFF"/>
        </w:rPr>
        <w:t>OU</w:t>
      </w:r>
      <w:r w:rsidR="00E00D7C">
        <w:rPr>
          <w:rFonts w:ascii="Tahoma" w:hAnsi="Tahoma" w:cs="Tahoma"/>
          <w:sz w:val="18"/>
          <w:szCs w:val="18"/>
          <w:shd w:val="clear" w:color="auto" w:fill="FFFFFF"/>
        </w:rPr>
        <w:t xml:space="preserve"> </w:t>
      </w:r>
      <w:r w:rsidR="00E00D7C" w:rsidRPr="00695AF9">
        <w:rPr>
          <w:rFonts w:ascii="Tahoma" w:hAnsi="Tahoma" w:cs="Tahoma"/>
          <w:sz w:val="18"/>
          <w:szCs w:val="18"/>
          <w:shd w:val="clear" w:color="auto" w:fill="FFFFFF"/>
        </w:rPr>
        <w:t xml:space="preserve">O período de vigência do contrato será de </w:t>
      </w:r>
      <w:r w:rsidR="00E00D7C" w:rsidRPr="001C6839">
        <w:rPr>
          <w:rFonts w:ascii="Tahoma" w:hAnsi="Tahoma" w:cs="Tahoma"/>
          <w:color w:val="FF0000"/>
          <w:sz w:val="18"/>
          <w:szCs w:val="18"/>
          <w:highlight w:val="lightGray"/>
        </w:rPr>
        <w:t>XX</w:t>
      </w:r>
      <w:r w:rsidR="00E00D7C">
        <w:rPr>
          <w:rFonts w:ascii="Tahoma" w:hAnsi="Tahoma" w:cs="Tahoma"/>
          <w:color w:val="000000"/>
          <w:sz w:val="18"/>
          <w:szCs w:val="18"/>
          <w:shd w:val="clear" w:color="auto" w:fill="FFFFFF"/>
        </w:rPr>
        <w:t xml:space="preserve"> </w:t>
      </w:r>
      <w:r w:rsidR="00E00D7C" w:rsidRPr="00695AF9">
        <w:rPr>
          <w:rFonts w:ascii="Tahoma" w:hAnsi="Tahoma" w:cs="Tahoma"/>
          <w:sz w:val="18"/>
          <w:szCs w:val="18"/>
          <w:shd w:val="clear" w:color="auto" w:fill="FFFFFF"/>
        </w:rPr>
        <w:t xml:space="preserve">meses a contar de </w:t>
      </w:r>
      <w:r w:rsidR="00E00D7C" w:rsidRPr="0057681D">
        <w:rPr>
          <w:rFonts w:ascii="Tahoma" w:hAnsi="Tahoma" w:cs="Tahoma"/>
          <w:color w:val="FF0000"/>
          <w:sz w:val="18"/>
          <w:szCs w:val="18"/>
          <w:highlight w:val="lightGray"/>
          <w:shd w:val="clear" w:color="auto" w:fill="FFFFFF"/>
        </w:rPr>
        <w:t>DD</w:t>
      </w:r>
      <w:r w:rsidR="00E00D7C">
        <w:rPr>
          <w:rFonts w:ascii="Tahoma" w:hAnsi="Tahoma" w:cs="Tahoma"/>
          <w:color w:val="000000"/>
          <w:sz w:val="18"/>
          <w:szCs w:val="18"/>
          <w:shd w:val="clear" w:color="auto" w:fill="FFFFFF"/>
        </w:rPr>
        <w:t>/</w:t>
      </w:r>
      <w:r w:rsidR="00E00D7C" w:rsidRPr="0057681D">
        <w:rPr>
          <w:rFonts w:ascii="Tahoma" w:hAnsi="Tahoma" w:cs="Tahoma"/>
          <w:color w:val="FF0000"/>
          <w:sz w:val="18"/>
          <w:szCs w:val="18"/>
          <w:highlight w:val="lightGray"/>
          <w:shd w:val="clear" w:color="auto" w:fill="FFFFFF"/>
        </w:rPr>
        <w:t>MM</w:t>
      </w:r>
      <w:r w:rsidR="00E00D7C">
        <w:rPr>
          <w:rFonts w:ascii="Tahoma" w:hAnsi="Tahoma" w:cs="Tahoma"/>
          <w:color w:val="000000"/>
          <w:sz w:val="18"/>
          <w:szCs w:val="18"/>
          <w:shd w:val="clear" w:color="auto" w:fill="FFFFFF"/>
        </w:rPr>
        <w:t>/</w:t>
      </w:r>
      <w:r w:rsidR="00E00D7C" w:rsidRPr="0057681D">
        <w:rPr>
          <w:rFonts w:ascii="Tahoma" w:hAnsi="Tahoma" w:cs="Tahoma"/>
          <w:color w:val="FF0000"/>
          <w:sz w:val="18"/>
          <w:szCs w:val="18"/>
          <w:highlight w:val="lightGray"/>
          <w:shd w:val="clear" w:color="auto" w:fill="FFFFFF"/>
        </w:rPr>
        <w:t>AAAA</w:t>
      </w:r>
      <w:r w:rsidR="00E00D7C">
        <w:rPr>
          <w:rFonts w:ascii="Tahoma" w:hAnsi="Tahoma" w:cs="Tahoma"/>
          <w:color w:val="FF0000"/>
          <w:sz w:val="18"/>
          <w:szCs w:val="18"/>
          <w:shd w:val="clear" w:color="auto" w:fill="FFFFFF"/>
        </w:rPr>
        <w:t xml:space="preserve"> </w:t>
      </w:r>
      <w:bookmarkStart w:id="89" w:name="_Hlk208320050"/>
      <w:r w:rsidR="00E00D7C" w:rsidRPr="00C26A62">
        <w:rPr>
          <w:rFonts w:ascii="Tahoma" w:hAnsi="Tahoma" w:cs="Tahoma"/>
          <w:sz w:val="18"/>
          <w:szCs w:val="18"/>
          <w:shd w:val="clear" w:color="auto" w:fill="FFFFFF"/>
        </w:rPr>
        <w:t xml:space="preserve">ou </w:t>
      </w:r>
      <w:r w:rsidR="00245030">
        <w:rPr>
          <w:rFonts w:ascii="Tahoma" w:hAnsi="Tahoma" w:cs="Tahoma"/>
          <w:sz w:val="18"/>
          <w:szCs w:val="18"/>
          <w:shd w:val="clear" w:color="auto" w:fill="FFFFFF"/>
        </w:rPr>
        <w:t>a da assinatura, o que acontecer por último</w:t>
      </w:r>
      <w:r w:rsidR="00E00D7C" w:rsidRPr="00695AF9">
        <w:rPr>
          <w:rFonts w:ascii="Tahoma" w:hAnsi="Tahoma" w:cs="Tahoma"/>
          <w:sz w:val="18"/>
          <w:szCs w:val="18"/>
          <w:shd w:val="clear" w:color="auto" w:fill="FFFFFF"/>
        </w:rPr>
        <w:t xml:space="preserve">, </w:t>
      </w:r>
      <w:bookmarkEnd w:id="89"/>
      <w:r w:rsidR="00E00D7C" w:rsidRPr="00695AF9">
        <w:rPr>
          <w:rFonts w:ascii="Tahoma" w:hAnsi="Tahoma" w:cs="Tahoma"/>
          <w:sz w:val="18"/>
          <w:szCs w:val="18"/>
          <w:shd w:val="clear" w:color="auto" w:fill="FFFFFF"/>
        </w:rPr>
        <w:t xml:space="preserve">podendo ser renovado nos termos da Lei </w:t>
      </w:r>
      <w:r w:rsidR="006C2B64">
        <w:rPr>
          <w:rFonts w:ascii="Tahoma" w:hAnsi="Tahoma" w:cs="Tahoma"/>
          <w:sz w:val="18"/>
          <w:szCs w:val="18"/>
          <w:shd w:val="clear" w:color="auto" w:fill="FFFFFF"/>
        </w:rPr>
        <w:t xml:space="preserve">n. </w:t>
      </w:r>
      <w:r w:rsidR="00E00D7C" w:rsidRPr="00695AF9">
        <w:rPr>
          <w:rFonts w:ascii="Tahoma" w:hAnsi="Tahoma" w:cs="Tahoma"/>
          <w:sz w:val="18"/>
          <w:szCs w:val="18"/>
          <w:shd w:val="clear" w:color="auto" w:fill="FFFFFF"/>
        </w:rPr>
        <w:t>13.303/2016.</w:t>
      </w:r>
    </w:p>
    <w:p w14:paraId="33992208" w14:textId="230F6976" w:rsidR="00433515" w:rsidRDefault="00433515" w:rsidP="00BD44C2">
      <w:pPr>
        <w:pStyle w:val="TextoPargrafo"/>
        <w:tabs>
          <w:tab w:val="left" w:pos="709"/>
          <w:tab w:val="left" w:pos="851"/>
        </w:tabs>
        <w:spacing w:before="0" w:line="360" w:lineRule="auto"/>
        <w:ind w:left="709" w:right="-1" w:hanging="709"/>
        <w:rPr>
          <w:rFonts w:ascii="Tahoma" w:hAnsi="Tahoma" w:cs="Tahoma"/>
          <w:color w:val="000000"/>
          <w:sz w:val="18"/>
          <w:szCs w:val="18"/>
          <w:shd w:val="clear" w:color="auto" w:fill="FFFFFF"/>
        </w:rPr>
      </w:pPr>
      <w:r>
        <w:rPr>
          <w:rFonts w:ascii="Tahoma" w:hAnsi="Tahoma" w:cs="Tahoma"/>
          <w:sz w:val="18"/>
          <w:szCs w:val="18"/>
          <w:shd w:val="clear" w:color="auto" w:fill="FFFFFF"/>
        </w:rPr>
        <w:lastRenderedPageBreak/>
        <w:t>2</w:t>
      </w:r>
      <w:r w:rsidR="00574CA9">
        <w:rPr>
          <w:rFonts w:ascii="Tahoma" w:hAnsi="Tahoma" w:cs="Tahoma"/>
          <w:sz w:val="18"/>
          <w:szCs w:val="18"/>
          <w:shd w:val="clear" w:color="auto" w:fill="FFFFFF"/>
        </w:rPr>
        <w:t>2</w:t>
      </w:r>
      <w:r>
        <w:rPr>
          <w:rFonts w:ascii="Tahoma" w:hAnsi="Tahoma" w:cs="Tahoma"/>
          <w:sz w:val="18"/>
          <w:szCs w:val="18"/>
          <w:shd w:val="clear" w:color="auto" w:fill="FFFFFF"/>
        </w:rPr>
        <w:t>.1.1.</w:t>
      </w:r>
      <w:r>
        <w:rPr>
          <w:rFonts w:ascii="Tahoma" w:hAnsi="Tahoma" w:cs="Tahoma"/>
          <w:sz w:val="18"/>
          <w:szCs w:val="18"/>
          <w:shd w:val="clear" w:color="auto" w:fill="FFFFFF"/>
        </w:rPr>
        <w:tab/>
      </w:r>
      <w:r>
        <w:rPr>
          <w:rFonts w:ascii="Tahoma" w:hAnsi="Tahoma" w:cs="Tahoma"/>
          <w:color w:val="000000"/>
          <w:sz w:val="18"/>
          <w:szCs w:val="18"/>
          <w:shd w:val="clear" w:color="auto" w:fill="FFFFFF"/>
        </w:rPr>
        <w:t xml:space="preserve">O prazo de execução do contrato coincide com o prazo de vigência. </w:t>
      </w:r>
      <w:r w:rsidRPr="00D83451">
        <w:rPr>
          <w:rFonts w:ascii="Tahoma" w:hAnsi="Tahoma" w:cs="Tahoma"/>
          <w:color w:val="FF0000"/>
          <w:sz w:val="18"/>
          <w:szCs w:val="18"/>
          <w:shd w:val="clear" w:color="auto" w:fill="FFFFFF"/>
        </w:rPr>
        <w:t>OU</w:t>
      </w:r>
      <w:r>
        <w:rPr>
          <w:rFonts w:ascii="Tahoma" w:hAnsi="Tahoma" w:cs="Tahoma"/>
          <w:color w:val="000000"/>
          <w:sz w:val="18"/>
          <w:szCs w:val="18"/>
          <w:shd w:val="clear" w:color="auto" w:fill="FFFFFF"/>
        </w:rPr>
        <w:t xml:space="preserve"> O prazo de execução do contrato</w:t>
      </w:r>
      <w:r w:rsidRPr="00D83451">
        <w:rPr>
          <w:rFonts w:ascii="Tahoma" w:hAnsi="Tahoma" w:cs="Tahoma"/>
          <w:color w:val="000000"/>
          <w:sz w:val="18"/>
          <w:szCs w:val="18"/>
          <w:shd w:val="clear" w:color="auto" w:fill="FFFFFF"/>
        </w:rPr>
        <w:t xml:space="preserve"> </w:t>
      </w:r>
      <w:r>
        <w:rPr>
          <w:rFonts w:ascii="Tahoma" w:hAnsi="Tahoma" w:cs="Tahoma"/>
          <w:color w:val="000000"/>
          <w:sz w:val="18"/>
          <w:szCs w:val="18"/>
          <w:shd w:val="clear" w:color="auto" w:fill="FFFFFF"/>
        </w:rPr>
        <w:t xml:space="preserve">será de </w:t>
      </w:r>
      <w:r w:rsidRPr="00433515">
        <w:rPr>
          <w:rFonts w:ascii="Tahoma" w:hAnsi="Tahoma" w:cs="Tahoma"/>
          <w:color w:val="FF0000"/>
          <w:sz w:val="18"/>
          <w:szCs w:val="18"/>
          <w:highlight w:val="lightGray"/>
        </w:rPr>
        <w:t>XX</w:t>
      </w:r>
      <w:r>
        <w:rPr>
          <w:rFonts w:ascii="Tahoma" w:hAnsi="Tahoma" w:cs="Tahoma"/>
          <w:color w:val="000000"/>
          <w:sz w:val="18"/>
          <w:szCs w:val="18"/>
          <w:shd w:val="clear" w:color="auto" w:fill="FFFFFF"/>
        </w:rPr>
        <w:t xml:space="preserve"> meses</w:t>
      </w:r>
      <w:bookmarkStart w:id="90" w:name="_Hlk186116138"/>
      <w:r w:rsidR="0073263C" w:rsidRPr="0073263C">
        <w:rPr>
          <w:rFonts w:ascii="Tahoma" w:hAnsi="Tahoma" w:cs="Tahoma"/>
          <w:color w:val="000000"/>
          <w:sz w:val="18"/>
          <w:szCs w:val="18"/>
          <w:shd w:val="clear" w:color="auto" w:fill="FFFFFF"/>
        </w:rPr>
        <w:t xml:space="preserve"> </w:t>
      </w:r>
      <w:r w:rsidR="0073263C">
        <w:rPr>
          <w:rFonts w:ascii="Tahoma" w:hAnsi="Tahoma" w:cs="Tahoma"/>
          <w:color w:val="000000"/>
          <w:sz w:val="18"/>
          <w:szCs w:val="18"/>
          <w:shd w:val="clear" w:color="auto" w:fill="FFFFFF"/>
        </w:rPr>
        <w:t xml:space="preserve">a contar de </w:t>
      </w:r>
      <w:r w:rsidR="0073263C" w:rsidRPr="0057681D">
        <w:rPr>
          <w:rFonts w:ascii="Tahoma" w:hAnsi="Tahoma" w:cs="Tahoma"/>
          <w:color w:val="FF0000"/>
          <w:sz w:val="18"/>
          <w:szCs w:val="18"/>
          <w:highlight w:val="lightGray"/>
          <w:shd w:val="clear" w:color="auto" w:fill="FFFFFF"/>
        </w:rPr>
        <w:t>DD</w:t>
      </w:r>
      <w:r w:rsidR="0073263C">
        <w:rPr>
          <w:rFonts w:ascii="Tahoma" w:hAnsi="Tahoma" w:cs="Tahoma"/>
          <w:color w:val="000000"/>
          <w:sz w:val="18"/>
          <w:szCs w:val="18"/>
          <w:shd w:val="clear" w:color="auto" w:fill="FFFFFF"/>
        </w:rPr>
        <w:t>/</w:t>
      </w:r>
      <w:r w:rsidR="0073263C" w:rsidRPr="0057681D">
        <w:rPr>
          <w:rFonts w:ascii="Tahoma" w:hAnsi="Tahoma" w:cs="Tahoma"/>
          <w:color w:val="FF0000"/>
          <w:sz w:val="18"/>
          <w:szCs w:val="18"/>
          <w:highlight w:val="lightGray"/>
          <w:shd w:val="clear" w:color="auto" w:fill="FFFFFF"/>
        </w:rPr>
        <w:t>MM</w:t>
      </w:r>
      <w:r w:rsidR="0073263C">
        <w:rPr>
          <w:rFonts w:ascii="Tahoma" w:hAnsi="Tahoma" w:cs="Tahoma"/>
          <w:color w:val="000000"/>
          <w:sz w:val="18"/>
          <w:szCs w:val="18"/>
          <w:shd w:val="clear" w:color="auto" w:fill="FFFFFF"/>
        </w:rPr>
        <w:t>/</w:t>
      </w:r>
      <w:r w:rsidR="0073263C" w:rsidRPr="0057681D">
        <w:rPr>
          <w:rFonts w:ascii="Tahoma" w:hAnsi="Tahoma" w:cs="Tahoma"/>
          <w:color w:val="FF0000"/>
          <w:sz w:val="18"/>
          <w:szCs w:val="18"/>
          <w:highlight w:val="lightGray"/>
          <w:shd w:val="clear" w:color="auto" w:fill="FFFFFF"/>
        </w:rPr>
        <w:t>AAAA</w:t>
      </w:r>
      <w:bookmarkEnd w:id="90"/>
      <w:r>
        <w:rPr>
          <w:rFonts w:ascii="Tahoma" w:hAnsi="Tahoma" w:cs="Tahoma"/>
          <w:color w:val="000000"/>
          <w:sz w:val="18"/>
          <w:szCs w:val="18"/>
          <w:shd w:val="clear" w:color="auto" w:fill="FFFFFF"/>
        </w:rPr>
        <w:t>.</w:t>
      </w:r>
      <w:r w:rsidR="0073263C" w:rsidRPr="0073263C">
        <w:rPr>
          <w:rFonts w:ascii="Tahoma" w:hAnsi="Tahoma" w:cs="Tahoma"/>
          <w:color w:val="FF0000"/>
          <w:sz w:val="18"/>
          <w:szCs w:val="18"/>
          <w:shd w:val="clear" w:color="auto" w:fill="FFFFFF"/>
        </w:rPr>
        <w:t xml:space="preserve"> </w:t>
      </w:r>
      <w:r w:rsidR="0073263C" w:rsidRPr="005E25C8">
        <w:rPr>
          <w:rFonts w:ascii="Tahoma" w:hAnsi="Tahoma" w:cs="Tahoma"/>
          <w:color w:val="FF0000"/>
          <w:sz w:val="18"/>
          <w:szCs w:val="18"/>
          <w:shd w:val="clear" w:color="auto" w:fill="FFFFFF"/>
        </w:rPr>
        <w:t>OU</w:t>
      </w:r>
      <w:r w:rsidR="0073263C">
        <w:rPr>
          <w:rFonts w:ascii="Tahoma" w:hAnsi="Tahoma" w:cs="Tahoma"/>
          <w:color w:val="000000"/>
          <w:sz w:val="18"/>
          <w:szCs w:val="18"/>
          <w:shd w:val="clear" w:color="auto" w:fill="FFFFFF"/>
        </w:rPr>
        <w:t xml:space="preserve"> O prazo de execução do contrato</w:t>
      </w:r>
      <w:r w:rsidR="0073263C" w:rsidRPr="00D83451">
        <w:rPr>
          <w:rFonts w:ascii="Tahoma" w:hAnsi="Tahoma" w:cs="Tahoma"/>
          <w:color w:val="000000"/>
          <w:sz w:val="18"/>
          <w:szCs w:val="18"/>
          <w:shd w:val="clear" w:color="auto" w:fill="FFFFFF"/>
        </w:rPr>
        <w:t xml:space="preserve"> </w:t>
      </w:r>
      <w:r w:rsidR="0073263C">
        <w:rPr>
          <w:rFonts w:ascii="Tahoma" w:hAnsi="Tahoma" w:cs="Tahoma"/>
          <w:color w:val="000000"/>
          <w:sz w:val="18"/>
          <w:szCs w:val="18"/>
          <w:shd w:val="clear" w:color="auto" w:fill="FFFFFF"/>
        </w:rPr>
        <w:t xml:space="preserve">iniciar-se-á em </w:t>
      </w:r>
      <w:r w:rsidR="0073263C" w:rsidRPr="0057681D">
        <w:rPr>
          <w:rFonts w:ascii="Tahoma" w:hAnsi="Tahoma" w:cs="Tahoma"/>
          <w:color w:val="FF0000"/>
          <w:sz w:val="18"/>
          <w:szCs w:val="18"/>
          <w:highlight w:val="lightGray"/>
          <w:shd w:val="clear" w:color="auto" w:fill="FFFFFF"/>
        </w:rPr>
        <w:t>DD</w:t>
      </w:r>
      <w:r w:rsidR="0073263C">
        <w:rPr>
          <w:rFonts w:ascii="Tahoma" w:hAnsi="Tahoma" w:cs="Tahoma"/>
          <w:color w:val="000000"/>
          <w:sz w:val="18"/>
          <w:szCs w:val="18"/>
          <w:shd w:val="clear" w:color="auto" w:fill="FFFFFF"/>
        </w:rPr>
        <w:t>/</w:t>
      </w:r>
      <w:r w:rsidR="0073263C" w:rsidRPr="0057681D">
        <w:rPr>
          <w:rFonts w:ascii="Tahoma" w:hAnsi="Tahoma" w:cs="Tahoma"/>
          <w:color w:val="FF0000"/>
          <w:sz w:val="18"/>
          <w:szCs w:val="18"/>
          <w:highlight w:val="lightGray"/>
          <w:shd w:val="clear" w:color="auto" w:fill="FFFFFF"/>
        </w:rPr>
        <w:t>MM</w:t>
      </w:r>
      <w:r w:rsidR="0073263C">
        <w:rPr>
          <w:rFonts w:ascii="Tahoma" w:hAnsi="Tahoma" w:cs="Tahoma"/>
          <w:color w:val="000000"/>
          <w:sz w:val="18"/>
          <w:szCs w:val="18"/>
          <w:shd w:val="clear" w:color="auto" w:fill="FFFFFF"/>
        </w:rPr>
        <w:t>/</w:t>
      </w:r>
      <w:r w:rsidR="0073263C" w:rsidRPr="0057681D">
        <w:rPr>
          <w:rFonts w:ascii="Tahoma" w:hAnsi="Tahoma" w:cs="Tahoma"/>
          <w:color w:val="FF0000"/>
          <w:sz w:val="18"/>
          <w:szCs w:val="18"/>
          <w:highlight w:val="lightGray"/>
          <w:shd w:val="clear" w:color="auto" w:fill="FFFFFF"/>
        </w:rPr>
        <w:t>AAAA</w:t>
      </w:r>
      <w:r w:rsidR="006C2B64">
        <w:rPr>
          <w:rFonts w:ascii="Tahoma" w:hAnsi="Tahoma" w:cs="Tahoma"/>
          <w:color w:val="FF0000"/>
          <w:sz w:val="18"/>
          <w:szCs w:val="18"/>
          <w:shd w:val="clear" w:color="auto" w:fill="FFFFFF"/>
        </w:rPr>
        <w:t xml:space="preserve"> </w:t>
      </w:r>
      <w:bookmarkStart w:id="91" w:name="_Hlk208333725"/>
      <w:r w:rsidR="006C2B64" w:rsidRPr="006C2B64">
        <w:rPr>
          <w:rFonts w:ascii="Tahoma" w:hAnsi="Tahoma" w:cs="Tahoma"/>
          <w:sz w:val="18"/>
          <w:szCs w:val="18"/>
          <w:shd w:val="clear" w:color="auto" w:fill="FFFFFF"/>
        </w:rPr>
        <w:t>e se encerrará com a vigência do contrato</w:t>
      </w:r>
      <w:bookmarkEnd w:id="91"/>
      <w:r w:rsidR="0073263C">
        <w:rPr>
          <w:rFonts w:ascii="Tahoma" w:hAnsi="Tahoma" w:cs="Tahoma"/>
          <w:color w:val="000000"/>
          <w:sz w:val="18"/>
          <w:szCs w:val="18"/>
          <w:shd w:val="clear" w:color="auto" w:fill="FFFFFF"/>
        </w:rPr>
        <w:t xml:space="preserve">. </w:t>
      </w:r>
      <w:r w:rsidR="0073263C" w:rsidRPr="00D33FAB">
        <w:rPr>
          <w:rFonts w:ascii="Tahoma" w:hAnsi="Tahoma" w:cs="Tahoma"/>
          <w:color w:val="FF0000"/>
          <w:sz w:val="18"/>
          <w:szCs w:val="18"/>
          <w:shd w:val="clear" w:color="auto" w:fill="FFFFFF"/>
        </w:rPr>
        <w:t>OU</w:t>
      </w:r>
      <w:r w:rsidR="0073263C">
        <w:rPr>
          <w:rFonts w:ascii="Tahoma" w:hAnsi="Tahoma" w:cs="Tahoma"/>
          <w:color w:val="FF0000"/>
          <w:sz w:val="18"/>
          <w:szCs w:val="18"/>
          <w:shd w:val="clear" w:color="auto" w:fill="FFFFFF"/>
        </w:rPr>
        <w:t xml:space="preserve"> </w:t>
      </w:r>
      <w:r w:rsidR="0073263C">
        <w:rPr>
          <w:rFonts w:ascii="Tahoma" w:hAnsi="Tahoma" w:cs="Tahoma"/>
          <w:color w:val="000000"/>
          <w:sz w:val="18"/>
          <w:szCs w:val="18"/>
          <w:shd w:val="clear" w:color="auto" w:fill="FFFFFF"/>
        </w:rPr>
        <w:t>O prazo de execução do contrato</w:t>
      </w:r>
      <w:r w:rsidR="0073263C" w:rsidRPr="00D83451">
        <w:rPr>
          <w:rFonts w:ascii="Tahoma" w:hAnsi="Tahoma" w:cs="Tahoma"/>
          <w:color w:val="000000"/>
          <w:sz w:val="18"/>
          <w:szCs w:val="18"/>
          <w:shd w:val="clear" w:color="auto" w:fill="FFFFFF"/>
        </w:rPr>
        <w:t xml:space="preserve"> </w:t>
      </w:r>
      <w:r w:rsidR="0073263C">
        <w:rPr>
          <w:rFonts w:ascii="Tahoma" w:hAnsi="Tahoma" w:cs="Tahoma"/>
          <w:color w:val="000000"/>
          <w:sz w:val="18"/>
          <w:szCs w:val="18"/>
          <w:shd w:val="clear" w:color="auto" w:fill="FFFFFF"/>
        </w:rPr>
        <w:t xml:space="preserve">iniciar-se-á a partir de emissão de Ordem de Serviço pela Finep. </w:t>
      </w:r>
      <w:r w:rsidR="0073263C" w:rsidRPr="004D1AEE">
        <w:rPr>
          <w:rFonts w:ascii="Tahoma" w:hAnsi="Tahoma" w:cs="Tahoma"/>
          <w:color w:val="FF0000"/>
          <w:sz w:val="18"/>
          <w:szCs w:val="18"/>
          <w:shd w:val="clear" w:color="auto" w:fill="FFFFFF"/>
        </w:rPr>
        <w:t>OU</w:t>
      </w:r>
      <w:r w:rsidR="0073263C">
        <w:rPr>
          <w:rFonts w:ascii="Tahoma" w:hAnsi="Tahoma" w:cs="Tahoma"/>
          <w:color w:val="000000"/>
          <w:sz w:val="18"/>
          <w:szCs w:val="18"/>
          <w:shd w:val="clear" w:color="auto" w:fill="FFFFFF"/>
        </w:rPr>
        <w:t xml:space="preserve"> </w:t>
      </w:r>
      <w:r w:rsidR="0073263C" w:rsidRPr="00692203">
        <w:rPr>
          <w:rFonts w:ascii="Tahoma" w:hAnsi="Tahoma" w:cs="Tahoma"/>
          <w:sz w:val="18"/>
          <w:szCs w:val="18"/>
          <w:shd w:val="clear" w:color="auto" w:fill="FFFFFF"/>
        </w:rPr>
        <w:t>(outra forma de redação definida pela unidade demandante a depender do caso concreto)</w:t>
      </w:r>
    </w:p>
    <w:p w14:paraId="51A9D2CD" w14:textId="004B7296" w:rsidR="00134159" w:rsidRDefault="00134159" w:rsidP="00BD44C2">
      <w:pPr>
        <w:tabs>
          <w:tab w:val="left" w:pos="709"/>
          <w:tab w:val="left" w:pos="9072"/>
        </w:tabs>
        <w:spacing w:after="120" w:line="360" w:lineRule="auto"/>
        <w:ind w:left="709" w:right="-1" w:hanging="709"/>
        <w:jc w:val="both"/>
        <w:rPr>
          <w:rFonts w:ascii="Tahoma" w:hAnsi="Tahoma" w:cs="Tahoma"/>
          <w:sz w:val="18"/>
          <w:szCs w:val="18"/>
        </w:rPr>
      </w:pPr>
      <w:r>
        <w:rPr>
          <w:rFonts w:ascii="Tahoma" w:hAnsi="Tahoma" w:cs="Tahoma"/>
          <w:color w:val="000000"/>
          <w:sz w:val="18"/>
          <w:szCs w:val="18"/>
          <w:shd w:val="clear" w:color="auto" w:fill="FFFFFF"/>
        </w:rPr>
        <w:t>2</w:t>
      </w:r>
      <w:r w:rsidR="00574CA9">
        <w:rPr>
          <w:rFonts w:ascii="Tahoma" w:hAnsi="Tahoma" w:cs="Tahoma"/>
          <w:color w:val="000000"/>
          <w:sz w:val="18"/>
          <w:szCs w:val="18"/>
          <w:shd w:val="clear" w:color="auto" w:fill="FFFFFF"/>
        </w:rPr>
        <w:t>2</w:t>
      </w:r>
      <w:r>
        <w:rPr>
          <w:rFonts w:ascii="Tahoma" w:hAnsi="Tahoma" w:cs="Tahoma"/>
          <w:color w:val="000000"/>
          <w:sz w:val="18"/>
          <w:szCs w:val="18"/>
          <w:shd w:val="clear" w:color="auto" w:fill="FFFFFF"/>
        </w:rPr>
        <w:t>.2.</w:t>
      </w:r>
      <w:r>
        <w:rPr>
          <w:rFonts w:ascii="Tahoma" w:hAnsi="Tahoma" w:cs="Tahoma"/>
          <w:color w:val="000000"/>
          <w:sz w:val="18"/>
          <w:szCs w:val="18"/>
          <w:shd w:val="clear" w:color="auto" w:fill="FFFFFF"/>
        </w:rPr>
        <w:tab/>
      </w:r>
      <w:r w:rsidRPr="001C6839">
        <w:rPr>
          <w:rFonts w:ascii="Tahoma" w:hAnsi="Tahoma" w:cs="Tahoma"/>
          <w:bCs/>
          <w:sz w:val="18"/>
          <w:szCs w:val="18"/>
        </w:rPr>
        <w:t>Observado o interregno mínimo de 1 (um) ano</w:t>
      </w:r>
      <w:r>
        <w:rPr>
          <w:rFonts w:ascii="Tahoma" w:hAnsi="Tahoma" w:cs="Tahoma"/>
          <w:bCs/>
          <w:sz w:val="18"/>
          <w:szCs w:val="18"/>
        </w:rPr>
        <w:t xml:space="preserve"> </w:t>
      </w:r>
      <w:r w:rsidR="0073263C">
        <w:rPr>
          <w:rFonts w:ascii="Tahoma" w:hAnsi="Tahoma" w:cs="Tahoma"/>
          <w:bCs/>
          <w:sz w:val="18"/>
          <w:szCs w:val="18"/>
        </w:rPr>
        <w:t xml:space="preserve">a partir da apresentação da proposta, </w:t>
      </w:r>
      <w:r>
        <w:rPr>
          <w:rFonts w:ascii="Tahoma" w:hAnsi="Tahoma" w:cs="Tahoma"/>
          <w:bCs/>
          <w:sz w:val="18"/>
          <w:szCs w:val="18"/>
        </w:rPr>
        <w:t xml:space="preserve">os valores contratados poderão ser </w:t>
      </w:r>
      <w:r w:rsidRPr="001C6839">
        <w:rPr>
          <w:rFonts w:ascii="Tahoma" w:hAnsi="Tahoma" w:cs="Tahoma"/>
          <w:sz w:val="18"/>
          <w:szCs w:val="18"/>
        </w:rPr>
        <w:t xml:space="preserve">reajustados de acordo com a variação </w:t>
      </w:r>
      <w:r w:rsidR="0073263C">
        <w:rPr>
          <w:rFonts w:ascii="Tahoma" w:hAnsi="Tahoma" w:cs="Tahoma"/>
          <w:sz w:val="18"/>
          <w:szCs w:val="18"/>
        </w:rPr>
        <w:t xml:space="preserve">acumulada </w:t>
      </w:r>
      <w:r w:rsidRPr="001C6839">
        <w:rPr>
          <w:rFonts w:ascii="Tahoma" w:hAnsi="Tahoma" w:cs="Tahoma"/>
          <w:sz w:val="18"/>
          <w:szCs w:val="18"/>
        </w:rPr>
        <w:t xml:space="preserve">do Índice </w:t>
      </w:r>
      <w:r w:rsidRPr="001C6839">
        <w:rPr>
          <w:rFonts w:ascii="Tahoma" w:hAnsi="Tahoma" w:cs="Tahoma"/>
          <w:color w:val="FF0000"/>
          <w:sz w:val="18"/>
          <w:szCs w:val="18"/>
          <w:highlight w:val="lightGray"/>
        </w:rPr>
        <w:t>XXXXXXXXX</w:t>
      </w:r>
      <w:r w:rsidRPr="001C6839">
        <w:rPr>
          <w:rFonts w:ascii="Tahoma" w:hAnsi="Tahoma" w:cs="Tahoma"/>
          <w:sz w:val="18"/>
          <w:szCs w:val="18"/>
        </w:rPr>
        <w:t>.</w:t>
      </w:r>
    </w:p>
    <w:p w14:paraId="47A93271" w14:textId="116009EE" w:rsidR="0065330F" w:rsidRPr="0065330F" w:rsidRDefault="0065330F" w:rsidP="00134159">
      <w:pPr>
        <w:pStyle w:val="TextoPargrafo"/>
        <w:tabs>
          <w:tab w:val="left" w:pos="567"/>
        </w:tabs>
        <w:spacing w:before="0" w:line="360" w:lineRule="auto"/>
        <w:ind w:left="567" w:right="-1" w:hanging="567"/>
        <w:rPr>
          <w:rFonts w:ascii="Tahoma" w:hAnsi="Tahoma" w:cs="Tahoma"/>
          <w:color w:val="FF0000"/>
          <w:sz w:val="18"/>
          <w:szCs w:val="18"/>
          <w:shd w:val="clear" w:color="auto" w:fill="FFFFFF"/>
        </w:rPr>
      </w:pPr>
      <w:r w:rsidRPr="0065330F">
        <w:rPr>
          <w:rFonts w:ascii="Tahoma" w:hAnsi="Tahoma" w:cs="Tahoma"/>
          <w:color w:val="FF0000"/>
          <w:sz w:val="18"/>
          <w:szCs w:val="18"/>
          <w:shd w:val="clear" w:color="auto" w:fill="FFFFFF"/>
        </w:rPr>
        <w:t>OU</w:t>
      </w:r>
    </w:p>
    <w:p w14:paraId="2C69B213" w14:textId="28E51BC3" w:rsidR="0065330F" w:rsidRPr="00134159" w:rsidRDefault="0065330F" w:rsidP="00BD44C2">
      <w:pPr>
        <w:pStyle w:val="TextoPargrafo"/>
        <w:tabs>
          <w:tab w:val="left" w:pos="709"/>
        </w:tabs>
        <w:spacing w:before="0" w:line="360" w:lineRule="auto"/>
        <w:ind w:left="709" w:right="-1" w:hanging="709"/>
        <w:rPr>
          <w:rFonts w:ascii="Tahoma" w:hAnsi="Tahoma" w:cs="Tahoma"/>
          <w:sz w:val="18"/>
          <w:szCs w:val="18"/>
          <w:shd w:val="clear" w:color="auto" w:fill="FFFFFF"/>
        </w:rPr>
      </w:pPr>
      <w:r w:rsidRPr="00134159">
        <w:rPr>
          <w:rFonts w:ascii="Tahoma" w:hAnsi="Tahoma" w:cs="Tahoma"/>
          <w:sz w:val="18"/>
          <w:szCs w:val="18"/>
          <w:shd w:val="clear" w:color="auto" w:fill="FFFFFF"/>
        </w:rPr>
        <w:t>2</w:t>
      </w:r>
      <w:r w:rsidR="00574CA9">
        <w:rPr>
          <w:rFonts w:ascii="Tahoma" w:hAnsi="Tahoma" w:cs="Tahoma"/>
          <w:sz w:val="18"/>
          <w:szCs w:val="18"/>
          <w:shd w:val="clear" w:color="auto" w:fill="FFFFFF"/>
        </w:rPr>
        <w:t>2</w:t>
      </w:r>
      <w:r w:rsidRPr="00134159">
        <w:rPr>
          <w:rFonts w:ascii="Tahoma" w:hAnsi="Tahoma" w:cs="Tahoma"/>
          <w:sz w:val="18"/>
          <w:szCs w:val="18"/>
          <w:shd w:val="clear" w:color="auto" w:fill="FFFFFF"/>
        </w:rPr>
        <w:t>.1.</w:t>
      </w:r>
      <w:r w:rsidRPr="00134159">
        <w:rPr>
          <w:rFonts w:ascii="Tahoma" w:hAnsi="Tahoma" w:cs="Tahoma"/>
          <w:sz w:val="18"/>
          <w:szCs w:val="18"/>
          <w:shd w:val="clear" w:color="auto" w:fill="FFFFFF"/>
        </w:rPr>
        <w:tab/>
        <w:t xml:space="preserve">O período de vigência da ata de registro de preços será de </w:t>
      </w:r>
      <w:r w:rsidR="000F406D" w:rsidRPr="00433515">
        <w:rPr>
          <w:rFonts w:ascii="Tahoma" w:hAnsi="Tahoma" w:cs="Tahoma"/>
          <w:color w:val="FF0000"/>
          <w:sz w:val="18"/>
          <w:szCs w:val="18"/>
          <w:highlight w:val="lightGray"/>
        </w:rPr>
        <w:t>XX</w:t>
      </w:r>
      <w:r w:rsidRPr="00134159">
        <w:rPr>
          <w:rFonts w:ascii="Tahoma" w:hAnsi="Tahoma" w:cs="Tahoma"/>
          <w:sz w:val="18"/>
          <w:szCs w:val="18"/>
        </w:rPr>
        <w:t xml:space="preserve"> (</w:t>
      </w:r>
      <w:r w:rsidR="000F406D" w:rsidRPr="001C6839">
        <w:rPr>
          <w:rFonts w:ascii="Tahoma" w:hAnsi="Tahoma" w:cs="Tahoma"/>
          <w:color w:val="FF0000"/>
          <w:sz w:val="18"/>
          <w:szCs w:val="18"/>
          <w:highlight w:val="lightGray"/>
        </w:rPr>
        <w:t>XXXX</w:t>
      </w:r>
      <w:r w:rsidRPr="00134159">
        <w:rPr>
          <w:rFonts w:ascii="Tahoma" w:hAnsi="Tahoma" w:cs="Tahoma"/>
          <w:sz w:val="18"/>
          <w:szCs w:val="18"/>
          <w:shd w:val="clear" w:color="auto" w:fill="FFFFFF"/>
        </w:rPr>
        <w:t>) meses</w:t>
      </w:r>
      <w:r w:rsidR="00501A44" w:rsidRPr="00D81E8C">
        <w:rPr>
          <w:rFonts w:ascii="Tahoma" w:hAnsi="Tahoma" w:cs="Tahoma"/>
          <w:color w:val="000000"/>
          <w:sz w:val="18"/>
          <w:szCs w:val="18"/>
          <w:shd w:val="clear" w:color="auto" w:fill="FFFFFF"/>
        </w:rPr>
        <w:t xml:space="preserve">, podendo ser </w:t>
      </w:r>
      <w:r w:rsidR="00501A44">
        <w:rPr>
          <w:rFonts w:ascii="Tahoma" w:hAnsi="Tahoma" w:cs="Tahoma"/>
          <w:color w:val="000000"/>
          <w:sz w:val="18"/>
          <w:szCs w:val="18"/>
          <w:shd w:val="clear" w:color="auto" w:fill="FFFFFF"/>
        </w:rPr>
        <w:t>prorrogado nos termos da Lei</w:t>
      </w:r>
      <w:r w:rsidR="006C2B64">
        <w:rPr>
          <w:rFonts w:ascii="Tahoma" w:hAnsi="Tahoma" w:cs="Tahoma"/>
          <w:color w:val="000000"/>
          <w:sz w:val="18"/>
          <w:szCs w:val="18"/>
          <w:shd w:val="clear" w:color="auto" w:fill="FFFFFF"/>
        </w:rPr>
        <w:t xml:space="preserve"> n.</w:t>
      </w:r>
      <w:r w:rsidR="00501A44">
        <w:rPr>
          <w:rFonts w:ascii="Tahoma" w:hAnsi="Tahoma" w:cs="Tahoma"/>
          <w:color w:val="000000"/>
          <w:sz w:val="18"/>
          <w:szCs w:val="18"/>
          <w:shd w:val="clear" w:color="auto" w:fill="FFFFFF"/>
        </w:rPr>
        <w:t xml:space="preserve"> 13.303/2016</w:t>
      </w:r>
      <w:r w:rsidRPr="00134159">
        <w:rPr>
          <w:rFonts w:ascii="Tahoma" w:hAnsi="Tahoma" w:cs="Tahoma"/>
          <w:sz w:val="18"/>
          <w:szCs w:val="18"/>
          <w:shd w:val="clear" w:color="auto" w:fill="FFFFFF"/>
        </w:rPr>
        <w:t>.</w:t>
      </w:r>
    </w:p>
    <w:p w14:paraId="196D8FA8" w14:textId="244D543D" w:rsidR="00134159" w:rsidRDefault="00134159" w:rsidP="00BD44C2">
      <w:pPr>
        <w:tabs>
          <w:tab w:val="left" w:pos="709"/>
          <w:tab w:val="left" w:pos="9072"/>
        </w:tabs>
        <w:spacing w:after="120" w:line="360" w:lineRule="auto"/>
        <w:ind w:left="709" w:right="-1" w:hanging="709"/>
        <w:jc w:val="both"/>
        <w:rPr>
          <w:rFonts w:ascii="Tahoma" w:hAnsi="Tahoma" w:cs="Tahoma"/>
          <w:sz w:val="18"/>
          <w:szCs w:val="18"/>
        </w:rPr>
      </w:pPr>
      <w:r>
        <w:rPr>
          <w:rFonts w:ascii="Tahoma" w:hAnsi="Tahoma" w:cs="Tahoma"/>
          <w:color w:val="000000"/>
          <w:sz w:val="18"/>
          <w:szCs w:val="18"/>
          <w:shd w:val="clear" w:color="auto" w:fill="FFFFFF"/>
        </w:rPr>
        <w:t>2</w:t>
      </w:r>
      <w:r w:rsidR="00574CA9">
        <w:rPr>
          <w:rFonts w:ascii="Tahoma" w:hAnsi="Tahoma" w:cs="Tahoma"/>
          <w:color w:val="000000"/>
          <w:sz w:val="18"/>
          <w:szCs w:val="18"/>
          <w:shd w:val="clear" w:color="auto" w:fill="FFFFFF"/>
        </w:rPr>
        <w:t>2</w:t>
      </w:r>
      <w:r>
        <w:rPr>
          <w:rFonts w:ascii="Tahoma" w:hAnsi="Tahoma" w:cs="Tahoma"/>
          <w:color w:val="000000"/>
          <w:sz w:val="18"/>
          <w:szCs w:val="18"/>
          <w:shd w:val="clear" w:color="auto" w:fill="FFFFFF"/>
        </w:rPr>
        <w:t>.2.</w:t>
      </w:r>
      <w:r>
        <w:rPr>
          <w:rFonts w:ascii="Tahoma" w:hAnsi="Tahoma" w:cs="Tahoma"/>
          <w:color w:val="000000"/>
          <w:sz w:val="18"/>
          <w:szCs w:val="18"/>
          <w:shd w:val="clear" w:color="auto" w:fill="FFFFFF"/>
        </w:rPr>
        <w:tab/>
      </w:r>
      <w:r w:rsidRPr="001C6839">
        <w:rPr>
          <w:rFonts w:ascii="Tahoma" w:hAnsi="Tahoma" w:cs="Tahoma"/>
          <w:bCs/>
          <w:sz w:val="18"/>
          <w:szCs w:val="18"/>
        </w:rPr>
        <w:t>Observado o interregno mínimo de 1 (um) ano</w:t>
      </w:r>
      <w:r w:rsidR="0073263C" w:rsidRPr="0073263C">
        <w:rPr>
          <w:rFonts w:ascii="Tahoma" w:hAnsi="Tahoma" w:cs="Tahoma"/>
          <w:bCs/>
          <w:sz w:val="18"/>
          <w:szCs w:val="18"/>
        </w:rPr>
        <w:t xml:space="preserve"> </w:t>
      </w:r>
      <w:r w:rsidR="0073263C">
        <w:rPr>
          <w:rFonts w:ascii="Tahoma" w:hAnsi="Tahoma" w:cs="Tahoma"/>
          <w:bCs/>
          <w:sz w:val="18"/>
          <w:szCs w:val="18"/>
        </w:rPr>
        <w:t>a partir da apresentação da proposta,</w:t>
      </w:r>
      <w:r>
        <w:rPr>
          <w:rFonts w:ascii="Tahoma" w:hAnsi="Tahoma" w:cs="Tahoma"/>
          <w:bCs/>
          <w:sz w:val="18"/>
          <w:szCs w:val="18"/>
        </w:rPr>
        <w:t xml:space="preserve"> os valores </w:t>
      </w:r>
      <w:r w:rsidR="00DA4EA2">
        <w:rPr>
          <w:rFonts w:ascii="Tahoma" w:hAnsi="Tahoma" w:cs="Tahoma"/>
          <w:bCs/>
          <w:sz w:val="18"/>
          <w:szCs w:val="18"/>
        </w:rPr>
        <w:t xml:space="preserve">registrados </w:t>
      </w:r>
      <w:r>
        <w:rPr>
          <w:rFonts w:ascii="Tahoma" w:hAnsi="Tahoma" w:cs="Tahoma"/>
          <w:bCs/>
          <w:sz w:val="18"/>
          <w:szCs w:val="18"/>
        </w:rPr>
        <w:t xml:space="preserve">poderão ser </w:t>
      </w:r>
      <w:r w:rsidRPr="001C6839">
        <w:rPr>
          <w:rFonts w:ascii="Tahoma" w:hAnsi="Tahoma" w:cs="Tahoma"/>
          <w:sz w:val="18"/>
          <w:szCs w:val="18"/>
        </w:rPr>
        <w:t xml:space="preserve">reajustados de acordo com a variação </w:t>
      </w:r>
      <w:r w:rsidR="0073263C">
        <w:rPr>
          <w:rFonts w:ascii="Tahoma" w:hAnsi="Tahoma" w:cs="Tahoma"/>
          <w:sz w:val="18"/>
          <w:szCs w:val="18"/>
        </w:rPr>
        <w:t xml:space="preserve">acumulada </w:t>
      </w:r>
      <w:r w:rsidRPr="001C6839">
        <w:rPr>
          <w:rFonts w:ascii="Tahoma" w:hAnsi="Tahoma" w:cs="Tahoma"/>
          <w:sz w:val="18"/>
          <w:szCs w:val="18"/>
        </w:rPr>
        <w:t xml:space="preserve">do Índice </w:t>
      </w:r>
      <w:r w:rsidRPr="001C6839">
        <w:rPr>
          <w:rFonts w:ascii="Tahoma" w:hAnsi="Tahoma" w:cs="Tahoma"/>
          <w:color w:val="FF0000"/>
          <w:sz w:val="18"/>
          <w:szCs w:val="18"/>
          <w:highlight w:val="lightGray"/>
        </w:rPr>
        <w:t>XXXXXXXXX</w:t>
      </w:r>
      <w:r w:rsidRPr="001C6839">
        <w:rPr>
          <w:rFonts w:ascii="Tahoma" w:hAnsi="Tahoma" w:cs="Tahoma"/>
          <w:sz w:val="18"/>
          <w:szCs w:val="18"/>
        </w:rPr>
        <w:t>.</w:t>
      </w:r>
    </w:p>
    <w:p w14:paraId="7A10EC2F" w14:textId="254576C3" w:rsidR="00C2734B" w:rsidRPr="00AD70DB" w:rsidRDefault="00AD70DB" w:rsidP="00BD44C2">
      <w:pPr>
        <w:pStyle w:val="TextoPargrafo"/>
        <w:tabs>
          <w:tab w:val="left" w:pos="709"/>
        </w:tabs>
        <w:spacing w:before="0" w:line="360" w:lineRule="auto"/>
        <w:ind w:left="709" w:right="-1" w:hanging="709"/>
        <w:rPr>
          <w:rFonts w:ascii="Tahoma" w:hAnsi="Tahoma" w:cs="Tahoma"/>
          <w:b/>
          <w:bCs/>
          <w:color w:val="000000"/>
          <w:sz w:val="18"/>
          <w:szCs w:val="18"/>
          <w:shd w:val="clear" w:color="auto" w:fill="FFFFFF"/>
        </w:rPr>
      </w:pPr>
      <w:bookmarkStart w:id="92" w:name="_Hlk208331759"/>
      <w:r w:rsidRPr="00AD70DB">
        <w:rPr>
          <w:rFonts w:ascii="Tahoma" w:hAnsi="Tahoma" w:cs="Tahoma"/>
          <w:b/>
          <w:bCs/>
          <w:color w:val="000000"/>
          <w:sz w:val="18"/>
          <w:szCs w:val="18"/>
          <w:shd w:val="clear" w:color="auto" w:fill="FFFFFF"/>
        </w:rPr>
        <w:t>22.</w:t>
      </w:r>
      <w:r w:rsidRPr="00AD70DB">
        <w:rPr>
          <w:rFonts w:ascii="Tahoma" w:hAnsi="Tahoma" w:cs="Tahoma"/>
          <w:b/>
          <w:bCs/>
          <w:color w:val="FF0000"/>
          <w:sz w:val="18"/>
          <w:szCs w:val="18"/>
          <w:highlight w:val="lightGray"/>
          <w:shd w:val="clear" w:color="auto" w:fill="FFFFFF"/>
        </w:rPr>
        <w:t>X</w:t>
      </w:r>
      <w:r w:rsidRPr="00AD70DB">
        <w:rPr>
          <w:rFonts w:ascii="Tahoma" w:hAnsi="Tahoma" w:cs="Tahoma"/>
          <w:b/>
          <w:bCs/>
          <w:color w:val="000000"/>
          <w:sz w:val="18"/>
          <w:szCs w:val="18"/>
          <w:shd w:val="clear" w:color="auto" w:fill="FFFFFF"/>
        </w:rPr>
        <w:t>.</w:t>
      </w:r>
      <w:r w:rsidRPr="00AD70DB">
        <w:rPr>
          <w:rFonts w:ascii="Tahoma" w:hAnsi="Tahoma" w:cs="Tahoma"/>
          <w:b/>
          <w:bCs/>
          <w:color w:val="000000"/>
          <w:sz w:val="18"/>
          <w:szCs w:val="18"/>
          <w:shd w:val="clear" w:color="auto" w:fill="FFFFFF"/>
        </w:rPr>
        <w:tab/>
      </w:r>
      <w:r w:rsidRPr="00AD70DB">
        <w:rPr>
          <w:rFonts w:ascii="Tahoma" w:hAnsi="Tahoma" w:cs="Tahoma"/>
          <w:b/>
          <w:bCs/>
          <w:color w:val="FF0000"/>
          <w:sz w:val="18"/>
          <w:szCs w:val="18"/>
          <w:highlight w:val="yellow"/>
          <w:shd w:val="clear" w:color="auto" w:fill="FFFFFF"/>
        </w:rPr>
        <w:t>(</w:t>
      </w:r>
      <w:r>
        <w:rPr>
          <w:rFonts w:ascii="Tahoma" w:hAnsi="Tahoma" w:cs="Tahoma"/>
          <w:b/>
          <w:color w:val="FF0000"/>
          <w:sz w:val="18"/>
          <w:szCs w:val="18"/>
          <w:highlight w:val="yellow"/>
        </w:rPr>
        <w:t xml:space="preserve">EXCLUIR </w:t>
      </w:r>
      <w:r w:rsidRPr="004F4484">
        <w:rPr>
          <w:rFonts w:ascii="Tahoma" w:hAnsi="Tahoma" w:cs="Tahoma"/>
          <w:b/>
          <w:color w:val="FF0000"/>
          <w:sz w:val="18"/>
          <w:szCs w:val="18"/>
          <w:highlight w:val="yellow"/>
        </w:rPr>
        <w:t>SE</w:t>
      </w:r>
      <w:r>
        <w:rPr>
          <w:rFonts w:ascii="Tahoma" w:hAnsi="Tahoma" w:cs="Tahoma"/>
          <w:b/>
          <w:color w:val="FF0000"/>
          <w:sz w:val="18"/>
          <w:szCs w:val="18"/>
          <w:highlight w:val="yellow"/>
        </w:rPr>
        <w:t xml:space="preserve"> NÃO FOR O CASO</w:t>
      </w:r>
      <w:r w:rsidRPr="004F4484">
        <w:rPr>
          <w:rFonts w:ascii="Tahoma" w:hAnsi="Tahoma" w:cs="Tahoma"/>
          <w:b/>
          <w:color w:val="FF0000"/>
          <w:sz w:val="18"/>
          <w:szCs w:val="18"/>
          <w:highlight w:val="yellow"/>
        </w:rPr>
        <w:t>)</w:t>
      </w:r>
      <w:r>
        <w:rPr>
          <w:rFonts w:ascii="Tahoma" w:hAnsi="Tahoma" w:cs="Tahoma"/>
          <w:b/>
          <w:color w:val="FF0000"/>
          <w:sz w:val="18"/>
          <w:szCs w:val="18"/>
        </w:rPr>
        <w:t xml:space="preserve"> </w:t>
      </w:r>
      <w:r w:rsidRPr="00AD70DB">
        <w:rPr>
          <w:rFonts w:ascii="Tahoma" w:hAnsi="Tahoma" w:cs="Tahoma"/>
          <w:b/>
          <w:bCs/>
          <w:color w:val="000000"/>
          <w:sz w:val="18"/>
          <w:szCs w:val="18"/>
          <w:shd w:val="clear" w:color="auto" w:fill="FFFFFF"/>
        </w:rPr>
        <w:t xml:space="preserve">DA CONDIÇÃO PARA </w:t>
      </w:r>
      <w:r w:rsidR="006C2B64">
        <w:rPr>
          <w:rFonts w:ascii="Tahoma" w:hAnsi="Tahoma" w:cs="Tahoma"/>
          <w:b/>
          <w:bCs/>
          <w:color w:val="000000"/>
          <w:sz w:val="18"/>
          <w:szCs w:val="18"/>
          <w:shd w:val="clear" w:color="auto" w:fill="FFFFFF"/>
        </w:rPr>
        <w:t>FORMALIZAÇÃO</w:t>
      </w:r>
      <w:r w:rsidR="006C2B64" w:rsidRPr="00AD70DB">
        <w:rPr>
          <w:rFonts w:ascii="Tahoma" w:hAnsi="Tahoma" w:cs="Tahoma"/>
          <w:b/>
          <w:bCs/>
          <w:color w:val="000000"/>
          <w:sz w:val="18"/>
          <w:szCs w:val="18"/>
          <w:shd w:val="clear" w:color="auto" w:fill="FFFFFF"/>
        </w:rPr>
        <w:t xml:space="preserve"> </w:t>
      </w:r>
      <w:r w:rsidRPr="00AD70DB">
        <w:rPr>
          <w:rFonts w:ascii="Tahoma" w:hAnsi="Tahoma" w:cs="Tahoma"/>
          <w:b/>
          <w:bCs/>
          <w:color w:val="000000"/>
          <w:sz w:val="18"/>
          <w:szCs w:val="18"/>
          <w:shd w:val="clear" w:color="auto" w:fill="FFFFFF"/>
        </w:rPr>
        <w:t>DO CONTRATO</w:t>
      </w:r>
    </w:p>
    <w:p w14:paraId="5642ADD3" w14:textId="0E72C630" w:rsidR="00AD70DB" w:rsidRDefault="00AD70DB"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r>
        <w:rPr>
          <w:rFonts w:ascii="Tahoma" w:hAnsi="Tahoma" w:cs="Tahoma"/>
          <w:color w:val="000000"/>
          <w:sz w:val="18"/>
          <w:szCs w:val="18"/>
          <w:shd w:val="clear" w:color="auto" w:fill="FFFFFF"/>
        </w:rPr>
        <w:t>22.</w:t>
      </w:r>
      <w:r w:rsidRPr="00AD70DB">
        <w:rPr>
          <w:rFonts w:ascii="Tahoma" w:hAnsi="Tahoma" w:cs="Tahoma"/>
          <w:color w:val="FF0000"/>
          <w:sz w:val="18"/>
          <w:szCs w:val="18"/>
          <w:highlight w:val="lightGray"/>
          <w:shd w:val="clear" w:color="auto" w:fill="FFFFFF"/>
        </w:rPr>
        <w:t>X</w:t>
      </w:r>
      <w:r>
        <w:rPr>
          <w:rFonts w:ascii="Tahoma" w:hAnsi="Tahoma" w:cs="Tahoma"/>
          <w:color w:val="000000"/>
          <w:sz w:val="18"/>
          <w:szCs w:val="18"/>
          <w:shd w:val="clear" w:color="auto" w:fill="FFFFFF"/>
        </w:rPr>
        <w:t>.1.</w:t>
      </w:r>
      <w:r>
        <w:rPr>
          <w:rFonts w:ascii="Tahoma" w:hAnsi="Tahoma" w:cs="Tahoma"/>
          <w:color w:val="000000"/>
          <w:sz w:val="18"/>
          <w:szCs w:val="18"/>
          <w:shd w:val="clear" w:color="auto" w:fill="FFFFFF"/>
        </w:rPr>
        <w:tab/>
        <w:t xml:space="preserve">Previamente à assinatura do contrato, o proponente deverá apresentar: </w:t>
      </w:r>
      <w:r w:rsidRPr="00AD70DB">
        <w:rPr>
          <w:rFonts w:ascii="Tahoma" w:hAnsi="Tahoma" w:cs="Tahoma"/>
          <w:color w:val="FF0000"/>
          <w:sz w:val="18"/>
          <w:szCs w:val="18"/>
          <w:highlight w:val="lightGray"/>
          <w:shd w:val="clear" w:color="auto" w:fill="FFFFFF"/>
        </w:rPr>
        <w:t>XXXX</w:t>
      </w:r>
      <w:r>
        <w:rPr>
          <w:rFonts w:ascii="Tahoma" w:hAnsi="Tahoma" w:cs="Tahoma"/>
          <w:color w:val="000000"/>
          <w:sz w:val="18"/>
          <w:szCs w:val="18"/>
          <w:shd w:val="clear" w:color="auto" w:fill="FFFFFF"/>
        </w:rPr>
        <w:t>.</w:t>
      </w:r>
    </w:p>
    <w:bookmarkEnd w:id="92"/>
    <w:p w14:paraId="297841AC" w14:textId="77777777" w:rsidR="00AD70DB" w:rsidRPr="00D81E8C" w:rsidRDefault="00AD70DB" w:rsidP="00BD44C2">
      <w:pPr>
        <w:pStyle w:val="TextoPargrafo"/>
        <w:tabs>
          <w:tab w:val="left" w:pos="709"/>
        </w:tabs>
        <w:spacing w:before="0" w:line="360" w:lineRule="auto"/>
        <w:ind w:left="709" w:right="-1" w:hanging="709"/>
        <w:rPr>
          <w:rFonts w:ascii="Tahoma" w:hAnsi="Tahoma" w:cs="Tahoma"/>
          <w:color w:val="000000"/>
          <w:sz w:val="18"/>
          <w:szCs w:val="18"/>
          <w:shd w:val="clear" w:color="auto" w:fill="FFFFFF"/>
        </w:rPr>
      </w:pPr>
    </w:p>
    <w:p w14:paraId="7641B49E" w14:textId="77777777" w:rsidR="00C2734B" w:rsidRPr="00D81E8C" w:rsidRDefault="00A84D80" w:rsidP="00EC4D20">
      <w:pPr>
        <w:pStyle w:val="TextoPargrafo"/>
        <w:numPr>
          <w:ilvl w:val="0"/>
          <w:numId w:val="35"/>
        </w:numPr>
        <w:tabs>
          <w:tab w:val="left" w:pos="709"/>
        </w:tabs>
        <w:spacing w:before="0" w:line="360" w:lineRule="auto"/>
        <w:ind w:left="709" w:right="-1" w:hanging="709"/>
        <w:rPr>
          <w:rFonts w:ascii="Tahoma" w:hAnsi="Tahoma" w:cs="Tahoma"/>
          <w:b/>
          <w:color w:val="000000"/>
          <w:sz w:val="18"/>
          <w:szCs w:val="18"/>
          <w:shd w:val="clear" w:color="auto" w:fill="FFFFFF"/>
        </w:rPr>
      </w:pPr>
      <w:r w:rsidRPr="00D81E8C">
        <w:rPr>
          <w:rFonts w:ascii="Tahoma" w:hAnsi="Tahoma" w:cs="Tahoma"/>
          <w:b/>
          <w:color w:val="000000"/>
          <w:sz w:val="18"/>
          <w:szCs w:val="18"/>
          <w:shd w:val="clear" w:color="auto" w:fill="FFFFFF"/>
        </w:rPr>
        <w:t>DA PROPOSTA DE PREÇOS</w:t>
      </w:r>
    </w:p>
    <w:p w14:paraId="264AA4E7" w14:textId="01A629DB" w:rsidR="00344AEC" w:rsidRPr="00344AEC" w:rsidRDefault="00134159" w:rsidP="00913ADC">
      <w:pPr>
        <w:widowControl w:val="0"/>
        <w:tabs>
          <w:tab w:val="left" w:pos="709"/>
        </w:tabs>
        <w:autoSpaceDE w:val="0"/>
        <w:autoSpaceDN w:val="0"/>
        <w:spacing w:after="120" w:line="360" w:lineRule="auto"/>
        <w:ind w:left="709" w:right="-1" w:hanging="709"/>
        <w:jc w:val="both"/>
        <w:rPr>
          <w:rFonts w:ascii="Tahoma" w:hAnsi="Tahoma" w:cs="Tahoma"/>
          <w:sz w:val="18"/>
          <w:szCs w:val="18"/>
        </w:rPr>
      </w:pPr>
      <w:r>
        <w:rPr>
          <w:rFonts w:ascii="Tahoma" w:hAnsi="Tahoma" w:cs="Tahoma"/>
          <w:sz w:val="18"/>
          <w:szCs w:val="18"/>
        </w:rPr>
        <w:t>2</w:t>
      </w:r>
      <w:r w:rsidR="00574CA9">
        <w:rPr>
          <w:rFonts w:ascii="Tahoma" w:hAnsi="Tahoma" w:cs="Tahoma"/>
          <w:sz w:val="18"/>
          <w:szCs w:val="18"/>
        </w:rPr>
        <w:t>3</w:t>
      </w:r>
      <w:r w:rsidR="00344AEC">
        <w:rPr>
          <w:rFonts w:ascii="Tahoma" w:hAnsi="Tahoma" w:cs="Tahoma"/>
          <w:sz w:val="18"/>
          <w:szCs w:val="18"/>
        </w:rPr>
        <w:t>.1.</w:t>
      </w:r>
      <w:r w:rsidR="00344AEC">
        <w:rPr>
          <w:rFonts w:ascii="Tahoma" w:hAnsi="Tahoma" w:cs="Tahoma"/>
          <w:sz w:val="18"/>
          <w:szCs w:val="18"/>
        </w:rPr>
        <w:tab/>
      </w:r>
      <w:r w:rsidR="00344AEC" w:rsidRPr="00344AEC">
        <w:rPr>
          <w:rFonts w:ascii="Tahoma" w:hAnsi="Tahoma" w:cs="Tahoma"/>
          <w:sz w:val="18"/>
          <w:szCs w:val="18"/>
        </w:rPr>
        <w:t>A proposta deverá ser apresentada de forma clara e objetiva</w:t>
      </w:r>
      <w:r w:rsidR="00344AEC">
        <w:rPr>
          <w:rFonts w:ascii="Tahoma" w:hAnsi="Tahoma" w:cs="Tahoma"/>
          <w:sz w:val="18"/>
          <w:szCs w:val="18"/>
        </w:rPr>
        <w:t>, conforme anexo deste Termo de Referência.</w:t>
      </w:r>
    </w:p>
    <w:p w14:paraId="18A50098" w14:textId="4D46F377" w:rsidR="00344AEC" w:rsidRDefault="00344AEC" w:rsidP="00913ADC">
      <w:pPr>
        <w:widowControl w:val="0"/>
        <w:tabs>
          <w:tab w:val="left" w:pos="709"/>
        </w:tabs>
        <w:autoSpaceDE w:val="0"/>
        <w:autoSpaceDN w:val="0"/>
        <w:spacing w:after="120" w:line="360" w:lineRule="auto"/>
        <w:ind w:left="709" w:right="-1" w:hanging="709"/>
        <w:jc w:val="both"/>
        <w:rPr>
          <w:rFonts w:ascii="Tahoma" w:hAnsi="Tahoma" w:cs="Tahoma"/>
          <w:color w:val="000000"/>
          <w:sz w:val="18"/>
          <w:szCs w:val="18"/>
          <w:shd w:val="clear" w:color="auto" w:fill="FFFFFF"/>
        </w:rPr>
      </w:pPr>
      <w:r>
        <w:rPr>
          <w:rFonts w:ascii="Tahoma" w:hAnsi="Tahoma" w:cs="Tahoma"/>
          <w:sz w:val="18"/>
          <w:szCs w:val="18"/>
        </w:rPr>
        <w:t>2</w:t>
      </w:r>
      <w:r w:rsidR="00574CA9">
        <w:rPr>
          <w:rFonts w:ascii="Tahoma" w:hAnsi="Tahoma" w:cs="Tahoma"/>
          <w:sz w:val="18"/>
          <w:szCs w:val="18"/>
        </w:rPr>
        <w:t>3</w:t>
      </w:r>
      <w:r>
        <w:rPr>
          <w:rFonts w:ascii="Tahoma" w:hAnsi="Tahoma" w:cs="Tahoma"/>
          <w:sz w:val="18"/>
          <w:szCs w:val="18"/>
        </w:rPr>
        <w:t>.2.</w:t>
      </w:r>
      <w:r>
        <w:rPr>
          <w:rFonts w:ascii="Tahoma" w:hAnsi="Tahoma" w:cs="Tahoma"/>
          <w:sz w:val="18"/>
          <w:szCs w:val="18"/>
        </w:rPr>
        <w:tab/>
        <w:t xml:space="preserve">O quantitativo disposto no quadro da proposta de preço </w:t>
      </w:r>
      <w:r>
        <w:rPr>
          <w:rFonts w:ascii="Tahoma" w:hAnsi="Tahoma" w:cs="Tahoma"/>
          <w:color w:val="000000"/>
          <w:sz w:val="18"/>
          <w:szCs w:val="18"/>
          <w:shd w:val="clear" w:color="auto" w:fill="FFFFFF"/>
        </w:rPr>
        <w:t>é apenas uma estimativa, não sendo estabelecid</w:t>
      </w:r>
      <w:r w:rsidR="00B6773B">
        <w:rPr>
          <w:rFonts w:ascii="Tahoma" w:hAnsi="Tahoma" w:cs="Tahoma"/>
          <w:color w:val="000000"/>
          <w:sz w:val="18"/>
          <w:szCs w:val="18"/>
          <w:shd w:val="clear" w:color="auto" w:fill="FFFFFF"/>
        </w:rPr>
        <w:t>a</w:t>
      </w:r>
      <w:r>
        <w:rPr>
          <w:rFonts w:ascii="Tahoma" w:hAnsi="Tahoma" w:cs="Tahoma"/>
          <w:color w:val="000000"/>
          <w:sz w:val="18"/>
          <w:szCs w:val="18"/>
          <w:shd w:val="clear" w:color="auto" w:fill="FFFFFF"/>
        </w:rPr>
        <w:t xml:space="preserve"> quantidade mínima de consumo pela Finep. Caso a demanda futura extrapole o quantitativo previsto para o período considerado</w:t>
      </w:r>
      <w:r w:rsidRPr="00877A54">
        <w:rPr>
          <w:rFonts w:ascii="Tahoma" w:hAnsi="Tahoma" w:cs="Tahoma"/>
          <w:sz w:val="18"/>
          <w:szCs w:val="18"/>
        </w:rPr>
        <w:t>,</w:t>
      </w:r>
      <w:r w:rsidRPr="00877A54">
        <w:rPr>
          <w:rFonts w:ascii="Tahoma" w:hAnsi="Tahoma" w:cs="Tahoma"/>
          <w:spacing w:val="-6"/>
          <w:sz w:val="18"/>
          <w:szCs w:val="18"/>
        </w:rPr>
        <w:t xml:space="preserve"> </w:t>
      </w:r>
      <w:r w:rsidRPr="00877A54">
        <w:rPr>
          <w:rFonts w:ascii="Tahoma" w:hAnsi="Tahoma" w:cs="Tahoma"/>
          <w:sz w:val="18"/>
          <w:szCs w:val="18"/>
        </w:rPr>
        <w:t>o contrato de prestação poderá ser aditivado nos termos da</w:t>
      </w:r>
      <w:r w:rsidRPr="00877A54">
        <w:rPr>
          <w:rFonts w:ascii="Tahoma" w:hAnsi="Tahoma" w:cs="Tahoma"/>
          <w:spacing w:val="-10"/>
          <w:sz w:val="18"/>
          <w:szCs w:val="18"/>
        </w:rPr>
        <w:t xml:space="preserve"> </w:t>
      </w:r>
      <w:r w:rsidRPr="00877A54">
        <w:rPr>
          <w:rFonts w:ascii="Tahoma" w:hAnsi="Tahoma" w:cs="Tahoma"/>
          <w:sz w:val="18"/>
          <w:szCs w:val="18"/>
        </w:rPr>
        <w:t>lei.</w:t>
      </w:r>
    </w:p>
    <w:p w14:paraId="0D14966C" w14:textId="5F02D9EF" w:rsidR="00344AEC" w:rsidRPr="00344AEC" w:rsidRDefault="00344AEC" w:rsidP="00913ADC">
      <w:pPr>
        <w:widowControl w:val="0"/>
        <w:tabs>
          <w:tab w:val="left" w:pos="709"/>
        </w:tabs>
        <w:autoSpaceDE w:val="0"/>
        <w:autoSpaceDN w:val="0"/>
        <w:spacing w:after="120" w:line="360" w:lineRule="auto"/>
        <w:ind w:left="709" w:right="-1" w:hanging="709"/>
        <w:jc w:val="both"/>
        <w:rPr>
          <w:rFonts w:ascii="Tahoma" w:hAnsi="Tahoma" w:cs="Tahoma"/>
          <w:sz w:val="18"/>
          <w:szCs w:val="18"/>
        </w:rPr>
      </w:pPr>
      <w:r>
        <w:rPr>
          <w:rFonts w:ascii="Tahoma" w:hAnsi="Tahoma" w:cs="Tahoma"/>
          <w:sz w:val="18"/>
          <w:szCs w:val="18"/>
        </w:rPr>
        <w:t>2</w:t>
      </w:r>
      <w:r w:rsidR="00574CA9">
        <w:rPr>
          <w:rFonts w:ascii="Tahoma" w:hAnsi="Tahoma" w:cs="Tahoma"/>
          <w:sz w:val="18"/>
          <w:szCs w:val="18"/>
        </w:rPr>
        <w:t>3</w:t>
      </w:r>
      <w:r>
        <w:rPr>
          <w:rFonts w:ascii="Tahoma" w:hAnsi="Tahoma" w:cs="Tahoma"/>
          <w:sz w:val="18"/>
          <w:szCs w:val="18"/>
        </w:rPr>
        <w:t>.3.</w:t>
      </w:r>
      <w:r>
        <w:rPr>
          <w:rFonts w:ascii="Tahoma" w:hAnsi="Tahoma" w:cs="Tahoma"/>
          <w:sz w:val="18"/>
          <w:szCs w:val="18"/>
        </w:rPr>
        <w:tab/>
      </w:r>
      <w:r>
        <w:rPr>
          <w:rFonts w:ascii="Tahoma" w:hAnsi="Tahoma" w:cs="Tahoma"/>
          <w:color w:val="000000"/>
          <w:sz w:val="18"/>
          <w:szCs w:val="18"/>
          <w:shd w:val="clear" w:color="auto" w:fill="FFFFFF"/>
        </w:rPr>
        <w:t>A proposta deve contemplar o valor unitário para cada item.</w:t>
      </w:r>
    </w:p>
    <w:p w14:paraId="7E0B9911" w14:textId="273706A9" w:rsidR="006D5D11" w:rsidRPr="00574CA9" w:rsidRDefault="00AF16F7" w:rsidP="00EC4D20">
      <w:pPr>
        <w:pStyle w:val="PargrafodaLista"/>
        <w:widowControl w:val="0"/>
        <w:numPr>
          <w:ilvl w:val="1"/>
          <w:numId w:val="36"/>
        </w:numPr>
        <w:tabs>
          <w:tab w:val="left" w:pos="709"/>
        </w:tabs>
        <w:autoSpaceDE w:val="0"/>
        <w:autoSpaceDN w:val="0"/>
        <w:spacing w:after="120" w:line="360" w:lineRule="auto"/>
        <w:ind w:right="-1"/>
        <w:jc w:val="both"/>
        <w:rPr>
          <w:rFonts w:ascii="Tahoma" w:hAnsi="Tahoma" w:cs="Tahoma"/>
          <w:sz w:val="18"/>
          <w:szCs w:val="18"/>
        </w:rPr>
      </w:pPr>
      <w:r w:rsidRPr="00574CA9">
        <w:rPr>
          <w:rFonts w:ascii="Tahoma" w:hAnsi="Tahoma" w:cs="Tahoma"/>
          <w:sz w:val="18"/>
          <w:szCs w:val="18"/>
        </w:rPr>
        <w:t>A v</w:t>
      </w:r>
      <w:r w:rsidR="00344AEC" w:rsidRPr="00574CA9">
        <w:rPr>
          <w:rFonts w:ascii="Tahoma" w:hAnsi="Tahoma" w:cs="Tahoma"/>
          <w:sz w:val="18"/>
          <w:szCs w:val="18"/>
        </w:rPr>
        <w:t>alidade da proposta deve ser de, no mínimo, 60 (sessenta)</w:t>
      </w:r>
      <w:r w:rsidR="00344AEC" w:rsidRPr="00574CA9">
        <w:rPr>
          <w:rFonts w:ascii="Tahoma" w:hAnsi="Tahoma" w:cs="Tahoma"/>
          <w:spacing w:val="-9"/>
          <w:sz w:val="18"/>
          <w:szCs w:val="18"/>
        </w:rPr>
        <w:t xml:space="preserve"> </w:t>
      </w:r>
      <w:r w:rsidR="00344AEC" w:rsidRPr="00574CA9">
        <w:rPr>
          <w:rFonts w:ascii="Tahoma" w:hAnsi="Tahoma" w:cs="Tahoma"/>
          <w:sz w:val="18"/>
          <w:szCs w:val="18"/>
        </w:rPr>
        <w:t>dias.</w:t>
      </w:r>
    </w:p>
    <w:p w14:paraId="6713304E" w14:textId="50A92EBA" w:rsidR="005D4394" w:rsidRDefault="006D5D11" w:rsidP="00EC4D20">
      <w:pPr>
        <w:pStyle w:val="TextoPargrafo"/>
        <w:numPr>
          <w:ilvl w:val="1"/>
          <w:numId w:val="36"/>
        </w:numPr>
        <w:tabs>
          <w:tab w:val="left" w:pos="709"/>
        </w:tabs>
        <w:spacing w:before="0" w:line="360" w:lineRule="auto"/>
        <w:ind w:right="-1"/>
        <w:rPr>
          <w:rFonts w:ascii="Tahoma" w:hAnsi="Tahoma" w:cs="Tahoma"/>
          <w:color w:val="000000"/>
          <w:sz w:val="18"/>
          <w:szCs w:val="18"/>
          <w:shd w:val="clear" w:color="auto" w:fill="FFFFFF"/>
        </w:rPr>
      </w:pPr>
      <w:r w:rsidRPr="00E36049">
        <w:rPr>
          <w:rFonts w:ascii="Tahoma" w:hAnsi="Tahoma" w:cs="Tahoma"/>
          <w:b/>
          <w:color w:val="FF0000"/>
          <w:sz w:val="18"/>
          <w:szCs w:val="18"/>
          <w:highlight w:val="yellow"/>
          <w:shd w:val="clear" w:color="auto" w:fill="FFFFFF"/>
        </w:rPr>
        <w:t>(SE CONTRATO COM DEDICAÇÃO EXCLUSIVA DE MÃO DE OBRA)</w:t>
      </w:r>
      <w:r>
        <w:rPr>
          <w:rFonts w:ascii="Tahoma" w:hAnsi="Tahoma" w:cs="Tahoma"/>
          <w:color w:val="000000"/>
          <w:sz w:val="18"/>
          <w:szCs w:val="18"/>
          <w:shd w:val="clear" w:color="auto" w:fill="FFFFFF"/>
        </w:rPr>
        <w:t xml:space="preserve"> Se durante o prazo do contrato o número de substituições por </w:t>
      </w:r>
      <w:r w:rsidR="00E46E2E">
        <w:rPr>
          <w:rFonts w:ascii="Tahoma" w:hAnsi="Tahoma" w:cs="Tahoma"/>
          <w:color w:val="000000"/>
          <w:sz w:val="18"/>
          <w:szCs w:val="18"/>
          <w:shd w:val="clear" w:color="auto" w:fill="FFFFFF"/>
        </w:rPr>
        <w:t>posto/cargo</w:t>
      </w:r>
      <w:r>
        <w:rPr>
          <w:rFonts w:ascii="Tahoma" w:hAnsi="Tahoma" w:cs="Tahoma"/>
          <w:color w:val="000000"/>
          <w:sz w:val="18"/>
          <w:szCs w:val="18"/>
          <w:shd w:val="clear" w:color="auto" w:fill="FFFFFF"/>
        </w:rPr>
        <w:t xml:space="preserve"> for superior à previsão apresentada pela Contratada na </w:t>
      </w:r>
      <w:r w:rsidR="008C345F">
        <w:rPr>
          <w:rFonts w:ascii="Tahoma" w:hAnsi="Tahoma" w:cs="Tahoma"/>
          <w:color w:val="000000"/>
          <w:sz w:val="18"/>
          <w:szCs w:val="18"/>
          <w:shd w:val="clear" w:color="auto" w:fill="FFFFFF"/>
        </w:rPr>
        <w:t>proposta</w:t>
      </w:r>
      <w:r>
        <w:rPr>
          <w:rFonts w:ascii="Tahoma" w:hAnsi="Tahoma" w:cs="Tahoma"/>
          <w:color w:val="000000"/>
          <w:sz w:val="18"/>
          <w:szCs w:val="18"/>
          <w:shd w:val="clear" w:color="auto" w:fill="FFFFFF"/>
        </w:rPr>
        <w:t>, o ônus da falha da proposta é da Contratada.</w:t>
      </w:r>
    </w:p>
    <w:p w14:paraId="351CC1F0" w14:textId="1B7A3C36" w:rsidR="005D4394" w:rsidRPr="00E36049" w:rsidRDefault="005D4394" w:rsidP="00EC4D20">
      <w:pPr>
        <w:pStyle w:val="TextoPargrafo"/>
        <w:numPr>
          <w:ilvl w:val="1"/>
          <w:numId w:val="36"/>
        </w:numPr>
        <w:tabs>
          <w:tab w:val="left" w:pos="709"/>
        </w:tabs>
        <w:spacing w:before="0" w:line="360" w:lineRule="auto"/>
        <w:ind w:left="709" w:right="-1" w:hanging="709"/>
        <w:rPr>
          <w:rFonts w:ascii="Tahoma" w:hAnsi="Tahoma" w:cs="Tahoma"/>
          <w:color w:val="000000"/>
          <w:sz w:val="18"/>
          <w:szCs w:val="18"/>
          <w:shd w:val="clear" w:color="auto" w:fill="FFFFFF"/>
        </w:rPr>
      </w:pPr>
      <w:r w:rsidRPr="00E36049">
        <w:rPr>
          <w:rFonts w:ascii="Tahoma" w:hAnsi="Tahoma" w:cs="Tahoma"/>
          <w:b/>
          <w:color w:val="FF0000"/>
          <w:sz w:val="18"/>
          <w:szCs w:val="18"/>
          <w:highlight w:val="yellow"/>
          <w:shd w:val="clear" w:color="auto" w:fill="FFFFFF"/>
        </w:rPr>
        <w:t>(SE CONTRATO CUJO PREÇO DEPENDA DA VARIAÇÃO CAMBIAL)</w:t>
      </w:r>
      <w:r w:rsidRPr="00E36049">
        <w:rPr>
          <w:rFonts w:ascii="Tahoma" w:hAnsi="Tahoma" w:cs="Tahoma"/>
          <w:color w:val="000000"/>
          <w:sz w:val="18"/>
          <w:szCs w:val="18"/>
          <w:shd w:val="clear" w:color="auto" w:fill="FFFFFF"/>
        </w:rPr>
        <w:t xml:space="preserve"> Flutuações ordinárias da taxa cambial não serão passíveis de reequilíbrio econômico-financeiro do contrato, conforme previsão na Matriz de Risco anexad</w:t>
      </w:r>
      <w:r w:rsidR="003D1803" w:rsidRPr="00E36049">
        <w:rPr>
          <w:rFonts w:ascii="Tahoma" w:hAnsi="Tahoma" w:cs="Tahoma"/>
          <w:color w:val="000000"/>
          <w:sz w:val="18"/>
          <w:szCs w:val="18"/>
          <w:shd w:val="clear" w:color="auto" w:fill="FFFFFF"/>
        </w:rPr>
        <w:t>a</w:t>
      </w:r>
      <w:r w:rsidRPr="00E36049">
        <w:rPr>
          <w:rFonts w:ascii="Tahoma" w:hAnsi="Tahoma" w:cs="Tahoma"/>
          <w:color w:val="000000"/>
          <w:sz w:val="18"/>
          <w:szCs w:val="18"/>
          <w:shd w:val="clear" w:color="auto" w:fill="FFFFFF"/>
        </w:rPr>
        <w:t xml:space="preserve"> ao contrato. Flutuações em percentual superior ao previsto na Matriz de Risco que possam demandar o reequilíbrio requerem evidências quanto ao efetivo dano e à imprevi</w:t>
      </w:r>
      <w:r w:rsidR="003D1803" w:rsidRPr="00E36049">
        <w:rPr>
          <w:rFonts w:ascii="Tahoma" w:hAnsi="Tahoma" w:cs="Tahoma"/>
          <w:color w:val="000000"/>
          <w:sz w:val="18"/>
          <w:szCs w:val="18"/>
          <w:shd w:val="clear" w:color="auto" w:fill="FFFFFF"/>
        </w:rPr>
        <w:t>si</w:t>
      </w:r>
      <w:r w:rsidRPr="00E36049">
        <w:rPr>
          <w:rFonts w:ascii="Tahoma" w:hAnsi="Tahoma" w:cs="Tahoma"/>
          <w:color w:val="000000"/>
          <w:sz w:val="18"/>
          <w:szCs w:val="18"/>
          <w:shd w:val="clear" w:color="auto" w:fill="FFFFFF"/>
        </w:rPr>
        <w:t>bilidade da variação cambial.</w:t>
      </w:r>
    </w:p>
    <w:p w14:paraId="52C55DDE" w14:textId="67C9F1E3" w:rsidR="0073263C" w:rsidRPr="004D1AEE" w:rsidRDefault="0073263C" w:rsidP="00EC4D20">
      <w:pPr>
        <w:pStyle w:val="PargrafodaLista"/>
        <w:numPr>
          <w:ilvl w:val="1"/>
          <w:numId w:val="36"/>
        </w:numPr>
        <w:tabs>
          <w:tab w:val="left" w:pos="0"/>
        </w:tabs>
        <w:spacing w:after="120" w:line="360" w:lineRule="auto"/>
        <w:ind w:right="-1"/>
        <w:jc w:val="both"/>
        <w:rPr>
          <w:rFonts w:ascii="Tahoma" w:hAnsi="Tahoma" w:cs="Tahoma"/>
          <w:sz w:val="18"/>
          <w:szCs w:val="18"/>
        </w:rPr>
      </w:pPr>
      <w:r w:rsidRPr="004D1AEE">
        <w:rPr>
          <w:rFonts w:ascii="Tahoma" w:hAnsi="Tahoma" w:cs="Tahoma"/>
          <w:b/>
          <w:color w:val="FF0000"/>
          <w:sz w:val="18"/>
          <w:szCs w:val="18"/>
          <w:highlight w:val="yellow"/>
          <w:shd w:val="clear" w:color="auto" w:fill="FFFFFF"/>
        </w:rPr>
        <w:t xml:space="preserve">(SE CONTRATO DE TI COM EXIGÊNCIA DA DECLARAÇÃO </w:t>
      </w:r>
      <w:r w:rsidRPr="004D1AEE">
        <w:rPr>
          <w:rFonts w:ascii="Tahoma" w:hAnsi="Tahoma" w:cs="Tahoma"/>
          <w:b/>
          <w:bCs/>
          <w:color w:val="FF0000"/>
          <w:sz w:val="18"/>
          <w:szCs w:val="18"/>
          <w:highlight w:val="yellow"/>
        </w:rPr>
        <w:t>DA (NÃO) OCORRÊNCIA</w:t>
      </w:r>
      <w:r w:rsidRPr="004D1AEE">
        <w:rPr>
          <w:rFonts w:ascii="Tahoma" w:hAnsi="Tahoma" w:cs="Tahoma"/>
          <w:b/>
          <w:color w:val="FF0000"/>
          <w:sz w:val="18"/>
          <w:szCs w:val="18"/>
          <w:highlight w:val="yellow"/>
          <w:shd w:val="clear" w:color="auto" w:fill="FFFFFF"/>
        </w:rPr>
        <w:t xml:space="preserve"> REGISTRO DE OPORTUNIDADE – ITEM 9.</w:t>
      </w:r>
      <w:r>
        <w:rPr>
          <w:rFonts w:ascii="Tahoma" w:hAnsi="Tahoma" w:cs="Tahoma"/>
          <w:b/>
          <w:color w:val="FF0000"/>
          <w:sz w:val="18"/>
          <w:szCs w:val="18"/>
          <w:highlight w:val="yellow"/>
          <w:shd w:val="clear" w:color="auto" w:fill="FFFFFF"/>
        </w:rPr>
        <w:t>5</w:t>
      </w:r>
      <w:r w:rsidRPr="004D1AEE">
        <w:rPr>
          <w:rFonts w:ascii="Tahoma" w:hAnsi="Tahoma" w:cs="Tahoma"/>
          <w:b/>
          <w:color w:val="FF0000"/>
          <w:sz w:val="18"/>
          <w:szCs w:val="18"/>
          <w:highlight w:val="yellow"/>
          <w:shd w:val="clear" w:color="auto" w:fill="FFFFFF"/>
        </w:rPr>
        <w:t>.2 DO EP)</w:t>
      </w:r>
      <w:r w:rsidRPr="004D1AEE">
        <w:rPr>
          <w:rFonts w:ascii="Tahoma" w:hAnsi="Tahoma" w:cs="Tahoma"/>
          <w:bCs/>
          <w:sz w:val="18"/>
          <w:szCs w:val="18"/>
          <w:shd w:val="clear" w:color="auto" w:fill="FFFFFF"/>
        </w:rPr>
        <w:t xml:space="preserve"> Em conjunto com a proposta, deverá ser </w:t>
      </w:r>
      <w:r w:rsidRPr="004D1AEE">
        <w:rPr>
          <w:rFonts w:ascii="Tahoma" w:hAnsi="Tahoma" w:cs="Tahoma"/>
          <w:sz w:val="18"/>
          <w:szCs w:val="18"/>
        </w:rPr>
        <w:t>apresentada declaração da não ocorrência do registro de oportunidade</w:t>
      </w:r>
      <w:r>
        <w:rPr>
          <w:rFonts w:ascii="Tahoma" w:hAnsi="Tahoma" w:cs="Tahoma"/>
          <w:sz w:val="18"/>
          <w:szCs w:val="18"/>
        </w:rPr>
        <w:t xml:space="preserve"> conforme modelo do Anexo I-A (Planilha de Preços)</w:t>
      </w:r>
      <w:r w:rsidRPr="004D1AEE">
        <w:rPr>
          <w:rFonts w:ascii="Tahoma" w:hAnsi="Tahoma" w:cs="Tahoma"/>
          <w:sz w:val="18"/>
          <w:szCs w:val="18"/>
        </w:rPr>
        <w:t>.</w:t>
      </w:r>
    </w:p>
    <w:p w14:paraId="4EAC1211" w14:textId="77777777" w:rsidR="005D4394" w:rsidRDefault="005D4394" w:rsidP="00BD44C2">
      <w:pPr>
        <w:pStyle w:val="TextoPargrafo"/>
        <w:tabs>
          <w:tab w:val="left" w:pos="0"/>
          <w:tab w:val="left" w:pos="709"/>
        </w:tabs>
        <w:spacing w:before="0" w:line="360" w:lineRule="auto"/>
        <w:ind w:left="709" w:right="-1" w:hanging="709"/>
        <w:rPr>
          <w:rFonts w:ascii="Tahoma" w:hAnsi="Tahoma" w:cs="Tahoma"/>
          <w:color w:val="000000"/>
          <w:sz w:val="18"/>
          <w:szCs w:val="18"/>
          <w:shd w:val="clear" w:color="auto" w:fill="FFFFFF"/>
        </w:rPr>
      </w:pPr>
    </w:p>
    <w:p w14:paraId="54709C19" w14:textId="619DA4BE" w:rsidR="00350613" w:rsidRPr="00914BF0" w:rsidRDefault="00350613" w:rsidP="00EC4D20">
      <w:pPr>
        <w:pStyle w:val="TextoPargrafo"/>
        <w:numPr>
          <w:ilvl w:val="0"/>
          <w:numId w:val="36"/>
        </w:numPr>
        <w:tabs>
          <w:tab w:val="left" w:pos="0"/>
          <w:tab w:val="left" w:pos="709"/>
        </w:tabs>
        <w:spacing w:before="0" w:line="360" w:lineRule="auto"/>
        <w:ind w:left="709" w:right="-1" w:hanging="709"/>
        <w:rPr>
          <w:rFonts w:ascii="Tahoma" w:hAnsi="Tahoma" w:cs="Tahoma"/>
          <w:b/>
          <w:color w:val="000000"/>
          <w:sz w:val="18"/>
          <w:szCs w:val="18"/>
          <w:shd w:val="clear" w:color="auto" w:fill="FFFFFF"/>
        </w:rPr>
      </w:pPr>
      <w:r w:rsidRPr="00914BF0">
        <w:rPr>
          <w:rFonts w:ascii="Tahoma" w:hAnsi="Tahoma" w:cs="Tahoma"/>
          <w:b/>
          <w:color w:val="000000"/>
          <w:sz w:val="18"/>
          <w:szCs w:val="18"/>
          <w:shd w:val="clear" w:color="auto" w:fill="FFFFFF"/>
        </w:rPr>
        <w:t>DA GARANTIA CONTRATUAL</w:t>
      </w:r>
      <w:bookmarkStart w:id="93" w:name="_Hlk186118195"/>
      <w:r w:rsidR="0073263C">
        <w:rPr>
          <w:rFonts w:ascii="Tahoma" w:hAnsi="Tahoma" w:cs="Tahoma"/>
          <w:b/>
          <w:color w:val="000000"/>
          <w:sz w:val="18"/>
          <w:szCs w:val="18"/>
          <w:shd w:val="clear" w:color="auto" w:fill="FFFFFF"/>
        </w:rPr>
        <w:t xml:space="preserve"> </w:t>
      </w:r>
      <w:r w:rsidR="0073263C" w:rsidRPr="00F726A3">
        <w:rPr>
          <w:rFonts w:ascii="Tahoma" w:hAnsi="Tahoma" w:cs="Tahoma"/>
          <w:b/>
          <w:color w:val="FF0000"/>
          <w:sz w:val="18"/>
          <w:szCs w:val="18"/>
          <w:highlight w:val="yellow"/>
          <w:shd w:val="clear" w:color="auto" w:fill="FFFFFF"/>
        </w:rPr>
        <w:t>(</w:t>
      </w:r>
      <w:r w:rsidR="0073263C">
        <w:rPr>
          <w:rFonts w:ascii="Tahoma" w:hAnsi="Tahoma" w:cs="Tahoma"/>
          <w:b/>
          <w:color w:val="FF0000"/>
          <w:sz w:val="18"/>
          <w:szCs w:val="18"/>
          <w:highlight w:val="yellow"/>
        </w:rPr>
        <w:t xml:space="preserve">EXCLUIR </w:t>
      </w:r>
      <w:r w:rsidR="0073263C" w:rsidRPr="002349BF">
        <w:rPr>
          <w:rFonts w:ascii="Tahoma" w:hAnsi="Tahoma" w:cs="Tahoma"/>
          <w:b/>
          <w:color w:val="FF0000"/>
          <w:sz w:val="18"/>
          <w:szCs w:val="18"/>
          <w:highlight w:val="yellow"/>
        </w:rPr>
        <w:t xml:space="preserve">SE </w:t>
      </w:r>
      <w:r w:rsidR="0073263C" w:rsidRPr="00000A5C">
        <w:rPr>
          <w:rFonts w:ascii="Tahoma" w:hAnsi="Tahoma" w:cs="Tahoma"/>
          <w:b/>
          <w:color w:val="FF0000"/>
          <w:sz w:val="18"/>
          <w:szCs w:val="18"/>
          <w:highlight w:val="yellow"/>
        </w:rPr>
        <w:t>NÃO</w:t>
      </w:r>
      <w:r w:rsidR="0073263C" w:rsidRPr="004D1AEE">
        <w:rPr>
          <w:rFonts w:ascii="Tahoma" w:hAnsi="Tahoma" w:cs="Tahoma"/>
          <w:b/>
          <w:color w:val="FF0000"/>
          <w:sz w:val="18"/>
          <w:szCs w:val="18"/>
          <w:highlight w:val="yellow"/>
        </w:rPr>
        <w:t xml:space="preserve"> FOR O CASO)</w:t>
      </w:r>
      <w:bookmarkEnd w:id="93"/>
    </w:p>
    <w:p w14:paraId="1623198F" w14:textId="753DF9A1" w:rsidR="00350613" w:rsidRPr="00914BF0" w:rsidRDefault="00E36049" w:rsidP="00BD44C2">
      <w:pPr>
        <w:pStyle w:val="TextoPargrafo"/>
        <w:tabs>
          <w:tab w:val="left" w:pos="709"/>
        </w:tabs>
        <w:spacing w:before="0" w:line="360" w:lineRule="auto"/>
        <w:ind w:left="709" w:right="-1" w:hanging="709"/>
        <w:rPr>
          <w:rFonts w:ascii="Tahoma" w:hAnsi="Tahoma" w:cs="Tahoma"/>
          <w:bCs/>
          <w:sz w:val="18"/>
          <w:szCs w:val="18"/>
          <w:lang w:eastAsia="ar-SA"/>
        </w:rPr>
      </w:pPr>
      <w:r>
        <w:rPr>
          <w:rFonts w:ascii="Tahoma" w:hAnsi="Tahoma" w:cs="Tahoma"/>
          <w:bCs/>
          <w:sz w:val="18"/>
          <w:szCs w:val="18"/>
          <w:lang w:eastAsia="ar-SA"/>
        </w:rPr>
        <w:t>2</w:t>
      </w:r>
      <w:r w:rsidR="00574CA9">
        <w:rPr>
          <w:rFonts w:ascii="Tahoma" w:hAnsi="Tahoma" w:cs="Tahoma"/>
          <w:bCs/>
          <w:sz w:val="18"/>
          <w:szCs w:val="18"/>
          <w:lang w:eastAsia="ar-SA"/>
        </w:rPr>
        <w:t>4</w:t>
      </w:r>
      <w:r w:rsidR="00AF16F7">
        <w:rPr>
          <w:rFonts w:ascii="Tahoma" w:hAnsi="Tahoma" w:cs="Tahoma"/>
          <w:bCs/>
          <w:sz w:val="18"/>
          <w:szCs w:val="18"/>
          <w:lang w:eastAsia="ar-SA"/>
        </w:rPr>
        <w:t>.1.</w:t>
      </w:r>
      <w:r w:rsidR="00AF16F7">
        <w:rPr>
          <w:rFonts w:ascii="Tahoma" w:hAnsi="Tahoma" w:cs="Tahoma"/>
          <w:bCs/>
          <w:sz w:val="18"/>
          <w:szCs w:val="18"/>
          <w:lang w:eastAsia="ar-SA"/>
        </w:rPr>
        <w:tab/>
      </w:r>
      <w:r w:rsidR="00350613" w:rsidRPr="00914BF0">
        <w:rPr>
          <w:rFonts w:ascii="Tahoma" w:hAnsi="Tahoma" w:cs="Tahoma"/>
          <w:bCs/>
          <w:sz w:val="18"/>
          <w:szCs w:val="18"/>
          <w:lang w:eastAsia="ar-SA"/>
        </w:rPr>
        <w:t xml:space="preserve">Será apresentada garantia de execução correspondente a </w:t>
      </w:r>
      <w:r w:rsidR="00350613" w:rsidRPr="00914BF0">
        <w:rPr>
          <w:rFonts w:ascii="Tahoma" w:hAnsi="Tahoma" w:cs="Tahoma"/>
          <w:bCs/>
          <w:color w:val="FF0000"/>
          <w:sz w:val="18"/>
          <w:szCs w:val="18"/>
          <w:highlight w:val="lightGray"/>
          <w:lang w:eastAsia="ar-SA"/>
        </w:rPr>
        <w:t>X</w:t>
      </w:r>
      <w:r w:rsidR="00350613" w:rsidRPr="00E36049">
        <w:rPr>
          <w:rFonts w:ascii="Tahoma" w:hAnsi="Tahoma" w:cs="Tahoma"/>
          <w:bCs/>
          <w:sz w:val="18"/>
          <w:szCs w:val="18"/>
          <w:lang w:eastAsia="ar-SA"/>
        </w:rPr>
        <w:t>% (</w:t>
      </w:r>
      <w:r w:rsidR="00350613" w:rsidRPr="00914BF0">
        <w:rPr>
          <w:rFonts w:ascii="Tahoma" w:hAnsi="Tahoma" w:cs="Tahoma"/>
          <w:bCs/>
          <w:color w:val="FF0000"/>
          <w:sz w:val="18"/>
          <w:szCs w:val="18"/>
          <w:highlight w:val="lightGray"/>
          <w:lang w:eastAsia="ar-SA"/>
        </w:rPr>
        <w:t>XXXX</w:t>
      </w:r>
      <w:r w:rsidR="00350613" w:rsidRPr="00E36049">
        <w:rPr>
          <w:rFonts w:ascii="Tahoma" w:hAnsi="Tahoma" w:cs="Tahoma"/>
          <w:bCs/>
          <w:sz w:val="18"/>
          <w:szCs w:val="18"/>
          <w:lang w:eastAsia="ar-SA"/>
        </w:rPr>
        <w:t xml:space="preserve"> por cento)</w:t>
      </w:r>
      <w:r w:rsidR="00350613" w:rsidRPr="00914BF0">
        <w:rPr>
          <w:rFonts w:ascii="Tahoma" w:hAnsi="Tahoma" w:cs="Tahoma"/>
          <w:i/>
          <w:color w:val="FF0000"/>
          <w:sz w:val="18"/>
          <w:szCs w:val="18"/>
        </w:rPr>
        <w:t xml:space="preserve"> </w:t>
      </w:r>
      <w:r w:rsidR="00350613" w:rsidRPr="00914BF0">
        <w:rPr>
          <w:rFonts w:ascii="Tahoma" w:hAnsi="Tahoma" w:cs="Tahoma"/>
          <w:bCs/>
          <w:sz w:val="18"/>
          <w:szCs w:val="18"/>
          <w:lang w:eastAsia="ar-SA"/>
        </w:rPr>
        <w:t>do valor global do contrato.</w:t>
      </w:r>
    </w:p>
    <w:p w14:paraId="5B983F91" w14:textId="6A5931A4" w:rsidR="00350613" w:rsidRPr="00574CA9" w:rsidRDefault="00350613" w:rsidP="00EC4D20">
      <w:pPr>
        <w:pStyle w:val="PargrafodaLista"/>
        <w:numPr>
          <w:ilvl w:val="1"/>
          <w:numId w:val="37"/>
        </w:numPr>
        <w:tabs>
          <w:tab w:val="left" w:pos="709"/>
          <w:tab w:val="left" w:pos="9072"/>
        </w:tabs>
        <w:autoSpaceDE w:val="0"/>
        <w:autoSpaceDN w:val="0"/>
        <w:adjustRightInd w:val="0"/>
        <w:spacing w:after="120" w:line="360" w:lineRule="auto"/>
        <w:ind w:right="-1"/>
        <w:jc w:val="both"/>
        <w:rPr>
          <w:rFonts w:ascii="Tahoma" w:hAnsi="Tahoma" w:cs="Tahoma"/>
          <w:bCs/>
          <w:sz w:val="18"/>
          <w:szCs w:val="18"/>
          <w:lang w:eastAsia="ar-SA"/>
        </w:rPr>
      </w:pPr>
      <w:r w:rsidRPr="00574CA9">
        <w:rPr>
          <w:rFonts w:ascii="Tahoma" w:hAnsi="Tahoma" w:cs="Tahoma"/>
          <w:bCs/>
          <w:sz w:val="18"/>
          <w:szCs w:val="18"/>
          <w:lang w:eastAsia="ar-SA"/>
        </w:rPr>
        <w:t>A garantia será</w:t>
      </w:r>
      <w:r w:rsidRPr="00574CA9">
        <w:rPr>
          <w:rFonts w:ascii="Tahoma" w:hAnsi="Tahoma" w:cs="Tahoma"/>
          <w:sz w:val="18"/>
          <w:szCs w:val="18"/>
        </w:rPr>
        <w:t xml:space="preserve"> devolvida após a verificação do </w:t>
      </w:r>
      <w:r w:rsidRPr="00900368">
        <w:rPr>
          <w:rFonts w:ascii="Tahoma" w:hAnsi="Tahoma" w:cs="Tahoma"/>
          <w:sz w:val="18"/>
          <w:szCs w:val="18"/>
        </w:rPr>
        <w:t>cumprimento fiel, correto e integral dos termos contratuais</w:t>
      </w:r>
      <w:r w:rsidRPr="00900368">
        <w:rPr>
          <w:rFonts w:ascii="Tahoma" w:hAnsi="Tahoma" w:cs="Tahoma"/>
          <w:bCs/>
          <w:sz w:val="18"/>
          <w:szCs w:val="18"/>
          <w:lang w:eastAsia="ar-SA"/>
        </w:rPr>
        <w:t>,</w:t>
      </w:r>
      <w:r w:rsidR="00900368" w:rsidRPr="00900368">
        <w:rPr>
          <w:rFonts w:ascii="Tahoma" w:eastAsia="Times New Roman" w:hAnsi="Tahoma" w:cs="Tahoma"/>
          <w:bCs/>
          <w:sz w:val="18"/>
          <w:szCs w:val="18"/>
          <w:lang w:eastAsia="ar-SA"/>
        </w:rPr>
        <w:t xml:space="preserve"> e em até</w:t>
      </w:r>
      <w:r w:rsidR="00900368" w:rsidRPr="00900368">
        <w:rPr>
          <w:rFonts w:ascii="Tahoma" w:hAnsi="Tahoma" w:cs="Tahoma"/>
          <w:bCs/>
          <w:sz w:val="18"/>
          <w:szCs w:val="18"/>
          <w:lang w:eastAsia="ar-SA"/>
        </w:rPr>
        <w:t xml:space="preserve"> 3 (três) meses após o término da vigência contratual,</w:t>
      </w:r>
      <w:r w:rsidRPr="00900368">
        <w:rPr>
          <w:rFonts w:ascii="Tahoma" w:hAnsi="Tahoma" w:cs="Tahoma"/>
          <w:bCs/>
          <w:sz w:val="18"/>
          <w:szCs w:val="18"/>
          <w:lang w:eastAsia="ar-SA"/>
        </w:rPr>
        <w:t xml:space="preserve"> em </w:t>
      </w:r>
      <w:r w:rsidR="00914BF0" w:rsidRPr="00574CA9">
        <w:rPr>
          <w:rFonts w:ascii="Tahoma" w:hAnsi="Tahoma" w:cs="Tahoma"/>
          <w:bCs/>
          <w:sz w:val="18"/>
          <w:szCs w:val="18"/>
          <w:lang w:eastAsia="ar-SA"/>
        </w:rPr>
        <w:t>quaisquer das</w:t>
      </w:r>
      <w:r w:rsidRPr="00574CA9">
        <w:rPr>
          <w:rFonts w:ascii="Tahoma" w:hAnsi="Tahoma" w:cs="Tahoma"/>
          <w:bCs/>
          <w:sz w:val="18"/>
          <w:szCs w:val="18"/>
          <w:lang w:eastAsia="ar-SA"/>
        </w:rPr>
        <w:t xml:space="preserve"> seguintes modalidades</w:t>
      </w:r>
      <w:r w:rsidRPr="00574CA9">
        <w:rPr>
          <w:rFonts w:ascii="Tahoma" w:hAnsi="Tahoma" w:cs="Tahoma"/>
          <w:sz w:val="18"/>
          <w:szCs w:val="18"/>
          <w:shd w:val="clear" w:color="auto" w:fill="FFFFFF"/>
        </w:rPr>
        <w:t>:</w:t>
      </w:r>
    </w:p>
    <w:p w14:paraId="7ACB757D" w14:textId="77777777" w:rsidR="00350613" w:rsidRPr="00914BF0" w:rsidRDefault="00350613" w:rsidP="00EC4D20">
      <w:pPr>
        <w:numPr>
          <w:ilvl w:val="0"/>
          <w:numId w:val="28"/>
        </w:numPr>
        <w:tabs>
          <w:tab w:val="left" w:pos="709"/>
        </w:tabs>
        <w:suppressAutoHyphens/>
        <w:spacing w:after="120" w:line="360" w:lineRule="auto"/>
        <w:ind w:left="709" w:right="-1" w:hanging="709"/>
        <w:jc w:val="both"/>
        <w:rPr>
          <w:rFonts w:ascii="Tahoma" w:hAnsi="Tahoma" w:cs="Tahoma"/>
          <w:bCs/>
          <w:sz w:val="18"/>
          <w:szCs w:val="18"/>
          <w:lang w:eastAsia="ar-SA"/>
        </w:rPr>
      </w:pPr>
      <w:r w:rsidRPr="00914BF0">
        <w:rPr>
          <w:rFonts w:ascii="Tahoma" w:hAnsi="Tahoma" w:cs="Tahoma"/>
          <w:bCs/>
          <w:sz w:val="18"/>
          <w:szCs w:val="18"/>
          <w:lang w:eastAsia="ar-SA"/>
        </w:rPr>
        <w:t>Caução em dinheiro;</w:t>
      </w:r>
    </w:p>
    <w:p w14:paraId="6A67381D" w14:textId="77777777" w:rsidR="00350613" w:rsidRPr="00914BF0" w:rsidRDefault="00350613" w:rsidP="00EC4D20">
      <w:pPr>
        <w:numPr>
          <w:ilvl w:val="0"/>
          <w:numId w:val="28"/>
        </w:numPr>
        <w:tabs>
          <w:tab w:val="left" w:pos="709"/>
        </w:tabs>
        <w:suppressAutoHyphens/>
        <w:spacing w:after="120" w:line="360" w:lineRule="auto"/>
        <w:ind w:left="709" w:right="-1" w:hanging="709"/>
        <w:jc w:val="both"/>
        <w:rPr>
          <w:rFonts w:ascii="Tahoma" w:hAnsi="Tahoma" w:cs="Tahoma"/>
          <w:bCs/>
          <w:sz w:val="18"/>
          <w:szCs w:val="18"/>
          <w:lang w:eastAsia="ar-SA"/>
        </w:rPr>
      </w:pPr>
      <w:r w:rsidRPr="00914BF0">
        <w:rPr>
          <w:rFonts w:ascii="Tahoma" w:hAnsi="Tahoma" w:cs="Tahoma"/>
          <w:bCs/>
          <w:sz w:val="18"/>
          <w:szCs w:val="18"/>
          <w:lang w:eastAsia="ar-SA"/>
        </w:rPr>
        <w:t>Seguro-garantia;</w:t>
      </w:r>
    </w:p>
    <w:p w14:paraId="14E0AC8B" w14:textId="12B6DC1C" w:rsidR="00350613" w:rsidRDefault="00350613" w:rsidP="00EC4D20">
      <w:pPr>
        <w:numPr>
          <w:ilvl w:val="0"/>
          <w:numId w:val="28"/>
        </w:numPr>
        <w:tabs>
          <w:tab w:val="left" w:pos="709"/>
        </w:tabs>
        <w:suppressAutoHyphens/>
        <w:spacing w:after="120" w:line="360" w:lineRule="auto"/>
        <w:ind w:left="709" w:right="-1" w:hanging="709"/>
        <w:jc w:val="both"/>
        <w:rPr>
          <w:rFonts w:ascii="Tahoma" w:hAnsi="Tahoma" w:cs="Tahoma"/>
          <w:bCs/>
          <w:sz w:val="18"/>
          <w:szCs w:val="18"/>
          <w:lang w:eastAsia="ar-SA"/>
        </w:rPr>
      </w:pPr>
      <w:r w:rsidRPr="00914BF0">
        <w:rPr>
          <w:rFonts w:ascii="Tahoma" w:hAnsi="Tahoma" w:cs="Tahoma"/>
          <w:bCs/>
          <w:sz w:val="18"/>
          <w:szCs w:val="18"/>
          <w:lang w:eastAsia="ar-SA"/>
        </w:rPr>
        <w:t>Fiança bancária.</w:t>
      </w:r>
    </w:p>
    <w:p w14:paraId="0A481B94" w14:textId="77777777" w:rsidR="00350613" w:rsidRPr="00D81E8C" w:rsidRDefault="00350613" w:rsidP="00350613">
      <w:pPr>
        <w:pStyle w:val="TextoPargrafo"/>
        <w:tabs>
          <w:tab w:val="left" w:pos="0"/>
        </w:tabs>
        <w:spacing w:before="0" w:line="360" w:lineRule="auto"/>
        <w:ind w:left="720" w:right="-1" w:firstLine="0"/>
        <w:rPr>
          <w:rFonts w:ascii="Tahoma" w:hAnsi="Tahoma" w:cs="Tahoma"/>
          <w:color w:val="000000"/>
          <w:sz w:val="18"/>
          <w:szCs w:val="18"/>
          <w:shd w:val="clear" w:color="auto" w:fill="FFFFFF"/>
        </w:rPr>
      </w:pPr>
    </w:p>
    <w:p w14:paraId="0B56B065" w14:textId="77777777" w:rsidR="00AD7A37" w:rsidRDefault="00AD7A37">
      <w:pPr>
        <w:rPr>
          <w:rFonts w:ascii="Tahoma" w:hAnsi="Tahoma" w:cs="Tahoma"/>
          <w:b/>
          <w:snapToGrid w:val="0"/>
          <w:color w:val="000000"/>
          <w:kern w:val="20"/>
          <w:sz w:val="18"/>
          <w:szCs w:val="18"/>
          <w:shd w:val="clear" w:color="auto" w:fill="FFFFFF"/>
        </w:rPr>
      </w:pPr>
      <w:r>
        <w:rPr>
          <w:rFonts w:ascii="Tahoma" w:hAnsi="Tahoma" w:cs="Tahoma"/>
          <w:b/>
          <w:color w:val="000000"/>
          <w:sz w:val="18"/>
          <w:szCs w:val="18"/>
          <w:shd w:val="clear" w:color="auto" w:fill="FFFFFF"/>
        </w:rPr>
        <w:br w:type="page"/>
      </w:r>
    </w:p>
    <w:p w14:paraId="17B9CBF0" w14:textId="77777777" w:rsidR="00AD7A37" w:rsidRDefault="00AD7A37" w:rsidP="00AD7A37">
      <w:pPr>
        <w:pStyle w:val="TextoPargrafo"/>
        <w:tabs>
          <w:tab w:val="left" w:pos="0"/>
        </w:tabs>
        <w:spacing w:before="0" w:line="360" w:lineRule="auto"/>
        <w:ind w:right="-1" w:firstLine="0"/>
        <w:jc w:val="center"/>
        <w:rPr>
          <w:rFonts w:ascii="Tahoma" w:hAnsi="Tahoma" w:cs="Tahoma"/>
          <w:b/>
          <w:color w:val="000000"/>
          <w:sz w:val="18"/>
          <w:szCs w:val="18"/>
          <w:shd w:val="clear" w:color="auto" w:fill="FFFFFF"/>
        </w:rPr>
      </w:pPr>
    </w:p>
    <w:p w14:paraId="4DD18756" w14:textId="77777777" w:rsidR="00AF68B8" w:rsidRPr="00AD7A37" w:rsidRDefault="00AF68B8" w:rsidP="00AD7A37">
      <w:pPr>
        <w:pStyle w:val="TextoPargrafo"/>
        <w:tabs>
          <w:tab w:val="left" w:pos="0"/>
        </w:tabs>
        <w:spacing w:before="0" w:line="360" w:lineRule="auto"/>
        <w:ind w:right="-1" w:firstLine="0"/>
        <w:jc w:val="center"/>
        <w:rPr>
          <w:rFonts w:ascii="Tahoma" w:hAnsi="Tahoma" w:cs="Tahoma"/>
          <w:b/>
          <w:color w:val="000000"/>
          <w:sz w:val="20"/>
          <w:szCs w:val="18"/>
          <w:shd w:val="clear" w:color="auto" w:fill="FFFFFF"/>
        </w:rPr>
      </w:pPr>
      <w:r w:rsidRPr="00AD7A37">
        <w:rPr>
          <w:rFonts w:ascii="Tahoma" w:hAnsi="Tahoma" w:cs="Tahoma"/>
          <w:b/>
          <w:color w:val="000000"/>
          <w:sz w:val="20"/>
          <w:szCs w:val="18"/>
          <w:shd w:val="clear" w:color="auto" w:fill="FFFFFF"/>
        </w:rPr>
        <w:t xml:space="preserve">DA APROVAÇÃO </w:t>
      </w:r>
      <w:r w:rsidR="00AE045A" w:rsidRPr="00AD7A37">
        <w:rPr>
          <w:rFonts w:ascii="Tahoma" w:hAnsi="Tahoma" w:cs="Tahoma"/>
          <w:b/>
          <w:color w:val="000000"/>
          <w:sz w:val="20"/>
          <w:szCs w:val="18"/>
          <w:shd w:val="clear" w:color="auto" w:fill="FFFFFF"/>
        </w:rPr>
        <w:t>DO TERMO DE REFERÊNCIA</w:t>
      </w:r>
    </w:p>
    <w:p w14:paraId="7A41BD37" w14:textId="77777777" w:rsidR="00AD7A37" w:rsidRPr="00D81E8C" w:rsidRDefault="00AD7A37" w:rsidP="00AD7A37">
      <w:pPr>
        <w:pStyle w:val="TextoPargrafo"/>
        <w:tabs>
          <w:tab w:val="left" w:pos="0"/>
        </w:tabs>
        <w:spacing w:before="0" w:line="360" w:lineRule="auto"/>
        <w:ind w:right="-1" w:firstLine="0"/>
        <w:jc w:val="center"/>
        <w:rPr>
          <w:rFonts w:ascii="Tahoma" w:hAnsi="Tahoma" w:cs="Tahoma"/>
          <w:b/>
          <w:color w:val="000000"/>
          <w:sz w:val="18"/>
          <w:szCs w:val="18"/>
          <w:shd w:val="clear" w:color="auto" w:fill="FFFFFF"/>
        </w:rPr>
      </w:pPr>
    </w:p>
    <w:p w14:paraId="4704D20E" w14:textId="52914B56" w:rsidR="00AF68B8" w:rsidRDefault="00AF68B8" w:rsidP="00AD7A37">
      <w:pPr>
        <w:pStyle w:val="TextoPargrafo"/>
        <w:tabs>
          <w:tab w:val="left" w:pos="0"/>
        </w:tabs>
        <w:spacing w:before="0" w:line="360" w:lineRule="auto"/>
        <w:ind w:right="-1" w:firstLine="0"/>
        <w:rPr>
          <w:rFonts w:ascii="Tahoma" w:hAnsi="Tahoma" w:cs="Tahoma"/>
          <w:sz w:val="18"/>
          <w:szCs w:val="18"/>
        </w:rPr>
      </w:pPr>
      <w:r w:rsidRPr="00D81E8C">
        <w:rPr>
          <w:rFonts w:ascii="Tahoma" w:hAnsi="Tahoma" w:cs="Tahoma"/>
          <w:sz w:val="18"/>
          <w:szCs w:val="18"/>
        </w:rPr>
        <w:t xml:space="preserve">Conforme </w:t>
      </w:r>
      <w:r w:rsidR="004F492C" w:rsidRPr="00D81E8C">
        <w:rPr>
          <w:rFonts w:ascii="Tahoma" w:hAnsi="Tahoma" w:cs="Tahoma"/>
          <w:sz w:val="18"/>
          <w:szCs w:val="18"/>
        </w:rPr>
        <w:t>regramento</w:t>
      </w:r>
      <w:r w:rsidRPr="00D81E8C">
        <w:rPr>
          <w:rFonts w:ascii="Tahoma" w:hAnsi="Tahoma" w:cs="Tahoma"/>
          <w:sz w:val="18"/>
          <w:szCs w:val="18"/>
        </w:rPr>
        <w:t xml:space="preserve"> constante no </w:t>
      </w:r>
      <w:r w:rsidR="004A7E3F" w:rsidRPr="00F9538E">
        <w:rPr>
          <w:rFonts w:ascii="Tahoma" w:hAnsi="Tahoma" w:cs="Tahoma"/>
          <w:sz w:val="18"/>
          <w:szCs w:val="18"/>
        </w:rPr>
        <w:t>Regulamento de Licitações, Contratações e Contratos da Finep</w:t>
      </w:r>
      <w:r w:rsidR="00ED1788">
        <w:rPr>
          <w:rFonts w:ascii="Tahoma" w:hAnsi="Tahoma" w:cs="Tahoma"/>
          <w:sz w:val="18"/>
          <w:szCs w:val="18"/>
        </w:rPr>
        <w:t xml:space="preserve"> (RLCC)</w:t>
      </w:r>
      <w:r w:rsidRPr="00D81E8C">
        <w:rPr>
          <w:rFonts w:ascii="Tahoma" w:hAnsi="Tahoma" w:cs="Tahoma"/>
          <w:sz w:val="18"/>
          <w:szCs w:val="18"/>
        </w:rPr>
        <w:t xml:space="preserve">, este </w:t>
      </w:r>
      <w:r w:rsidR="00AE045A" w:rsidRPr="00D81E8C">
        <w:rPr>
          <w:rFonts w:ascii="Tahoma" w:hAnsi="Tahoma" w:cs="Tahoma"/>
          <w:sz w:val="18"/>
          <w:szCs w:val="18"/>
        </w:rPr>
        <w:t>Termo de Referência</w:t>
      </w:r>
      <w:r w:rsidRPr="00D81E8C">
        <w:rPr>
          <w:rFonts w:ascii="Tahoma" w:hAnsi="Tahoma" w:cs="Tahoma"/>
          <w:sz w:val="18"/>
          <w:szCs w:val="18"/>
        </w:rPr>
        <w:t xml:space="preserve"> </w:t>
      </w:r>
      <w:r w:rsidR="00AC57A5" w:rsidRPr="00D81E8C">
        <w:rPr>
          <w:rFonts w:ascii="Tahoma" w:hAnsi="Tahoma" w:cs="Tahoma"/>
          <w:sz w:val="18"/>
          <w:szCs w:val="18"/>
        </w:rPr>
        <w:t>foi elaborado pelo Responsável Técnico formalmente designado</w:t>
      </w:r>
      <w:r w:rsidR="004F492C" w:rsidRPr="00D81E8C">
        <w:rPr>
          <w:rFonts w:ascii="Tahoma" w:hAnsi="Tahoma" w:cs="Tahoma"/>
          <w:sz w:val="18"/>
          <w:szCs w:val="18"/>
        </w:rPr>
        <w:t xml:space="preserve"> abaixo</w:t>
      </w:r>
      <w:r w:rsidR="00AC57A5" w:rsidRPr="00D81E8C">
        <w:rPr>
          <w:rFonts w:ascii="Tahoma" w:hAnsi="Tahoma" w:cs="Tahoma"/>
          <w:sz w:val="18"/>
          <w:szCs w:val="18"/>
        </w:rPr>
        <w:t xml:space="preserve"> e aprovado pelo gestor da Unidade Demandante.</w:t>
      </w:r>
    </w:p>
    <w:p w14:paraId="1C43D99F" w14:textId="69BAA769" w:rsidR="00485BB3" w:rsidRPr="00D81E8C" w:rsidRDefault="00485BB3" w:rsidP="00AD7A37">
      <w:pPr>
        <w:pStyle w:val="TextoPargrafo"/>
        <w:tabs>
          <w:tab w:val="left" w:pos="0"/>
        </w:tabs>
        <w:spacing w:before="0" w:line="360" w:lineRule="auto"/>
        <w:ind w:right="-1" w:firstLine="0"/>
        <w:rPr>
          <w:rFonts w:ascii="Tahoma" w:hAnsi="Tahoma" w:cs="Tahoma"/>
          <w:sz w:val="18"/>
          <w:szCs w:val="18"/>
        </w:rPr>
      </w:pPr>
      <w:r>
        <w:rPr>
          <w:rFonts w:ascii="Tahoma" w:hAnsi="Tahoma" w:cs="Tahoma"/>
          <w:sz w:val="18"/>
          <w:szCs w:val="18"/>
        </w:rPr>
        <w:t>Destacamos que, conforme item 2, Art. 27 do RLCC, a especificação d</w:t>
      </w:r>
      <w:r w:rsidRPr="00485BB3">
        <w:rPr>
          <w:rFonts w:ascii="Tahoma" w:hAnsi="Tahoma" w:cs="Tahoma"/>
          <w:sz w:val="18"/>
          <w:szCs w:val="18"/>
        </w:rPr>
        <w:t xml:space="preserve">o objeto </w:t>
      </w:r>
      <w:r>
        <w:rPr>
          <w:rFonts w:ascii="Tahoma" w:hAnsi="Tahoma" w:cs="Tahoma"/>
          <w:sz w:val="18"/>
          <w:szCs w:val="18"/>
        </w:rPr>
        <w:t>foi definida</w:t>
      </w:r>
      <w:r w:rsidRPr="00485BB3">
        <w:rPr>
          <w:rFonts w:ascii="Tahoma" w:hAnsi="Tahoma" w:cs="Tahoma"/>
          <w:sz w:val="18"/>
          <w:szCs w:val="18"/>
        </w:rPr>
        <w:t xml:space="preserve"> por meio de critérios técnicos úteis e necessários para assegurar à Finep alto padrão de qualidade, desempenho e sustentabilidade em suas contratações e sob a diretriz de ampliação da competitividade.</w:t>
      </w:r>
    </w:p>
    <w:p w14:paraId="1EFB2C4B" w14:textId="77777777" w:rsidR="00A57632" w:rsidRDefault="00A57632" w:rsidP="00A57632">
      <w:pPr>
        <w:pStyle w:val="TextoPargrafo"/>
        <w:tabs>
          <w:tab w:val="left" w:pos="567"/>
        </w:tabs>
        <w:spacing w:before="0" w:line="360" w:lineRule="auto"/>
        <w:ind w:right="-1" w:firstLine="0"/>
        <w:rPr>
          <w:rFonts w:ascii="Tahoma" w:hAnsi="Tahoma" w:cs="Tahoma"/>
          <w:sz w:val="18"/>
          <w:szCs w:val="18"/>
        </w:rPr>
      </w:pPr>
    </w:p>
    <w:p w14:paraId="24DEFE7B" w14:textId="77777777" w:rsidR="00A57632" w:rsidRDefault="00A57632" w:rsidP="00A57632">
      <w:pPr>
        <w:pStyle w:val="TextoPargrafo"/>
        <w:tabs>
          <w:tab w:val="left" w:pos="567"/>
        </w:tabs>
        <w:spacing w:before="0" w:line="360" w:lineRule="auto"/>
        <w:ind w:right="-1" w:firstLine="0"/>
        <w:rPr>
          <w:rFonts w:ascii="Tahoma" w:hAnsi="Tahoma" w:cs="Tahoma"/>
          <w:color w:val="FF0000"/>
          <w:sz w:val="18"/>
          <w:szCs w:val="18"/>
        </w:rPr>
      </w:pPr>
      <w:r>
        <w:rPr>
          <w:rFonts w:ascii="Tahoma" w:hAnsi="Tahoma" w:cs="Tahoma"/>
          <w:sz w:val="18"/>
          <w:szCs w:val="18"/>
        </w:rPr>
        <w:t xml:space="preserve">Rio de Janeiro, </w:t>
      </w:r>
      <w:r w:rsidRPr="0011189B">
        <w:rPr>
          <w:rFonts w:ascii="Tahoma" w:hAnsi="Tahoma" w:cs="Tahoma"/>
          <w:color w:val="FF0000"/>
          <w:sz w:val="18"/>
          <w:szCs w:val="18"/>
          <w:highlight w:val="lightGray"/>
        </w:rPr>
        <w:t>DD</w:t>
      </w:r>
      <w:r>
        <w:rPr>
          <w:rFonts w:ascii="Tahoma" w:hAnsi="Tahoma" w:cs="Tahoma"/>
          <w:sz w:val="18"/>
          <w:szCs w:val="18"/>
        </w:rPr>
        <w:t>/</w:t>
      </w:r>
      <w:r w:rsidRPr="0011189B">
        <w:rPr>
          <w:rFonts w:ascii="Tahoma" w:hAnsi="Tahoma" w:cs="Tahoma"/>
          <w:color w:val="FF0000"/>
          <w:sz w:val="18"/>
          <w:szCs w:val="18"/>
          <w:highlight w:val="lightGray"/>
        </w:rPr>
        <w:t>MM</w:t>
      </w:r>
      <w:r>
        <w:rPr>
          <w:rFonts w:ascii="Tahoma" w:hAnsi="Tahoma" w:cs="Tahoma"/>
          <w:sz w:val="18"/>
          <w:szCs w:val="18"/>
        </w:rPr>
        <w:t>/</w:t>
      </w:r>
      <w:r w:rsidRPr="0011189B">
        <w:rPr>
          <w:rFonts w:ascii="Tahoma" w:hAnsi="Tahoma" w:cs="Tahoma"/>
          <w:color w:val="FF0000"/>
          <w:sz w:val="18"/>
          <w:szCs w:val="18"/>
          <w:highlight w:val="lightGray"/>
        </w:rPr>
        <w:t>AAAA</w:t>
      </w:r>
    </w:p>
    <w:p w14:paraId="39707E01" w14:textId="77777777" w:rsidR="00AC0C7B" w:rsidRDefault="00AC0C7B" w:rsidP="00A57632">
      <w:pPr>
        <w:pStyle w:val="TextoPargrafo"/>
        <w:tabs>
          <w:tab w:val="left" w:pos="567"/>
        </w:tabs>
        <w:spacing w:before="0" w:line="360" w:lineRule="auto"/>
        <w:ind w:right="-1" w:firstLine="0"/>
        <w:rPr>
          <w:rFonts w:ascii="Tahoma" w:hAnsi="Tahoma" w:cs="Tahoma"/>
          <w:color w:val="FF0000"/>
          <w:sz w:val="18"/>
          <w:szCs w:val="18"/>
        </w:rPr>
      </w:pPr>
    </w:p>
    <w:tbl>
      <w:tblPr>
        <w:tblStyle w:val="Tabelacomgrade"/>
        <w:tblW w:w="9209" w:type="dxa"/>
        <w:tblLook w:val="04A0" w:firstRow="1" w:lastRow="0" w:firstColumn="1" w:lastColumn="0" w:noHBand="0" w:noVBand="1"/>
      </w:tblPr>
      <w:tblGrid>
        <w:gridCol w:w="9209"/>
      </w:tblGrid>
      <w:tr w:rsidR="00AC0C7B" w14:paraId="218F2AD4" w14:textId="77777777" w:rsidTr="00F077FD">
        <w:trPr>
          <w:trHeight w:val="1196"/>
        </w:trPr>
        <w:tc>
          <w:tcPr>
            <w:tcW w:w="9209" w:type="dxa"/>
            <w:tcBorders>
              <w:bottom w:val="single" w:sz="4" w:space="0" w:color="auto"/>
            </w:tcBorders>
          </w:tcPr>
          <w:p w14:paraId="487D2CA2" w14:textId="77777777" w:rsidR="00AC0C7B" w:rsidRDefault="00AC0C7B" w:rsidP="00F077FD">
            <w:pPr>
              <w:pStyle w:val="TextoPargrafo"/>
              <w:tabs>
                <w:tab w:val="left" w:pos="0"/>
              </w:tabs>
              <w:spacing w:before="0" w:line="360" w:lineRule="auto"/>
              <w:ind w:right="-1" w:firstLine="0"/>
              <w:jc w:val="center"/>
              <w:rPr>
                <w:rFonts w:ascii="Tahoma" w:hAnsi="Tahoma" w:cs="Tahoma"/>
                <w:sz w:val="18"/>
                <w:szCs w:val="18"/>
              </w:rPr>
            </w:pPr>
          </w:p>
          <w:p w14:paraId="052618B9" w14:textId="77777777" w:rsidR="00AC0C7B" w:rsidRDefault="00AC0C7B" w:rsidP="00F077FD">
            <w:pPr>
              <w:pStyle w:val="TextoPargrafo"/>
              <w:tabs>
                <w:tab w:val="left" w:pos="0"/>
              </w:tabs>
              <w:spacing w:before="0" w:line="360" w:lineRule="auto"/>
              <w:ind w:right="-1" w:firstLine="0"/>
              <w:jc w:val="center"/>
              <w:rPr>
                <w:rFonts w:ascii="Tahoma" w:hAnsi="Tahoma" w:cs="Tahoma"/>
                <w:sz w:val="18"/>
                <w:szCs w:val="18"/>
              </w:rPr>
            </w:pPr>
            <w:r>
              <w:rPr>
                <w:rFonts w:ascii="Tahoma" w:hAnsi="Tahoma" w:cs="Tahoma"/>
                <w:sz w:val="18"/>
                <w:szCs w:val="18"/>
              </w:rPr>
              <w:t>(Assinatura Eletrônica)</w:t>
            </w:r>
          </w:p>
        </w:tc>
      </w:tr>
      <w:tr w:rsidR="00AC0C7B" w14:paraId="51505BA5" w14:textId="77777777" w:rsidTr="00F077FD">
        <w:trPr>
          <w:trHeight w:val="628"/>
        </w:trPr>
        <w:tc>
          <w:tcPr>
            <w:tcW w:w="9209" w:type="dxa"/>
            <w:tcBorders>
              <w:bottom w:val="single" w:sz="4" w:space="0" w:color="auto"/>
            </w:tcBorders>
            <w:vAlign w:val="center"/>
          </w:tcPr>
          <w:p w14:paraId="0C6AD4A5" w14:textId="77777777" w:rsidR="00AC0C7B" w:rsidRPr="00F9538E" w:rsidRDefault="00AC0C7B" w:rsidP="00F077FD">
            <w:pPr>
              <w:pStyle w:val="TextoPargrafo"/>
              <w:tabs>
                <w:tab w:val="left" w:pos="0"/>
              </w:tabs>
              <w:spacing w:before="0" w:line="240" w:lineRule="auto"/>
              <w:ind w:right="-1" w:firstLine="0"/>
              <w:jc w:val="center"/>
              <w:rPr>
                <w:rFonts w:ascii="Tahoma" w:hAnsi="Tahoma" w:cs="Tahoma"/>
                <w:color w:val="FF0000"/>
                <w:sz w:val="18"/>
                <w:szCs w:val="18"/>
              </w:rPr>
            </w:pPr>
            <w:r>
              <w:rPr>
                <w:rFonts w:ascii="Tahoma" w:hAnsi="Tahoma" w:cs="Tahoma"/>
                <w:sz w:val="18"/>
                <w:szCs w:val="18"/>
              </w:rPr>
              <w:t xml:space="preserve">Responsável Técnico </w:t>
            </w:r>
            <w:r w:rsidRPr="00E36049">
              <w:rPr>
                <w:rFonts w:ascii="Tahoma" w:hAnsi="Tahoma" w:cs="Tahoma"/>
                <w:color w:val="FF0000"/>
                <w:sz w:val="18"/>
                <w:szCs w:val="18"/>
              </w:rPr>
              <w:t>OU</w:t>
            </w:r>
            <w:r>
              <w:rPr>
                <w:rFonts w:ascii="Tahoma" w:hAnsi="Tahoma" w:cs="Tahoma"/>
                <w:sz w:val="18"/>
                <w:szCs w:val="18"/>
              </w:rPr>
              <w:t xml:space="preserve"> Integrante Técnico </w:t>
            </w:r>
            <w:r w:rsidRPr="00F9538E">
              <w:rPr>
                <w:rFonts w:ascii="Tahoma" w:hAnsi="Tahoma" w:cs="Tahoma"/>
                <w:color w:val="FF0000"/>
                <w:sz w:val="18"/>
                <w:szCs w:val="18"/>
                <w:highlight w:val="yellow"/>
              </w:rPr>
              <w:t>(SE CONTRATAÇÃO DE TI)</w:t>
            </w:r>
          </w:p>
          <w:p w14:paraId="796C784F" w14:textId="77777777" w:rsidR="00AC0C7B" w:rsidRDefault="00AC0C7B" w:rsidP="00F077FD">
            <w:pPr>
              <w:pStyle w:val="TextoPargrafo"/>
              <w:tabs>
                <w:tab w:val="left" w:pos="0"/>
              </w:tabs>
              <w:spacing w:before="0" w:line="240" w:lineRule="auto"/>
              <w:ind w:right="-1" w:firstLine="0"/>
              <w:jc w:val="center"/>
              <w:rPr>
                <w:rFonts w:ascii="Tahoma" w:hAnsi="Tahoma" w:cs="Tahoma"/>
                <w:sz w:val="18"/>
                <w:szCs w:val="18"/>
              </w:rPr>
            </w:pPr>
            <w:r w:rsidRPr="00202125">
              <w:rPr>
                <w:rFonts w:ascii="Tahoma" w:hAnsi="Tahoma" w:cs="Tahoma"/>
                <w:sz w:val="18"/>
                <w:szCs w:val="18"/>
              </w:rPr>
              <w:t>Assistente</w:t>
            </w:r>
            <w:r>
              <w:rPr>
                <w:rFonts w:ascii="Tahoma" w:hAnsi="Tahoma" w:cs="Tahoma"/>
                <w:sz w:val="18"/>
                <w:szCs w:val="18"/>
              </w:rPr>
              <w:t xml:space="preserve"> </w:t>
            </w:r>
            <w:r w:rsidRPr="00202125">
              <w:rPr>
                <w:rFonts w:ascii="Tahoma" w:hAnsi="Tahoma" w:cs="Tahoma"/>
                <w:color w:val="FF0000"/>
                <w:sz w:val="18"/>
                <w:szCs w:val="18"/>
              </w:rPr>
              <w:t>OU</w:t>
            </w:r>
            <w:r>
              <w:rPr>
                <w:rFonts w:ascii="Tahoma" w:hAnsi="Tahoma" w:cs="Tahoma"/>
                <w:sz w:val="18"/>
                <w:szCs w:val="18"/>
              </w:rPr>
              <w:t xml:space="preserve"> </w:t>
            </w:r>
            <w:r w:rsidRPr="00202125">
              <w:rPr>
                <w:rFonts w:ascii="Tahoma" w:hAnsi="Tahoma" w:cs="Tahoma"/>
                <w:sz w:val="18"/>
                <w:szCs w:val="18"/>
              </w:rPr>
              <w:t xml:space="preserve">Analista do Departamento </w:t>
            </w:r>
            <w:r w:rsidRPr="00AC0C7B">
              <w:rPr>
                <w:rFonts w:ascii="Tahoma" w:hAnsi="Tahoma" w:cs="Tahoma"/>
                <w:color w:val="FF0000"/>
                <w:sz w:val="18"/>
                <w:szCs w:val="18"/>
                <w:highlight w:val="lightGray"/>
              </w:rPr>
              <w:t>XXXX</w:t>
            </w:r>
            <w:r w:rsidRPr="00202125">
              <w:rPr>
                <w:rFonts w:ascii="Tahoma" w:hAnsi="Tahoma" w:cs="Tahoma"/>
                <w:sz w:val="18"/>
                <w:szCs w:val="18"/>
              </w:rPr>
              <w:t xml:space="preserve"> (</w:t>
            </w:r>
            <w:r w:rsidRPr="00AC0C7B">
              <w:rPr>
                <w:rFonts w:ascii="Tahoma" w:hAnsi="Tahoma" w:cs="Tahoma"/>
                <w:color w:val="FF0000"/>
                <w:sz w:val="18"/>
                <w:szCs w:val="18"/>
                <w:highlight w:val="lightGray"/>
              </w:rPr>
              <w:t>SIGLA</w:t>
            </w:r>
            <w:r w:rsidRPr="00202125">
              <w:rPr>
                <w:rFonts w:ascii="Tahoma" w:hAnsi="Tahoma" w:cs="Tahoma"/>
                <w:sz w:val="18"/>
                <w:szCs w:val="18"/>
              </w:rPr>
              <w:t>)</w:t>
            </w:r>
          </w:p>
        </w:tc>
      </w:tr>
      <w:tr w:rsidR="00AC0C7B" w14:paraId="1C8A9D17" w14:textId="77777777" w:rsidTr="00F077FD">
        <w:trPr>
          <w:trHeight w:val="250"/>
        </w:trPr>
        <w:tc>
          <w:tcPr>
            <w:tcW w:w="9209" w:type="dxa"/>
            <w:tcBorders>
              <w:top w:val="single" w:sz="4" w:space="0" w:color="auto"/>
              <w:left w:val="nil"/>
              <w:bottom w:val="single" w:sz="4" w:space="0" w:color="auto"/>
              <w:right w:val="nil"/>
            </w:tcBorders>
          </w:tcPr>
          <w:p w14:paraId="12D8A6FB" w14:textId="77777777" w:rsidR="00AC0C7B" w:rsidRDefault="00AC0C7B" w:rsidP="00F077FD">
            <w:pPr>
              <w:pStyle w:val="TextoPargrafo"/>
              <w:tabs>
                <w:tab w:val="left" w:pos="0"/>
              </w:tabs>
              <w:spacing w:before="0" w:line="360" w:lineRule="auto"/>
              <w:ind w:right="-1" w:firstLine="0"/>
              <w:jc w:val="center"/>
              <w:rPr>
                <w:rFonts w:ascii="Tahoma" w:hAnsi="Tahoma" w:cs="Tahoma"/>
                <w:sz w:val="18"/>
                <w:szCs w:val="18"/>
              </w:rPr>
            </w:pPr>
          </w:p>
        </w:tc>
      </w:tr>
      <w:tr w:rsidR="00AC0C7B" w14:paraId="371E34DD" w14:textId="77777777" w:rsidTr="00F077FD">
        <w:trPr>
          <w:trHeight w:val="1196"/>
        </w:trPr>
        <w:tc>
          <w:tcPr>
            <w:tcW w:w="9209" w:type="dxa"/>
            <w:tcBorders>
              <w:top w:val="single" w:sz="4" w:space="0" w:color="auto"/>
            </w:tcBorders>
            <w:vAlign w:val="center"/>
          </w:tcPr>
          <w:p w14:paraId="0CB92DC9" w14:textId="77777777" w:rsidR="00AC0C7B" w:rsidRDefault="00AC0C7B" w:rsidP="00F077FD">
            <w:pPr>
              <w:pStyle w:val="TextoPargrafo"/>
              <w:tabs>
                <w:tab w:val="left" w:pos="0"/>
              </w:tabs>
              <w:spacing w:before="0" w:line="360" w:lineRule="auto"/>
              <w:ind w:right="-1" w:firstLine="0"/>
              <w:jc w:val="center"/>
              <w:rPr>
                <w:rFonts w:ascii="Tahoma" w:hAnsi="Tahoma" w:cs="Tahoma"/>
                <w:sz w:val="18"/>
                <w:szCs w:val="18"/>
              </w:rPr>
            </w:pPr>
            <w:r>
              <w:rPr>
                <w:rFonts w:ascii="Tahoma" w:hAnsi="Tahoma" w:cs="Tahoma"/>
                <w:sz w:val="18"/>
                <w:szCs w:val="18"/>
              </w:rPr>
              <w:t>(Assinatura Eletrônica)</w:t>
            </w:r>
          </w:p>
        </w:tc>
      </w:tr>
      <w:tr w:rsidR="00AC0C7B" w14:paraId="357C28E3" w14:textId="77777777" w:rsidTr="00F077FD">
        <w:trPr>
          <w:trHeight w:val="420"/>
        </w:trPr>
        <w:tc>
          <w:tcPr>
            <w:tcW w:w="9209" w:type="dxa"/>
            <w:vAlign w:val="center"/>
          </w:tcPr>
          <w:p w14:paraId="1CDEC8A5" w14:textId="77777777" w:rsidR="00AC0C7B" w:rsidRDefault="00AC0C7B" w:rsidP="00F077FD">
            <w:pPr>
              <w:pStyle w:val="TextoPargrafo"/>
              <w:tabs>
                <w:tab w:val="left" w:pos="0"/>
              </w:tabs>
              <w:spacing w:before="0" w:line="240" w:lineRule="auto"/>
              <w:ind w:right="-1" w:firstLine="0"/>
              <w:jc w:val="center"/>
              <w:rPr>
                <w:rFonts w:ascii="Tahoma" w:hAnsi="Tahoma" w:cs="Tahoma"/>
                <w:sz w:val="18"/>
                <w:szCs w:val="18"/>
              </w:rPr>
            </w:pPr>
            <w:r>
              <w:rPr>
                <w:rFonts w:ascii="Tahoma" w:hAnsi="Tahoma" w:cs="Tahoma"/>
                <w:sz w:val="18"/>
                <w:szCs w:val="18"/>
              </w:rPr>
              <w:t>Gestor da Unidade Demandante</w:t>
            </w:r>
          </w:p>
          <w:p w14:paraId="29C42AEC" w14:textId="77777777" w:rsidR="00AC0C7B" w:rsidRDefault="00AC0C7B" w:rsidP="00F077FD">
            <w:pPr>
              <w:pStyle w:val="TextoPargrafo"/>
              <w:tabs>
                <w:tab w:val="left" w:pos="0"/>
              </w:tabs>
              <w:spacing w:before="0" w:line="240" w:lineRule="auto"/>
              <w:ind w:right="-1" w:firstLine="0"/>
              <w:jc w:val="center"/>
              <w:rPr>
                <w:rFonts w:ascii="Tahoma" w:hAnsi="Tahoma" w:cs="Tahoma"/>
                <w:sz w:val="18"/>
                <w:szCs w:val="18"/>
              </w:rPr>
            </w:pPr>
            <w:r w:rsidRPr="0063322F">
              <w:rPr>
                <w:rFonts w:ascii="Tahoma" w:hAnsi="Tahoma" w:cs="Tahoma"/>
                <w:sz w:val="18"/>
                <w:szCs w:val="18"/>
              </w:rPr>
              <w:t xml:space="preserve">Gerente do Departamento </w:t>
            </w:r>
            <w:r w:rsidRPr="00AC0C7B">
              <w:rPr>
                <w:rFonts w:ascii="Tahoma" w:hAnsi="Tahoma" w:cs="Tahoma"/>
                <w:color w:val="FF0000"/>
                <w:sz w:val="18"/>
                <w:szCs w:val="18"/>
                <w:highlight w:val="lightGray"/>
              </w:rPr>
              <w:t>XXXX</w:t>
            </w:r>
            <w:r w:rsidRPr="00202125">
              <w:rPr>
                <w:rFonts w:ascii="Tahoma" w:hAnsi="Tahoma" w:cs="Tahoma"/>
                <w:sz w:val="18"/>
                <w:szCs w:val="18"/>
              </w:rPr>
              <w:t xml:space="preserve"> (</w:t>
            </w:r>
            <w:r w:rsidRPr="00AC0C7B">
              <w:rPr>
                <w:rFonts w:ascii="Tahoma" w:hAnsi="Tahoma" w:cs="Tahoma"/>
                <w:color w:val="FF0000"/>
                <w:sz w:val="18"/>
                <w:szCs w:val="18"/>
                <w:highlight w:val="lightGray"/>
              </w:rPr>
              <w:t>SIGLA</w:t>
            </w:r>
            <w:r w:rsidRPr="00202125">
              <w:rPr>
                <w:rFonts w:ascii="Tahoma" w:hAnsi="Tahoma" w:cs="Tahoma"/>
                <w:sz w:val="18"/>
                <w:szCs w:val="18"/>
              </w:rPr>
              <w:t>)</w:t>
            </w:r>
          </w:p>
          <w:p w14:paraId="65AF766D" w14:textId="77777777" w:rsidR="00AC0C7B" w:rsidRPr="0063322F" w:rsidRDefault="00AC0C7B" w:rsidP="00F077FD">
            <w:pPr>
              <w:pStyle w:val="TextoPargrafo"/>
              <w:tabs>
                <w:tab w:val="left" w:pos="0"/>
              </w:tabs>
              <w:spacing w:before="0" w:line="240" w:lineRule="auto"/>
              <w:ind w:right="-1" w:firstLine="0"/>
              <w:jc w:val="center"/>
              <w:rPr>
                <w:rFonts w:ascii="Tahoma" w:hAnsi="Tahoma" w:cs="Tahoma"/>
                <w:color w:val="FF0000"/>
                <w:sz w:val="18"/>
                <w:szCs w:val="18"/>
              </w:rPr>
            </w:pPr>
            <w:r w:rsidRPr="0063322F">
              <w:rPr>
                <w:rFonts w:ascii="Tahoma" w:hAnsi="Tahoma" w:cs="Tahoma"/>
                <w:color w:val="FF0000"/>
                <w:sz w:val="18"/>
                <w:szCs w:val="18"/>
              </w:rPr>
              <w:t xml:space="preserve">OU </w:t>
            </w:r>
          </w:p>
          <w:p w14:paraId="175F1382" w14:textId="77777777" w:rsidR="00AC0C7B" w:rsidRDefault="00AC0C7B" w:rsidP="00F077FD">
            <w:pPr>
              <w:pStyle w:val="TextoPargrafo"/>
              <w:tabs>
                <w:tab w:val="left" w:pos="0"/>
              </w:tabs>
              <w:spacing w:before="0" w:line="240" w:lineRule="auto"/>
              <w:ind w:right="-1" w:firstLine="0"/>
              <w:jc w:val="center"/>
              <w:rPr>
                <w:rFonts w:ascii="Tahoma" w:hAnsi="Tahoma" w:cs="Tahoma"/>
                <w:sz w:val="18"/>
                <w:szCs w:val="18"/>
              </w:rPr>
            </w:pPr>
            <w:r w:rsidRPr="00B6614D">
              <w:rPr>
                <w:rFonts w:ascii="Tahoma" w:hAnsi="Tahoma" w:cs="Tahoma"/>
                <w:sz w:val="18"/>
                <w:szCs w:val="18"/>
              </w:rPr>
              <w:t>Superintendente</w:t>
            </w:r>
            <w:r w:rsidRPr="0063322F">
              <w:rPr>
                <w:rFonts w:ascii="Tahoma" w:hAnsi="Tahoma" w:cs="Tahoma"/>
                <w:sz w:val="18"/>
                <w:szCs w:val="18"/>
              </w:rPr>
              <w:t xml:space="preserve"> </w:t>
            </w:r>
            <w:r>
              <w:rPr>
                <w:rFonts w:ascii="Tahoma" w:hAnsi="Tahoma" w:cs="Tahoma"/>
                <w:sz w:val="18"/>
                <w:szCs w:val="18"/>
              </w:rPr>
              <w:t xml:space="preserve">da </w:t>
            </w:r>
            <w:r w:rsidRPr="0063322F">
              <w:rPr>
                <w:rFonts w:ascii="Tahoma" w:hAnsi="Tahoma" w:cs="Tahoma"/>
                <w:sz w:val="18"/>
                <w:szCs w:val="18"/>
              </w:rPr>
              <w:t xml:space="preserve">Área </w:t>
            </w:r>
            <w:r w:rsidRPr="00AC0C7B">
              <w:rPr>
                <w:rFonts w:ascii="Tahoma" w:hAnsi="Tahoma" w:cs="Tahoma"/>
                <w:color w:val="FF0000"/>
                <w:sz w:val="18"/>
                <w:szCs w:val="18"/>
                <w:highlight w:val="lightGray"/>
              </w:rPr>
              <w:t>XXXX</w:t>
            </w:r>
            <w:r w:rsidRPr="00202125">
              <w:rPr>
                <w:rFonts w:ascii="Tahoma" w:hAnsi="Tahoma" w:cs="Tahoma"/>
                <w:sz w:val="18"/>
                <w:szCs w:val="18"/>
              </w:rPr>
              <w:t xml:space="preserve"> (</w:t>
            </w:r>
            <w:r w:rsidRPr="00AC0C7B">
              <w:rPr>
                <w:rFonts w:ascii="Tahoma" w:hAnsi="Tahoma" w:cs="Tahoma"/>
                <w:color w:val="FF0000"/>
                <w:sz w:val="18"/>
                <w:szCs w:val="18"/>
                <w:highlight w:val="lightGray"/>
              </w:rPr>
              <w:t>SIGLA</w:t>
            </w:r>
            <w:r w:rsidRPr="00202125">
              <w:rPr>
                <w:rFonts w:ascii="Tahoma" w:hAnsi="Tahoma" w:cs="Tahoma"/>
                <w:sz w:val="18"/>
                <w:szCs w:val="18"/>
              </w:rPr>
              <w:t>)</w:t>
            </w:r>
          </w:p>
        </w:tc>
      </w:tr>
    </w:tbl>
    <w:p w14:paraId="5C063DD8" w14:textId="77777777" w:rsidR="00AC0C7B" w:rsidRDefault="00AC0C7B" w:rsidP="00A57632">
      <w:pPr>
        <w:pStyle w:val="TextoPargrafo"/>
        <w:tabs>
          <w:tab w:val="left" w:pos="567"/>
        </w:tabs>
        <w:spacing w:before="0" w:line="360" w:lineRule="auto"/>
        <w:ind w:right="-1" w:firstLine="0"/>
        <w:rPr>
          <w:rFonts w:ascii="Tahoma" w:hAnsi="Tahoma" w:cs="Tahoma"/>
          <w:sz w:val="18"/>
          <w:szCs w:val="18"/>
        </w:rPr>
      </w:pPr>
    </w:p>
    <w:p w14:paraId="30B98601" w14:textId="77777777" w:rsidR="00AC0C7B" w:rsidRDefault="00AC0C7B" w:rsidP="00AC0C7B">
      <w:pPr>
        <w:pStyle w:val="TextoPargrafo"/>
        <w:tabs>
          <w:tab w:val="left" w:pos="0"/>
        </w:tabs>
        <w:spacing w:before="0" w:line="360" w:lineRule="auto"/>
        <w:ind w:right="-1" w:firstLine="0"/>
        <w:jc w:val="center"/>
        <w:rPr>
          <w:rFonts w:ascii="Tahoma" w:eastAsia="Calibri" w:hAnsi="Tahoma" w:cs="Tahoma"/>
          <w:color w:val="FF0000"/>
          <w:sz w:val="18"/>
          <w:szCs w:val="18"/>
          <w:highlight w:val="yellow"/>
          <w:lang w:eastAsia="en-US"/>
        </w:rPr>
      </w:pPr>
      <w:r w:rsidRPr="00F9538E">
        <w:rPr>
          <w:rFonts w:ascii="Tahoma" w:eastAsia="Calibri" w:hAnsi="Tahoma" w:cs="Tahoma"/>
          <w:color w:val="FF0000"/>
          <w:sz w:val="18"/>
          <w:szCs w:val="18"/>
          <w:highlight w:val="yellow"/>
          <w:lang w:eastAsia="en-US"/>
        </w:rPr>
        <w:t>SE CONTRATAÇÃO DE TI, INCLUIR AS ASSINATURAS ABAIXO</w:t>
      </w:r>
    </w:p>
    <w:p w14:paraId="4996DD9A" w14:textId="77777777" w:rsidR="00AC0C7B" w:rsidRDefault="00AC0C7B" w:rsidP="00A57632">
      <w:pPr>
        <w:pStyle w:val="TextoPargrafo"/>
        <w:tabs>
          <w:tab w:val="left" w:pos="567"/>
        </w:tabs>
        <w:spacing w:before="0" w:line="360" w:lineRule="auto"/>
        <w:ind w:right="-1" w:firstLine="0"/>
        <w:rPr>
          <w:rFonts w:ascii="Tahoma" w:hAnsi="Tahoma" w:cs="Tahoma"/>
          <w:sz w:val="18"/>
          <w:szCs w:val="18"/>
        </w:rPr>
      </w:pPr>
    </w:p>
    <w:tbl>
      <w:tblPr>
        <w:tblStyle w:val="Tabelacomgrade"/>
        <w:tblW w:w="9209" w:type="dxa"/>
        <w:tblLook w:val="04A0" w:firstRow="1" w:lastRow="0" w:firstColumn="1" w:lastColumn="0" w:noHBand="0" w:noVBand="1"/>
      </w:tblPr>
      <w:tblGrid>
        <w:gridCol w:w="9209"/>
      </w:tblGrid>
      <w:tr w:rsidR="00AC0C7B" w14:paraId="463C4891" w14:textId="77777777" w:rsidTr="00F077FD">
        <w:trPr>
          <w:trHeight w:val="1196"/>
        </w:trPr>
        <w:tc>
          <w:tcPr>
            <w:tcW w:w="9209" w:type="dxa"/>
            <w:tcBorders>
              <w:top w:val="single" w:sz="4" w:space="0" w:color="auto"/>
            </w:tcBorders>
            <w:vAlign w:val="center"/>
          </w:tcPr>
          <w:p w14:paraId="0970C4D8" w14:textId="3DE0550A" w:rsidR="00AC0C7B" w:rsidRDefault="00AC0C7B" w:rsidP="00AC0C7B">
            <w:pPr>
              <w:pStyle w:val="TextoPargrafo"/>
              <w:tabs>
                <w:tab w:val="left" w:pos="0"/>
              </w:tabs>
              <w:spacing w:before="0" w:line="360" w:lineRule="auto"/>
              <w:ind w:right="-1" w:firstLine="0"/>
              <w:jc w:val="center"/>
              <w:rPr>
                <w:rFonts w:ascii="Tahoma" w:hAnsi="Tahoma" w:cs="Tahoma"/>
                <w:sz w:val="18"/>
                <w:szCs w:val="18"/>
              </w:rPr>
            </w:pPr>
            <w:r>
              <w:rPr>
                <w:rFonts w:ascii="Tahoma" w:hAnsi="Tahoma" w:cs="Tahoma"/>
                <w:sz w:val="18"/>
                <w:szCs w:val="18"/>
              </w:rPr>
              <w:t>(Assinatura Eletrônica)</w:t>
            </w:r>
          </w:p>
        </w:tc>
      </w:tr>
      <w:tr w:rsidR="00AC0C7B" w14:paraId="3DE4A06D" w14:textId="77777777" w:rsidTr="00F077FD">
        <w:trPr>
          <w:trHeight w:val="420"/>
        </w:trPr>
        <w:tc>
          <w:tcPr>
            <w:tcW w:w="9209" w:type="dxa"/>
            <w:vAlign w:val="center"/>
          </w:tcPr>
          <w:p w14:paraId="11B8C210" w14:textId="77777777" w:rsidR="00AC0C7B" w:rsidRDefault="00AC0C7B" w:rsidP="00F077FD">
            <w:pPr>
              <w:pStyle w:val="TextoPargrafo"/>
              <w:tabs>
                <w:tab w:val="left" w:pos="0"/>
              </w:tabs>
              <w:spacing w:before="0" w:line="240" w:lineRule="auto"/>
              <w:ind w:right="-1" w:firstLine="0"/>
              <w:jc w:val="center"/>
              <w:rPr>
                <w:rFonts w:ascii="Tahoma" w:hAnsi="Tahoma" w:cs="Tahoma"/>
                <w:sz w:val="18"/>
                <w:szCs w:val="18"/>
              </w:rPr>
            </w:pPr>
            <w:r>
              <w:rPr>
                <w:rFonts w:ascii="Tahoma" w:hAnsi="Tahoma" w:cs="Tahoma"/>
                <w:sz w:val="18"/>
                <w:szCs w:val="18"/>
              </w:rPr>
              <w:t>Integrante Requisitante, designado pelo G</w:t>
            </w:r>
            <w:r w:rsidRPr="00F9538E">
              <w:rPr>
                <w:rFonts w:ascii="Tahoma" w:hAnsi="Tahoma" w:cs="Tahoma"/>
                <w:sz w:val="18"/>
                <w:szCs w:val="18"/>
              </w:rPr>
              <w:t xml:space="preserve">estor da </w:t>
            </w:r>
            <w:r>
              <w:rPr>
                <w:rFonts w:ascii="Tahoma" w:hAnsi="Tahoma" w:cs="Tahoma"/>
                <w:sz w:val="18"/>
                <w:szCs w:val="18"/>
              </w:rPr>
              <w:t>U</w:t>
            </w:r>
            <w:r w:rsidRPr="00F9538E">
              <w:rPr>
                <w:rFonts w:ascii="Tahoma" w:hAnsi="Tahoma" w:cs="Tahoma"/>
                <w:sz w:val="18"/>
                <w:szCs w:val="18"/>
              </w:rPr>
              <w:t xml:space="preserve">nidade </w:t>
            </w:r>
            <w:r>
              <w:rPr>
                <w:rFonts w:ascii="Tahoma" w:hAnsi="Tahoma" w:cs="Tahoma"/>
                <w:sz w:val="18"/>
                <w:szCs w:val="18"/>
              </w:rPr>
              <w:t>Requisitante</w:t>
            </w:r>
          </w:p>
          <w:p w14:paraId="77F99C0D" w14:textId="77777777" w:rsidR="00AC0C7B" w:rsidRDefault="00AC0C7B" w:rsidP="00F077FD">
            <w:pPr>
              <w:pStyle w:val="TextoPargrafo"/>
              <w:tabs>
                <w:tab w:val="left" w:pos="0"/>
              </w:tabs>
              <w:spacing w:before="0" w:line="240" w:lineRule="auto"/>
              <w:ind w:right="-1" w:firstLine="0"/>
              <w:jc w:val="center"/>
              <w:rPr>
                <w:rFonts w:ascii="Tahoma" w:hAnsi="Tahoma" w:cs="Tahoma"/>
                <w:sz w:val="18"/>
                <w:szCs w:val="18"/>
              </w:rPr>
            </w:pPr>
            <w:r w:rsidRPr="00202125">
              <w:rPr>
                <w:rFonts w:ascii="Tahoma" w:hAnsi="Tahoma" w:cs="Tahoma"/>
                <w:sz w:val="18"/>
                <w:szCs w:val="18"/>
              </w:rPr>
              <w:t>Assistente</w:t>
            </w:r>
            <w:r>
              <w:rPr>
                <w:rFonts w:ascii="Tahoma" w:hAnsi="Tahoma" w:cs="Tahoma"/>
                <w:sz w:val="18"/>
                <w:szCs w:val="18"/>
              </w:rPr>
              <w:t xml:space="preserve"> </w:t>
            </w:r>
            <w:r w:rsidRPr="00202125">
              <w:rPr>
                <w:rFonts w:ascii="Tahoma" w:hAnsi="Tahoma" w:cs="Tahoma"/>
                <w:color w:val="FF0000"/>
                <w:sz w:val="18"/>
                <w:szCs w:val="18"/>
              </w:rPr>
              <w:t>OU</w:t>
            </w:r>
            <w:r>
              <w:rPr>
                <w:rFonts w:ascii="Tahoma" w:hAnsi="Tahoma" w:cs="Tahoma"/>
                <w:sz w:val="18"/>
                <w:szCs w:val="18"/>
              </w:rPr>
              <w:t xml:space="preserve"> </w:t>
            </w:r>
            <w:r w:rsidRPr="00202125">
              <w:rPr>
                <w:rFonts w:ascii="Tahoma" w:hAnsi="Tahoma" w:cs="Tahoma"/>
                <w:sz w:val="18"/>
                <w:szCs w:val="18"/>
              </w:rPr>
              <w:t xml:space="preserve">Analista do Departamento </w:t>
            </w:r>
            <w:r w:rsidRPr="00AC0C7B">
              <w:rPr>
                <w:rFonts w:ascii="Tahoma" w:hAnsi="Tahoma" w:cs="Tahoma"/>
                <w:color w:val="FF0000"/>
                <w:sz w:val="18"/>
                <w:szCs w:val="18"/>
                <w:highlight w:val="lightGray"/>
              </w:rPr>
              <w:t>XXXX</w:t>
            </w:r>
            <w:r w:rsidRPr="00202125">
              <w:rPr>
                <w:rFonts w:ascii="Tahoma" w:hAnsi="Tahoma" w:cs="Tahoma"/>
                <w:sz w:val="18"/>
                <w:szCs w:val="18"/>
              </w:rPr>
              <w:t xml:space="preserve"> (</w:t>
            </w:r>
            <w:r w:rsidRPr="00AC0C7B">
              <w:rPr>
                <w:rFonts w:ascii="Tahoma" w:hAnsi="Tahoma" w:cs="Tahoma"/>
                <w:color w:val="FF0000"/>
                <w:sz w:val="18"/>
                <w:szCs w:val="18"/>
                <w:highlight w:val="lightGray"/>
              </w:rPr>
              <w:t>SIGLA</w:t>
            </w:r>
            <w:r w:rsidRPr="00202125">
              <w:rPr>
                <w:rFonts w:ascii="Tahoma" w:hAnsi="Tahoma" w:cs="Tahoma"/>
                <w:sz w:val="18"/>
                <w:szCs w:val="18"/>
              </w:rPr>
              <w:t>)</w:t>
            </w:r>
          </w:p>
        </w:tc>
      </w:tr>
    </w:tbl>
    <w:p w14:paraId="37E9AB8D" w14:textId="77777777" w:rsidR="00AC0C7B" w:rsidRPr="00F14ABC" w:rsidRDefault="00AC0C7B" w:rsidP="00A57632">
      <w:pPr>
        <w:pStyle w:val="TextoPargrafo"/>
        <w:tabs>
          <w:tab w:val="left" w:pos="567"/>
        </w:tabs>
        <w:spacing w:before="0" w:line="360" w:lineRule="auto"/>
        <w:ind w:right="-1" w:firstLine="0"/>
        <w:rPr>
          <w:rFonts w:ascii="Tahoma" w:hAnsi="Tahoma" w:cs="Tahoma"/>
          <w:sz w:val="18"/>
          <w:szCs w:val="18"/>
        </w:rPr>
      </w:pPr>
    </w:p>
    <w:p w14:paraId="19D5883B" w14:textId="77777777" w:rsidR="00A57632" w:rsidRDefault="00A57632" w:rsidP="00A57632">
      <w:pPr>
        <w:pStyle w:val="TextoPargrafo"/>
        <w:tabs>
          <w:tab w:val="left" w:pos="0"/>
        </w:tabs>
        <w:spacing w:before="0" w:line="360" w:lineRule="auto"/>
        <w:ind w:right="-1" w:firstLine="0"/>
        <w:rPr>
          <w:rFonts w:ascii="Tahoma" w:hAnsi="Tahoma" w:cs="Tahoma"/>
          <w:sz w:val="18"/>
          <w:szCs w:val="18"/>
        </w:rPr>
      </w:pPr>
    </w:p>
    <w:tbl>
      <w:tblPr>
        <w:tblStyle w:val="Tabelacomgrade"/>
        <w:tblW w:w="9209" w:type="dxa"/>
        <w:tblLook w:val="04A0" w:firstRow="1" w:lastRow="0" w:firstColumn="1" w:lastColumn="0" w:noHBand="0" w:noVBand="1"/>
      </w:tblPr>
      <w:tblGrid>
        <w:gridCol w:w="9209"/>
      </w:tblGrid>
      <w:tr w:rsidR="00AC0C7B" w14:paraId="29CEB335" w14:textId="77777777" w:rsidTr="00F077FD">
        <w:trPr>
          <w:trHeight w:val="1196"/>
        </w:trPr>
        <w:tc>
          <w:tcPr>
            <w:tcW w:w="9209" w:type="dxa"/>
            <w:tcBorders>
              <w:top w:val="single" w:sz="4" w:space="0" w:color="auto"/>
            </w:tcBorders>
            <w:vAlign w:val="center"/>
          </w:tcPr>
          <w:p w14:paraId="5BE2E096" w14:textId="03C36C0A" w:rsidR="00AC0C7B" w:rsidRDefault="00AC0C7B" w:rsidP="00465EC8">
            <w:pPr>
              <w:pStyle w:val="TextoPargrafo"/>
              <w:tabs>
                <w:tab w:val="left" w:pos="0"/>
              </w:tabs>
              <w:spacing w:before="0" w:line="360" w:lineRule="auto"/>
              <w:ind w:right="-1" w:firstLine="0"/>
              <w:jc w:val="center"/>
              <w:rPr>
                <w:rFonts w:ascii="Tahoma" w:hAnsi="Tahoma" w:cs="Tahoma"/>
                <w:sz w:val="18"/>
                <w:szCs w:val="18"/>
              </w:rPr>
            </w:pPr>
            <w:r>
              <w:rPr>
                <w:rFonts w:ascii="Tahoma" w:hAnsi="Tahoma" w:cs="Tahoma"/>
                <w:sz w:val="18"/>
                <w:szCs w:val="18"/>
              </w:rPr>
              <w:t>(Assinatura Eletrônica)</w:t>
            </w:r>
          </w:p>
        </w:tc>
      </w:tr>
      <w:tr w:rsidR="00AC0C7B" w14:paraId="237C52E3" w14:textId="77777777" w:rsidTr="00F077FD">
        <w:trPr>
          <w:trHeight w:val="420"/>
        </w:trPr>
        <w:tc>
          <w:tcPr>
            <w:tcW w:w="9209" w:type="dxa"/>
            <w:vAlign w:val="center"/>
          </w:tcPr>
          <w:p w14:paraId="79BDD47D" w14:textId="77777777" w:rsidR="00AC0C7B" w:rsidRDefault="00AC0C7B" w:rsidP="00F077FD">
            <w:pPr>
              <w:pStyle w:val="TextoPargrafo"/>
              <w:tabs>
                <w:tab w:val="left" w:pos="0"/>
              </w:tabs>
              <w:spacing w:before="0" w:line="240" w:lineRule="auto"/>
              <w:ind w:right="-1" w:firstLine="0"/>
              <w:jc w:val="center"/>
              <w:rPr>
                <w:rFonts w:ascii="Tahoma" w:hAnsi="Tahoma" w:cs="Tahoma"/>
                <w:sz w:val="18"/>
                <w:szCs w:val="18"/>
              </w:rPr>
            </w:pPr>
            <w:r>
              <w:rPr>
                <w:rFonts w:ascii="Tahoma" w:hAnsi="Tahoma" w:cs="Tahoma"/>
                <w:sz w:val="18"/>
                <w:szCs w:val="18"/>
              </w:rPr>
              <w:t>Gestor da Unidade Requisitante</w:t>
            </w:r>
          </w:p>
          <w:p w14:paraId="028DB042" w14:textId="77777777" w:rsidR="00AC0C7B" w:rsidRDefault="00AC0C7B" w:rsidP="00F077FD">
            <w:pPr>
              <w:pStyle w:val="TextoPargrafo"/>
              <w:tabs>
                <w:tab w:val="left" w:pos="0"/>
              </w:tabs>
              <w:spacing w:before="0" w:line="240" w:lineRule="auto"/>
              <w:ind w:right="-1" w:firstLine="0"/>
              <w:jc w:val="center"/>
              <w:rPr>
                <w:rFonts w:ascii="Tahoma" w:hAnsi="Tahoma" w:cs="Tahoma"/>
                <w:sz w:val="18"/>
                <w:szCs w:val="18"/>
              </w:rPr>
            </w:pPr>
            <w:r w:rsidRPr="0063322F">
              <w:rPr>
                <w:rFonts w:ascii="Tahoma" w:hAnsi="Tahoma" w:cs="Tahoma"/>
                <w:sz w:val="18"/>
                <w:szCs w:val="18"/>
              </w:rPr>
              <w:t xml:space="preserve">Gerente do Departamento </w:t>
            </w:r>
            <w:r w:rsidRPr="00AC0C7B">
              <w:rPr>
                <w:rFonts w:ascii="Tahoma" w:hAnsi="Tahoma" w:cs="Tahoma"/>
                <w:color w:val="FF0000"/>
                <w:sz w:val="18"/>
                <w:szCs w:val="18"/>
                <w:highlight w:val="lightGray"/>
              </w:rPr>
              <w:t>XXXX</w:t>
            </w:r>
            <w:r w:rsidRPr="00202125">
              <w:rPr>
                <w:rFonts w:ascii="Tahoma" w:hAnsi="Tahoma" w:cs="Tahoma"/>
                <w:sz w:val="18"/>
                <w:szCs w:val="18"/>
              </w:rPr>
              <w:t xml:space="preserve"> (</w:t>
            </w:r>
            <w:r w:rsidRPr="00AC0C7B">
              <w:rPr>
                <w:rFonts w:ascii="Tahoma" w:hAnsi="Tahoma" w:cs="Tahoma"/>
                <w:color w:val="FF0000"/>
                <w:sz w:val="18"/>
                <w:szCs w:val="18"/>
                <w:highlight w:val="lightGray"/>
              </w:rPr>
              <w:t>SIGLA</w:t>
            </w:r>
            <w:r w:rsidRPr="00202125">
              <w:rPr>
                <w:rFonts w:ascii="Tahoma" w:hAnsi="Tahoma" w:cs="Tahoma"/>
                <w:sz w:val="18"/>
                <w:szCs w:val="18"/>
              </w:rPr>
              <w:t>)</w:t>
            </w:r>
          </w:p>
          <w:p w14:paraId="10AF765F" w14:textId="77777777" w:rsidR="00AC0C7B" w:rsidRPr="0063322F" w:rsidRDefault="00AC0C7B" w:rsidP="00F077FD">
            <w:pPr>
              <w:pStyle w:val="TextoPargrafo"/>
              <w:tabs>
                <w:tab w:val="left" w:pos="0"/>
              </w:tabs>
              <w:spacing w:before="0" w:line="240" w:lineRule="auto"/>
              <w:ind w:right="-1" w:firstLine="0"/>
              <w:jc w:val="center"/>
              <w:rPr>
                <w:rFonts w:ascii="Tahoma" w:hAnsi="Tahoma" w:cs="Tahoma"/>
                <w:color w:val="FF0000"/>
                <w:sz w:val="18"/>
                <w:szCs w:val="18"/>
              </w:rPr>
            </w:pPr>
            <w:r w:rsidRPr="0063322F">
              <w:rPr>
                <w:rFonts w:ascii="Tahoma" w:hAnsi="Tahoma" w:cs="Tahoma"/>
                <w:color w:val="FF0000"/>
                <w:sz w:val="18"/>
                <w:szCs w:val="18"/>
              </w:rPr>
              <w:t xml:space="preserve">OU </w:t>
            </w:r>
          </w:p>
          <w:p w14:paraId="365CDC4D" w14:textId="77777777" w:rsidR="00AC0C7B" w:rsidRDefault="00AC0C7B" w:rsidP="00F077FD">
            <w:pPr>
              <w:pStyle w:val="TextoPargrafo"/>
              <w:tabs>
                <w:tab w:val="left" w:pos="0"/>
              </w:tabs>
              <w:spacing w:before="0" w:line="240" w:lineRule="auto"/>
              <w:ind w:right="-1" w:firstLine="0"/>
              <w:jc w:val="center"/>
              <w:rPr>
                <w:rFonts w:ascii="Tahoma" w:hAnsi="Tahoma" w:cs="Tahoma"/>
                <w:sz w:val="18"/>
                <w:szCs w:val="18"/>
              </w:rPr>
            </w:pPr>
            <w:r w:rsidRPr="00B6614D">
              <w:rPr>
                <w:rFonts w:ascii="Tahoma" w:hAnsi="Tahoma" w:cs="Tahoma"/>
                <w:sz w:val="18"/>
                <w:szCs w:val="18"/>
              </w:rPr>
              <w:t>Superintendente</w:t>
            </w:r>
            <w:r w:rsidRPr="0063322F">
              <w:rPr>
                <w:rFonts w:ascii="Tahoma" w:hAnsi="Tahoma" w:cs="Tahoma"/>
                <w:sz w:val="18"/>
                <w:szCs w:val="18"/>
              </w:rPr>
              <w:t xml:space="preserve"> </w:t>
            </w:r>
            <w:r>
              <w:rPr>
                <w:rFonts w:ascii="Tahoma" w:hAnsi="Tahoma" w:cs="Tahoma"/>
                <w:sz w:val="18"/>
                <w:szCs w:val="18"/>
              </w:rPr>
              <w:t xml:space="preserve">da </w:t>
            </w:r>
            <w:r w:rsidRPr="0063322F">
              <w:rPr>
                <w:rFonts w:ascii="Tahoma" w:hAnsi="Tahoma" w:cs="Tahoma"/>
                <w:sz w:val="18"/>
                <w:szCs w:val="18"/>
              </w:rPr>
              <w:t xml:space="preserve">Área </w:t>
            </w:r>
            <w:r w:rsidRPr="00AC0C7B">
              <w:rPr>
                <w:rFonts w:ascii="Tahoma" w:hAnsi="Tahoma" w:cs="Tahoma"/>
                <w:color w:val="FF0000"/>
                <w:sz w:val="18"/>
                <w:szCs w:val="18"/>
                <w:highlight w:val="lightGray"/>
              </w:rPr>
              <w:t>XXXX</w:t>
            </w:r>
            <w:r w:rsidRPr="00202125">
              <w:rPr>
                <w:rFonts w:ascii="Tahoma" w:hAnsi="Tahoma" w:cs="Tahoma"/>
                <w:sz w:val="18"/>
                <w:szCs w:val="18"/>
              </w:rPr>
              <w:t xml:space="preserve"> (</w:t>
            </w:r>
            <w:r w:rsidRPr="00AC0C7B">
              <w:rPr>
                <w:rFonts w:ascii="Tahoma" w:hAnsi="Tahoma" w:cs="Tahoma"/>
                <w:color w:val="FF0000"/>
                <w:sz w:val="18"/>
                <w:szCs w:val="18"/>
                <w:highlight w:val="lightGray"/>
              </w:rPr>
              <w:t>SIGLA</w:t>
            </w:r>
            <w:r w:rsidRPr="00202125">
              <w:rPr>
                <w:rFonts w:ascii="Tahoma" w:hAnsi="Tahoma" w:cs="Tahoma"/>
                <w:sz w:val="18"/>
                <w:szCs w:val="18"/>
              </w:rPr>
              <w:t>)</w:t>
            </w:r>
          </w:p>
        </w:tc>
      </w:tr>
    </w:tbl>
    <w:p w14:paraId="7EE16BCB" w14:textId="77777777" w:rsidR="00AC0C7B" w:rsidRDefault="00AC0C7B" w:rsidP="00A57632">
      <w:pPr>
        <w:pStyle w:val="TextoPargrafo"/>
        <w:tabs>
          <w:tab w:val="left" w:pos="0"/>
        </w:tabs>
        <w:spacing w:before="0" w:line="360" w:lineRule="auto"/>
        <w:ind w:right="-1" w:firstLine="0"/>
        <w:rPr>
          <w:rFonts w:ascii="Tahoma" w:hAnsi="Tahoma" w:cs="Tahoma"/>
          <w:sz w:val="18"/>
          <w:szCs w:val="18"/>
        </w:rPr>
      </w:pPr>
    </w:p>
    <w:p w14:paraId="4D564CB2" w14:textId="77777777" w:rsidR="00AC0C7B" w:rsidRDefault="00AC0C7B" w:rsidP="00A57632">
      <w:pPr>
        <w:pStyle w:val="TextoPargrafo"/>
        <w:tabs>
          <w:tab w:val="left" w:pos="0"/>
        </w:tabs>
        <w:spacing w:before="0" w:line="360" w:lineRule="auto"/>
        <w:ind w:right="-1" w:firstLine="0"/>
        <w:rPr>
          <w:rFonts w:ascii="Tahoma" w:hAnsi="Tahoma" w:cs="Tahoma"/>
          <w:sz w:val="18"/>
          <w:szCs w:val="18"/>
        </w:rPr>
      </w:pPr>
    </w:p>
    <w:p w14:paraId="77F2EF68" w14:textId="77777777" w:rsidR="00AC0C7B" w:rsidRDefault="00AC0C7B" w:rsidP="00A57632">
      <w:pPr>
        <w:pStyle w:val="TextoPargrafo"/>
        <w:tabs>
          <w:tab w:val="left" w:pos="0"/>
        </w:tabs>
        <w:spacing w:before="0" w:line="360" w:lineRule="auto"/>
        <w:ind w:right="-1" w:firstLine="0"/>
        <w:rPr>
          <w:rFonts w:ascii="Tahoma" w:hAnsi="Tahoma" w:cs="Tahoma"/>
          <w:sz w:val="18"/>
          <w:szCs w:val="18"/>
        </w:rPr>
      </w:pPr>
    </w:p>
    <w:p w14:paraId="6E8E0FDF" w14:textId="77777777" w:rsidR="00A57632" w:rsidRDefault="00A57632" w:rsidP="00A57632">
      <w:pPr>
        <w:jc w:val="center"/>
        <w:rPr>
          <w:rFonts w:ascii="Tahoma" w:hAnsi="Tahoma" w:cs="Tahoma"/>
          <w:b/>
          <w:sz w:val="18"/>
          <w:szCs w:val="18"/>
        </w:rPr>
      </w:pPr>
    </w:p>
    <w:p w14:paraId="5B03E209" w14:textId="77777777" w:rsidR="00A57632" w:rsidRDefault="00A57632" w:rsidP="00A57632">
      <w:pPr>
        <w:jc w:val="center"/>
        <w:rPr>
          <w:rFonts w:ascii="Tahoma" w:hAnsi="Tahoma" w:cs="Tahoma"/>
          <w:b/>
          <w:sz w:val="18"/>
          <w:szCs w:val="18"/>
        </w:rPr>
      </w:pPr>
    </w:p>
    <w:p w14:paraId="3F034F35" w14:textId="4D84421A" w:rsidR="00AF68B8" w:rsidRPr="00A57632" w:rsidRDefault="00974E26" w:rsidP="00FB7752">
      <w:pPr>
        <w:spacing w:line="360" w:lineRule="auto"/>
        <w:jc w:val="center"/>
        <w:rPr>
          <w:rFonts w:ascii="Tahoma" w:hAnsi="Tahoma" w:cs="Tahoma"/>
          <w:b/>
          <w:sz w:val="18"/>
          <w:szCs w:val="18"/>
        </w:rPr>
      </w:pPr>
      <w:r w:rsidRPr="00A57632">
        <w:rPr>
          <w:rFonts w:ascii="Tahoma" w:hAnsi="Tahoma" w:cs="Tahoma"/>
          <w:b/>
          <w:sz w:val="18"/>
          <w:szCs w:val="18"/>
        </w:rPr>
        <w:br w:type="page"/>
      </w:r>
      <w:r w:rsidR="00AF7999" w:rsidRPr="00A57632">
        <w:rPr>
          <w:rFonts w:ascii="Tahoma" w:hAnsi="Tahoma" w:cs="Tahoma"/>
          <w:b/>
          <w:sz w:val="18"/>
          <w:szCs w:val="18"/>
        </w:rPr>
        <w:lastRenderedPageBreak/>
        <w:t>ANEXO I</w:t>
      </w:r>
      <w:bookmarkEnd w:id="58"/>
      <w:r w:rsidR="008C345F">
        <w:rPr>
          <w:rFonts w:ascii="Tahoma" w:hAnsi="Tahoma" w:cs="Tahoma"/>
          <w:b/>
          <w:sz w:val="18"/>
          <w:szCs w:val="18"/>
        </w:rPr>
        <w:t>-</w:t>
      </w:r>
      <w:r w:rsidR="00B6773B">
        <w:rPr>
          <w:rFonts w:ascii="Tahoma" w:hAnsi="Tahoma" w:cs="Tahoma"/>
          <w:b/>
          <w:sz w:val="18"/>
          <w:szCs w:val="18"/>
        </w:rPr>
        <w:t>A</w:t>
      </w:r>
    </w:p>
    <w:p w14:paraId="7D027938" w14:textId="77777777" w:rsidR="000272E3" w:rsidRPr="00D81E8C" w:rsidRDefault="00B47972" w:rsidP="00FB7752">
      <w:pPr>
        <w:pStyle w:val="TextoPargrafo"/>
        <w:tabs>
          <w:tab w:val="left" w:pos="0"/>
        </w:tabs>
        <w:spacing w:before="0" w:line="360" w:lineRule="auto"/>
        <w:ind w:right="-1" w:firstLine="0"/>
        <w:jc w:val="center"/>
        <w:rPr>
          <w:rFonts w:ascii="Tahoma" w:hAnsi="Tahoma" w:cs="Tahoma"/>
          <w:b/>
          <w:sz w:val="18"/>
          <w:szCs w:val="18"/>
        </w:rPr>
      </w:pPr>
      <w:r w:rsidRPr="00D81E8C">
        <w:rPr>
          <w:rFonts w:ascii="Tahoma" w:hAnsi="Tahoma" w:cs="Tahoma"/>
          <w:b/>
          <w:sz w:val="18"/>
          <w:szCs w:val="18"/>
        </w:rPr>
        <w:t>PLANILHA DE PREÇOS</w:t>
      </w:r>
    </w:p>
    <w:p w14:paraId="62F158CC" w14:textId="77777777" w:rsidR="009314A7" w:rsidRPr="00D81E8C" w:rsidRDefault="009314A7" w:rsidP="00D81E8C">
      <w:pPr>
        <w:tabs>
          <w:tab w:val="left" w:pos="0"/>
        </w:tabs>
        <w:spacing w:after="120" w:line="360" w:lineRule="auto"/>
        <w:ind w:right="-1"/>
        <w:jc w:val="center"/>
        <w:rPr>
          <w:rFonts w:ascii="Tahoma" w:hAnsi="Tahoma" w:cs="Tahoma"/>
          <w:b/>
          <w:sz w:val="18"/>
          <w:szCs w:val="18"/>
        </w:rPr>
      </w:pPr>
    </w:p>
    <w:p w14:paraId="5FE862E6" w14:textId="77777777" w:rsidR="006D2C11" w:rsidRPr="00D81E8C" w:rsidRDefault="009D1830" w:rsidP="00D81E8C">
      <w:pPr>
        <w:tabs>
          <w:tab w:val="left" w:pos="0"/>
          <w:tab w:val="left" w:pos="1200"/>
        </w:tabs>
        <w:autoSpaceDE w:val="0"/>
        <w:autoSpaceDN w:val="0"/>
        <w:adjustRightInd w:val="0"/>
        <w:spacing w:after="120" w:line="360" w:lineRule="auto"/>
        <w:ind w:right="-1"/>
        <w:jc w:val="both"/>
        <w:rPr>
          <w:rFonts w:ascii="Tahoma" w:hAnsi="Tahoma" w:cs="Tahoma"/>
          <w:bCs/>
          <w:sz w:val="18"/>
          <w:szCs w:val="18"/>
        </w:rPr>
      </w:pPr>
      <w:r w:rsidRPr="00D81E8C">
        <w:rPr>
          <w:rFonts w:ascii="Tahoma" w:hAnsi="Tahoma" w:cs="Tahoma"/>
          <w:b/>
          <w:snapToGrid w:val="0"/>
          <w:sz w:val="18"/>
          <w:szCs w:val="18"/>
        </w:rPr>
        <w:t>OBJETO:</w:t>
      </w:r>
      <w:r w:rsidR="000536B3" w:rsidRPr="00D81E8C">
        <w:rPr>
          <w:rFonts w:ascii="Tahoma" w:hAnsi="Tahoma" w:cs="Tahoma"/>
          <w:snapToGrid w:val="0"/>
          <w:sz w:val="18"/>
          <w:szCs w:val="18"/>
        </w:rPr>
        <w:t xml:space="preserve"> </w:t>
      </w:r>
      <w:r w:rsidR="006D2C11" w:rsidRPr="00D81E8C">
        <w:rPr>
          <w:rFonts w:ascii="Tahoma" w:hAnsi="Tahoma" w:cs="Tahoma"/>
          <w:bCs/>
          <w:color w:val="FF0000"/>
          <w:sz w:val="18"/>
          <w:szCs w:val="18"/>
          <w:highlight w:val="lightGray"/>
        </w:rPr>
        <w:t>DESCRIÇÃO DO OBJETO A SER CONTRATADO.</w:t>
      </w:r>
    </w:p>
    <w:p w14:paraId="7126F4C2" w14:textId="493EA1DE" w:rsidR="00207D6F" w:rsidRDefault="00D21FAC" w:rsidP="00D81E8C">
      <w:pPr>
        <w:tabs>
          <w:tab w:val="left" w:pos="0"/>
          <w:tab w:val="left" w:pos="1276"/>
        </w:tabs>
        <w:autoSpaceDE w:val="0"/>
        <w:autoSpaceDN w:val="0"/>
        <w:adjustRightInd w:val="0"/>
        <w:spacing w:after="120" w:line="360" w:lineRule="auto"/>
        <w:ind w:right="-1"/>
        <w:jc w:val="both"/>
        <w:rPr>
          <w:rFonts w:ascii="Tahoma" w:hAnsi="Tahoma" w:cs="Tahoma"/>
          <w:bCs/>
          <w:color w:val="FF0000"/>
          <w:sz w:val="18"/>
          <w:szCs w:val="18"/>
        </w:rPr>
      </w:pPr>
      <w:r w:rsidRPr="00F726A3">
        <w:rPr>
          <w:rFonts w:ascii="Tahoma" w:hAnsi="Tahoma" w:cs="Tahoma"/>
          <w:bCs/>
          <w:color w:val="FF0000"/>
          <w:sz w:val="18"/>
          <w:szCs w:val="18"/>
          <w:highlight w:val="yellow"/>
        </w:rPr>
        <w:t xml:space="preserve">A planilha abaixo é meramente sugestiva, </w:t>
      </w:r>
      <w:r w:rsidR="00E36049" w:rsidRPr="00F726A3">
        <w:rPr>
          <w:rFonts w:ascii="Tahoma" w:hAnsi="Tahoma" w:cs="Tahoma"/>
          <w:bCs/>
          <w:color w:val="FF0000"/>
          <w:sz w:val="18"/>
          <w:szCs w:val="18"/>
          <w:highlight w:val="yellow"/>
        </w:rPr>
        <w:t>devendo</w:t>
      </w:r>
      <w:r w:rsidRPr="00F726A3">
        <w:rPr>
          <w:rFonts w:ascii="Tahoma" w:hAnsi="Tahoma" w:cs="Tahoma"/>
          <w:bCs/>
          <w:color w:val="FF0000"/>
          <w:sz w:val="18"/>
          <w:szCs w:val="18"/>
          <w:highlight w:val="yellow"/>
        </w:rPr>
        <w:t xml:space="preserve"> ser adaptada pela unidade demandante da contratação a depender da forma de precificação e pagamento do objeto a ser contratado.</w:t>
      </w:r>
    </w:p>
    <w:tbl>
      <w:tblPr>
        <w:tblW w:w="7925" w:type="dxa"/>
        <w:jc w:val="center"/>
        <w:tblCellMar>
          <w:left w:w="70" w:type="dxa"/>
          <w:right w:w="70" w:type="dxa"/>
        </w:tblCellMar>
        <w:tblLook w:val="04A0" w:firstRow="1" w:lastRow="0" w:firstColumn="1" w:lastColumn="0" w:noHBand="0" w:noVBand="1"/>
      </w:tblPr>
      <w:tblGrid>
        <w:gridCol w:w="704"/>
        <w:gridCol w:w="425"/>
        <w:gridCol w:w="1756"/>
        <w:gridCol w:w="1240"/>
        <w:gridCol w:w="1080"/>
        <w:gridCol w:w="1360"/>
        <w:gridCol w:w="1360"/>
      </w:tblGrid>
      <w:tr w:rsidR="002A1F4E" w:rsidRPr="002A1F4E" w14:paraId="59B36476" w14:textId="77777777" w:rsidTr="002A1F4E">
        <w:trPr>
          <w:trHeight w:val="675"/>
          <w:jc w:val="center"/>
        </w:trPr>
        <w:tc>
          <w:tcPr>
            <w:tcW w:w="704"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519D327" w14:textId="77777777" w:rsidR="002A1F4E" w:rsidRPr="002A1F4E" w:rsidRDefault="002A1F4E">
            <w:pPr>
              <w:jc w:val="center"/>
              <w:rPr>
                <w:rFonts w:ascii="Tahoma" w:hAnsi="Tahoma" w:cs="Tahoma"/>
                <w:b/>
                <w:bCs/>
                <w:color w:val="000000"/>
                <w:sz w:val="18"/>
                <w:szCs w:val="18"/>
              </w:rPr>
            </w:pPr>
            <w:r w:rsidRPr="002A1F4E">
              <w:rPr>
                <w:rFonts w:ascii="Tahoma" w:hAnsi="Tahoma" w:cs="Tahoma"/>
                <w:b/>
                <w:bCs/>
                <w:color w:val="000000"/>
                <w:sz w:val="18"/>
                <w:szCs w:val="18"/>
              </w:rPr>
              <w:t>Grupo</w:t>
            </w:r>
          </w:p>
        </w:tc>
        <w:tc>
          <w:tcPr>
            <w:tcW w:w="2181" w:type="dxa"/>
            <w:gridSpan w:val="2"/>
            <w:tcBorders>
              <w:top w:val="single" w:sz="4" w:space="0" w:color="auto"/>
              <w:left w:val="nil"/>
              <w:bottom w:val="single" w:sz="4" w:space="0" w:color="auto"/>
              <w:right w:val="single" w:sz="4" w:space="0" w:color="auto"/>
            </w:tcBorders>
            <w:shd w:val="clear" w:color="000000" w:fill="D9D9D9"/>
            <w:vAlign w:val="center"/>
            <w:hideMark/>
          </w:tcPr>
          <w:p w14:paraId="4AC622FC" w14:textId="77777777" w:rsidR="002A1F4E" w:rsidRPr="002A1F4E" w:rsidRDefault="002A1F4E">
            <w:pPr>
              <w:jc w:val="center"/>
              <w:rPr>
                <w:rFonts w:ascii="Tahoma" w:hAnsi="Tahoma" w:cs="Tahoma"/>
                <w:b/>
                <w:bCs/>
                <w:color w:val="000000"/>
                <w:sz w:val="18"/>
                <w:szCs w:val="18"/>
              </w:rPr>
            </w:pPr>
            <w:r w:rsidRPr="002A1F4E">
              <w:rPr>
                <w:rFonts w:ascii="Tahoma" w:hAnsi="Tahoma" w:cs="Tahoma"/>
                <w:b/>
                <w:bCs/>
                <w:color w:val="000000"/>
                <w:sz w:val="18"/>
                <w:szCs w:val="18"/>
              </w:rPr>
              <w:t>Item</w:t>
            </w:r>
          </w:p>
        </w:tc>
        <w:tc>
          <w:tcPr>
            <w:tcW w:w="1240" w:type="dxa"/>
            <w:tcBorders>
              <w:top w:val="single" w:sz="4" w:space="0" w:color="auto"/>
              <w:left w:val="nil"/>
              <w:bottom w:val="single" w:sz="4" w:space="0" w:color="auto"/>
              <w:right w:val="single" w:sz="4" w:space="0" w:color="auto"/>
            </w:tcBorders>
            <w:shd w:val="clear" w:color="000000" w:fill="D9D9D9"/>
            <w:vAlign w:val="center"/>
            <w:hideMark/>
          </w:tcPr>
          <w:p w14:paraId="2E38F0A5" w14:textId="77777777" w:rsidR="002A1F4E" w:rsidRPr="002A1F4E" w:rsidRDefault="002A1F4E">
            <w:pPr>
              <w:jc w:val="center"/>
              <w:rPr>
                <w:rFonts w:ascii="Tahoma" w:hAnsi="Tahoma" w:cs="Tahoma"/>
                <w:b/>
                <w:bCs/>
                <w:color w:val="000000"/>
                <w:sz w:val="18"/>
                <w:szCs w:val="18"/>
              </w:rPr>
            </w:pPr>
            <w:r w:rsidRPr="002A1F4E">
              <w:rPr>
                <w:rFonts w:ascii="Tahoma" w:hAnsi="Tahoma" w:cs="Tahoma"/>
                <w:b/>
                <w:bCs/>
                <w:color w:val="000000"/>
                <w:sz w:val="18"/>
                <w:szCs w:val="18"/>
              </w:rPr>
              <w:t>Quantidade estimada</w:t>
            </w:r>
          </w:p>
        </w:tc>
        <w:tc>
          <w:tcPr>
            <w:tcW w:w="1080" w:type="dxa"/>
            <w:tcBorders>
              <w:top w:val="single" w:sz="4" w:space="0" w:color="auto"/>
              <w:left w:val="nil"/>
              <w:bottom w:val="single" w:sz="4" w:space="0" w:color="auto"/>
              <w:right w:val="single" w:sz="4" w:space="0" w:color="auto"/>
            </w:tcBorders>
            <w:shd w:val="clear" w:color="000000" w:fill="D9D9D9"/>
            <w:vAlign w:val="center"/>
            <w:hideMark/>
          </w:tcPr>
          <w:p w14:paraId="5974AE46" w14:textId="77777777" w:rsidR="002A1F4E" w:rsidRPr="002A1F4E" w:rsidRDefault="002A1F4E">
            <w:pPr>
              <w:jc w:val="center"/>
              <w:rPr>
                <w:rFonts w:ascii="Tahoma" w:hAnsi="Tahoma" w:cs="Tahoma"/>
                <w:b/>
                <w:bCs/>
                <w:color w:val="000000"/>
                <w:sz w:val="18"/>
                <w:szCs w:val="18"/>
              </w:rPr>
            </w:pPr>
            <w:r w:rsidRPr="002A1F4E">
              <w:rPr>
                <w:rFonts w:ascii="Tahoma" w:hAnsi="Tahoma" w:cs="Tahoma"/>
                <w:b/>
                <w:bCs/>
                <w:color w:val="000000"/>
                <w:sz w:val="18"/>
                <w:szCs w:val="18"/>
              </w:rPr>
              <w:t>Unidade de medida</w:t>
            </w:r>
          </w:p>
        </w:tc>
        <w:tc>
          <w:tcPr>
            <w:tcW w:w="1360" w:type="dxa"/>
            <w:tcBorders>
              <w:top w:val="single" w:sz="4" w:space="0" w:color="auto"/>
              <w:left w:val="nil"/>
              <w:bottom w:val="single" w:sz="4" w:space="0" w:color="auto"/>
              <w:right w:val="single" w:sz="4" w:space="0" w:color="auto"/>
            </w:tcBorders>
            <w:shd w:val="clear" w:color="000000" w:fill="D9D9D9"/>
            <w:vAlign w:val="center"/>
            <w:hideMark/>
          </w:tcPr>
          <w:p w14:paraId="6C4EA671" w14:textId="77777777" w:rsidR="002A1F4E" w:rsidRPr="002A1F4E" w:rsidRDefault="002A1F4E">
            <w:pPr>
              <w:jc w:val="center"/>
              <w:rPr>
                <w:rFonts w:ascii="Tahoma" w:hAnsi="Tahoma" w:cs="Tahoma"/>
                <w:b/>
                <w:bCs/>
                <w:color w:val="000000"/>
                <w:sz w:val="18"/>
                <w:szCs w:val="18"/>
              </w:rPr>
            </w:pPr>
            <w:r w:rsidRPr="002A1F4E">
              <w:rPr>
                <w:rFonts w:ascii="Tahoma" w:hAnsi="Tahoma" w:cs="Tahoma"/>
                <w:b/>
                <w:bCs/>
                <w:color w:val="000000"/>
                <w:sz w:val="18"/>
                <w:szCs w:val="18"/>
              </w:rPr>
              <w:t>Valor Unitário (R$)</w:t>
            </w:r>
          </w:p>
        </w:tc>
        <w:tc>
          <w:tcPr>
            <w:tcW w:w="1360" w:type="dxa"/>
            <w:tcBorders>
              <w:top w:val="single" w:sz="4" w:space="0" w:color="auto"/>
              <w:left w:val="nil"/>
              <w:bottom w:val="single" w:sz="4" w:space="0" w:color="auto"/>
              <w:right w:val="single" w:sz="4" w:space="0" w:color="auto"/>
            </w:tcBorders>
            <w:shd w:val="clear" w:color="000000" w:fill="D9D9D9"/>
            <w:vAlign w:val="center"/>
            <w:hideMark/>
          </w:tcPr>
          <w:p w14:paraId="20543649" w14:textId="77777777" w:rsidR="002A1F4E" w:rsidRPr="002A1F4E" w:rsidRDefault="002A1F4E">
            <w:pPr>
              <w:jc w:val="center"/>
              <w:rPr>
                <w:rFonts w:ascii="Tahoma" w:hAnsi="Tahoma" w:cs="Tahoma"/>
                <w:b/>
                <w:bCs/>
                <w:color w:val="000000"/>
                <w:sz w:val="18"/>
                <w:szCs w:val="18"/>
              </w:rPr>
            </w:pPr>
            <w:r w:rsidRPr="002A1F4E">
              <w:rPr>
                <w:rFonts w:ascii="Tahoma" w:hAnsi="Tahoma" w:cs="Tahoma"/>
                <w:b/>
                <w:bCs/>
                <w:color w:val="000000"/>
                <w:sz w:val="18"/>
                <w:szCs w:val="18"/>
              </w:rPr>
              <w:t>Valor Total (R$)</w:t>
            </w:r>
          </w:p>
        </w:tc>
      </w:tr>
      <w:tr w:rsidR="002A1F4E" w:rsidRPr="002A1F4E" w14:paraId="310A58CC" w14:textId="77777777" w:rsidTr="002A1F4E">
        <w:trPr>
          <w:trHeight w:val="1123"/>
          <w:jc w:val="center"/>
        </w:trPr>
        <w:tc>
          <w:tcPr>
            <w:tcW w:w="704" w:type="dxa"/>
            <w:vMerge w:val="restart"/>
            <w:tcBorders>
              <w:top w:val="nil"/>
              <w:left w:val="single" w:sz="4" w:space="0" w:color="auto"/>
              <w:bottom w:val="single" w:sz="4" w:space="0" w:color="000000"/>
              <w:right w:val="single" w:sz="4" w:space="0" w:color="auto"/>
            </w:tcBorders>
            <w:noWrap/>
            <w:vAlign w:val="center"/>
            <w:hideMark/>
          </w:tcPr>
          <w:p w14:paraId="5221E9D1" w14:textId="77777777" w:rsidR="002A1F4E" w:rsidRPr="00F726A3" w:rsidRDefault="002A1F4E">
            <w:pPr>
              <w:jc w:val="center"/>
              <w:rPr>
                <w:rFonts w:ascii="Tahoma" w:hAnsi="Tahoma" w:cs="Tahoma"/>
                <w:color w:val="000000"/>
                <w:sz w:val="18"/>
                <w:szCs w:val="18"/>
              </w:rPr>
            </w:pPr>
            <w:r w:rsidRPr="00F726A3">
              <w:rPr>
                <w:rFonts w:ascii="Tahoma" w:hAnsi="Tahoma" w:cs="Tahoma"/>
                <w:color w:val="000000"/>
                <w:sz w:val="18"/>
                <w:szCs w:val="18"/>
              </w:rPr>
              <w:t>1</w:t>
            </w:r>
          </w:p>
        </w:tc>
        <w:tc>
          <w:tcPr>
            <w:tcW w:w="425" w:type="dxa"/>
            <w:tcBorders>
              <w:top w:val="nil"/>
              <w:left w:val="nil"/>
              <w:bottom w:val="single" w:sz="4" w:space="0" w:color="auto"/>
              <w:right w:val="single" w:sz="4" w:space="0" w:color="auto"/>
            </w:tcBorders>
            <w:noWrap/>
            <w:vAlign w:val="center"/>
            <w:hideMark/>
          </w:tcPr>
          <w:p w14:paraId="7A13E6CA" w14:textId="77777777" w:rsidR="002A1F4E" w:rsidRPr="00F726A3" w:rsidRDefault="002A1F4E">
            <w:pPr>
              <w:jc w:val="center"/>
              <w:rPr>
                <w:rFonts w:ascii="Tahoma" w:hAnsi="Tahoma" w:cs="Tahoma"/>
                <w:color w:val="000000"/>
                <w:sz w:val="18"/>
                <w:szCs w:val="18"/>
              </w:rPr>
            </w:pPr>
            <w:r w:rsidRPr="00F726A3">
              <w:rPr>
                <w:rFonts w:ascii="Tahoma" w:hAnsi="Tahoma" w:cs="Tahoma"/>
                <w:color w:val="000000"/>
                <w:sz w:val="18"/>
                <w:szCs w:val="18"/>
              </w:rPr>
              <w:t>1</w:t>
            </w:r>
          </w:p>
        </w:tc>
        <w:tc>
          <w:tcPr>
            <w:tcW w:w="1756" w:type="dxa"/>
            <w:tcBorders>
              <w:top w:val="nil"/>
              <w:left w:val="nil"/>
              <w:bottom w:val="single" w:sz="4" w:space="0" w:color="auto"/>
              <w:right w:val="single" w:sz="4" w:space="0" w:color="auto"/>
            </w:tcBorders>
            <w:vAlign w:val="center"/>
            <w:hideMark/>
          </w:tcPr>
          <w:p w14:paraId="6889DADA" w14:textId="77777777" w:rsidR="002A1F4E" w:rsidRPr="002A1F4E" w:rsidRDefault="002A1F4E" w:rsidP="002A1F4E">
            <w:pPr>
              <w:rPr>
                <w:rFonts w:ascii="Tahoma" w:hAnsi="Tahoma" w:cs="Tahoma"/>
                <w:color w:val="FF0000"/>
                <w:sz w:val="18"/>
                <w:szCs w:val="18"/>
              </w:rPr>
            </w:pPr>
            <w:r w:rsidRPr="002A1F4E">
              <w:rPr>
                <w:rFonts w:ascii="Tahoma" w:hAnsi="Tahoma" w:cs="Tahoma"/>
                <w:color w:val="FF0000"/>
                <w:sz w:val="18"/>
                <w:szCs w:val="18"/>
              </w:rPr>
              <w:t>Se houver apenas 1 item, escreva o objeto de forma bem resumida</w:t>
            </w:r>
          </w:p>
        </w:tc>
        <w:tc>
          <w:tcPr>
            <w:tcW w:w="1240" w:type="dxa"/>
            <w:tcBorders>
              <w:top w:val="nil"/>
              <w:left w:val="nil"/>
              <w:bottom w:val="single" w:sz="4" w:space="0" w:color="auto"/>
              <w:right w:val="single" w:sz="4" w:space="0" w:color="auto"/>
            </w:tcBorders>
            <w:noWrap/>
            <w:vAlign w:val="center"/>
            <w:hideMark/>
          </w:tcPr>
          <w:p w14:paraId="0B9DC69F" w14:textId="77777777" w:rsidR="002A1F4E" w:rsidRPr="002A1F4E" w:rsidRDefault="002A1F4E">
            <w:pPr>
              <w:jc w:val="center"/>
              <w:rPr>
                <w:rFonts w:ascii="Tahoma" w:hAnsi="Tahoma" w:cs="Tahoma"/>
                <w:color w:val="FF0000"/>
                <w:sz w:val="18"/>
                <w:szCs w:val="18"/>
              </w:rPr>
            </w:pPr>
            <w:r w:rsidRPr="002A1F4E">
              <w:rPr>
                <w:rFonts w:ascii="Tahoma" w:hAnsi="Tahoma" w:cs="Tahoma"/>
                <w:color w:val="FF0000"/>
                <w:sz w:val="18"/>
                <w:szCs w:val="18"/>
              </w:rPr>
              <w:t> </w:t>
            </w:r>
          </w:p>
        </w:tc>
        <w:tc>
          <w:tcPr>
            <w:tcW w:w="1080" w:type="dxa"/>
            <w:tcBorders>
              <w:top w:val="nil"/>
              <w:left w:val="nil"/>
              <w:bottom w:val="single" w:sz="4" w:space="0" w:color="auto"/>
              <w:right w:val="single" w:sz="4" w:space="0" w:color="auto"/>
            </w:tcBorders>
            <w:vAlign w:val="center"/>
            <w:hideMark/>
          </w:tcPr>
          <w:p w14:paraId="7B3863B7" w14:textId="77777777" w:rsidR="00ED1788" w:rsidRDefault="002A1F4E">
            <w:pPr>
              <w:jc w:val="center"/>
              <w:rPr>
                <w:rFonts w:ascii="Tahoma" w:hAnsi="Tahoma" w:cs="Tahoma"/>
                <w:color w:val="FF0000"/>
                <w:sz w:val="18"/>
                <w:szCs w:val="18"/>
              </w:rPr>
            </w:pPr>
            <w:r w:rsidRPr="001F7BD8">
              <w:rPr>
                <w:rFonts w:ascii="Tahoma" w:hAnsi="Tahoma" w:cs="Tahoma"/>
                <w:color w:val="FF0000"/>
                <w:sz w:val="18"/>
                <w:szCs w:val="18"/>
              </w:rPr>
              <w:t>Mês</w:t>
            </w:r>
            <w:r w:rsidRPr="001F7BD8">
              <w:rPr>
                <w:rFonts w:ascii="Tahoma" w:hAnsi="Tahoma" w:cs="Tahoma"/>
                <w:color w:val="FF0000"/>
                <w:sz w:val="18"/>
                <w:szCs w:val="18"/>
              </w:rPr>
              <w:br/>
              <w:t>Unidade</w:t>
            </w:r>
            <w:r w:rsidRPr="001F7BD8">
              <w:rPr>
                <w:rFonts w:ascii="Tahoma" w:hAnsi="Tahoma" w:cs="Tahoma"/>
                <w:color w:val="FF0000"/>
                <w:sz w:val="18"/>
                <w:szCs w:val="18"/>
              </w:rPr>
              <w:br/>
              <w:t>UST</w:t>
            </w:r>
          </w:p>
          <w:p w14:paraId="3ED98B0B" w14:textId="2F843C2B" w:rsidR="002A1F4E" w:rsidRPr="002A1F4E" w:rsidRDefault="00ED1788">
            <w:pPr>
              <w:jc w:val="center"/>
              <w:rPr>
                <w:rFonts w:ascii="Tahoma" w:hAnsi="Tahoma" w:cs="Tahoma"/>
                <w:color w:val="000000"/>
                <w:sz w:val="18"/>
                <w:szCs w:val="18"/>
              </w:rPr>
            </w:pPr>
            <w:r>
              <w:rPr>
                <w:rFonts w:ascii="Tahoma" w:hAnsi="Tahoma" w:cs="Tahoma"/>
                <w:color w:val="FF0000"/>
                <w:sz w:val="18"/>
                <w:szCs w:val="18"/>
              </w:rPr>
              <w:t>Posto</w:t>
            </w:r>
            <w:r w:rsidR="002A1F4E" w:rsidRPr="001F7BD8">
              <w:rPr>
                <w:rFonts w:ascii="Tahoma" w:hAnsi="Tahoma" w:cs="Tahoma"/>
                <w:color w:val="FF0000"/>
                <w:sz w:val="18"/>
                <w:szCs w:val="18"/>
              </w:rPr>
              <w:br/>
              <w:t>...</w:t>
            </w:r>
          </w:p>
        </w:tc>
        <w:tc>
          <w:tcPr>
            <w:tcW w:w="1360" w:type="dxa"/>
            <w:tcBorders>
              <w:top w:val="nil"/>
              <w:left w:val="nil"/>
              <w:bottom w:val="single" w:sz="4" w:space="0" w:color="auto"/>
              <w:right w:val="single" w:sz="4" w:space="0" w:color="auto"/>
            </w:tcBorders>
            <w:noWrap/>
            <w:vAlign w:val="center"/>
            <w:hideMark/>
          </w:tcPr>
          <w:p w14:paraId="3AB7F133" w14:textId="77777777" w:rsidR="002A1F4E" w:rsidRPr="002A1F4E" w:rsidRDefault="002A1F4E">
            <w:pPr>
              <w:jc w:val="center"/>
              <w:rPr>
                <w:rFonts w:ascii="Tahoma" w:hAnsi="Tahoma" w:cs="Tahoma"/>
                <w:color w:val="000000"/>
                <w:sz w:val="18"/>
                <w:szCs w:val="18"/>
              </w:rPr>
            </w:pPr>
            <w:r w:rsidRPr="002A1F4E">
              <w:rPr>
                <w:rFonts w:ascii="Tahoma" w:hAnsi="Tahoma" w:cs="Tahoma"/>
                <w:color w:val="000000"/>
                <w:sz w:val="18"/>
                <w:szCs w:val="18"/>
              </w:rPr>
              <w:t> </w:t>
            </w:r>
          </w:p>
        </w:tc>
        <w:tc>
          <w:tcPr>
            <w:tcW w:w="1360" w:type="dxa"/>
            <w:tcBorders>
              <w:top w:val="nil"/>
              <w:left w:val="nil"/>
              <w:bottom w:val="single" w:sz="4" w:space="0" w:color="auto"/>
              <w:right w:val="single" w:sz="4" w:space="0" w:color="auto"/>
            </w:tcBorders>
            <w:noWrap/>
            <w:vAlign w:val="center"/>
            <w:hideMark/>
          </w:tcPr>
          <w:p w14:paraId="3DAD00F4" w14:textId="77777777" w:rsidR="002A1F4E" w:rsidRPr="002A1F4E" w:rsidRDefault="002A1F4E">
            <w:pPr>
              <w:jc w:val="center"/>
              <w:rPr>
                <w:rFonts w:ascii="Tahoma" w:hAnsi="Tahoma" w:cs="Tahoma"/>
                <w:color w:val="000000"/>
                <w:sz w:val="18"/>
                <w:szCs w:val="18"/>
              </w:rPr>
            </w:pPr>
            <w:r w:rsidRPr="002A1F4E">
              <w:rPr>
                <w:rFonts w:ascii="Tahoma" w:hAnsi="Tahoma" w:cs="Tahoma"/>
                <w:color w:val="000000"/>
                <w:sz w:val="18"/>
                <w:szCs w:val="18"/>
              </w:rPr>
              <w:t> </w:t>
            </w:r>
          </w:p>
        </w:tc>
      </w:tr>
      <w:tr w:rsidR="002A1F4E" w:rsidRPr="002A1F4E" w14:paraId="4BF4EE66" w14:textId="77777777" w:rsidTr="002A1F4E">
        <w:trPr>
          <w:trHeight w:val="300"/>
          <w:jc w:val="center"/>
        </w:trPr>
        <w:tc>
          <w:tcPr>
            <w:tcW w:w="704" w:type="dxa"/>
            <w:vMerge/>
            <w:tcBorders>
              <w:top w:val="nil"/>
              <w:left w:val="single" w:sz="4" w:space="0" w:color="auto"/>
              <w:bottom w:val="single" w:sz="4" w:space="0" w:color="000000"/>
              <w:right w:val="single" w:sz="4" w:space="0" w:color="auto"/>
            </w:tcBorders>
            <w:vAlign w:val="center"/>
            <w:hideMark/>
          </w:tcPr>
          <w:p w14:paraId="74FD60E0" w14:textId="77777777" w:rsidR="002A1F4E" w:rsidRPr="00F726A3" w:rsidRDefault="002A1F4E">
            <w:pPr>
              <w:rPr>
                <w:rFonts w:ascii="Tahoma" w:hAnsi="Tahoma" w:cs="Tahoma"/>
                <w:color w:val="000000"/>
                <w:sz w:val="18"/>
                <w:szCs w:val="18"/>
              </w:rPr>
            </w:pPr>
          </w:p>
        </w:tc>
        <w:tc>
          <w:tcPr>
            <w:tcW w:w="425" w:type="dxa"/>
            <w:tcBorders>
              <w:top w:val="nil"/>
              <w:left w:val="nil"/>
              <w:bottom w:val="single" w:sz="4" w:space="0" w:color="auto"/>
              <w:right w:val="single" w:sz="4" w:space="0" w:color="auto"/>
            </w:tcBorders>
            <w:noWrap/>
            <w:vAlign w:val="center"/>
            <w:hideMark/>
          </w:tcPr>
          <w:p w14:paraId="377A5841" w14:textId="77777777" w:rsidR="002A1F4E" w:rsidRPr="00F726A3" w:rsidRDefault="002A1F4E">
            <w:pPr>
              <w:jc w:val="center"/>
              <w:rPr>
                <w:rFonts w:ascii="Tahoma" w:hAnsi="Tahoma" w:cs="Tahoma"/>
                <w:color w:val="000000"/>
                <w:sz w:val="18"/>
                <w:szCs w:val="18"/>
              </w:rPr>
            </w:pPr>
            <w:r w:rsidRPr="00F726A3">
              <w:rPr>
                <w:rFonts w:ascii="Tahoma" w:hAnsi="Tahoma" w:cs="Tahoma"/>
                <w:color w:val="000000"/>
                <w:sz w:val="18"/>
                <w:szCs w:val="18"/>
              </w:rPr>
              <w:t>2</w:t>
            </w:r>
          </w:p>
        </w:tc>
        <w:tc>
          <w:tcPr>
            <w:tcW w:w="1756" w:type="dxa"/>
            <w:tcBorders>
              <w:top w:val="nil"/>
              <w:left w:val="nil"/>
              <w:bottom w:val="single" w:sz="4" w:space="0" w:color="auto"/>
              <w:right w:val="single" w:sz="4" w:space="0" w:color="auto"/>
            </w:tcBorders>
            <w:vAlign w:val="center"/>
            <w:hideMark/>
          </w:tcPr>
          <w:p w14:paraId="6B987839" w14:textId="77777777" w:rsidR="002A1F4E" w:rsidRPr="002A1F4E" w:rsidRDefault="002A1F4E" w:rsidP="002A1F4E">
            <w:pPr>
              <w:rPr>
                <w:rFonts w:ascii="Tahoma" w:hAnsi="Tahoma" w:cs="Tahoma"/>
                <w:color w:val="FF0000"/>
                <w:sz w:val="18"/>
                <w:szCs w:val="18"/>
              </w:rPr>
            </w:pPr>
            <w:r w:rsidRPr="002A1F4E">
              <w:rPr>
                <w:rFonts w:ascii="Tahoma" w:hAnsi="Tahoma" w:cs="Tahoma"/>
                <w:color w:val="FF0000"/>
                <w:sz w:val="18"/>
                <w:szCs w:val="18"/>
              </w:rPr>
              <w:t> </w:t>
            </w:r>
          </w:p>
        </w:tc>
        <w:tc>
          <w:tcPr>
            <w:tcW w:w="1240" w:type="dxa"/>
            <w:tcBorders>
              <w:top w:val="nil"/>
              <w:left w:val="nil"/>
              <w:bottom w:val="single" w:sz="4" w:space="0" w:color="auto"/>
              <w:right w:val="single" w:sz="4" w:space="0" w:color="auto"/>
            </w:tcBorders>
            <w:noWrap/>
            <w:vAlign w:val="center"/>
            <w:hideMark/>
          </w:tcPr>
          <w:p w14:paraId="53490EE7" w14:textId="77777777" w:rsidR="002A1F4E" w:rsidRPr="002A1F4E" w:rsidRDefault="002A1F4E">
            <w:pPr>
              <w:jc w:val="center"/>
              <w:rPr>
                <w:rFonts w:ascii="Tahoma" w:hAnsi="Tahoma" w:cs="Tahoma"/>
                <w:color w:val="FF0000"/>
                <w:sz w:val="18"/>
                <w:szCs w:val="18"/>
              </w:rPr>
            </w:pPr>
            <w:r w:rsidRPr="002A1F4E">
              <w:rPr>
                <w:rFonts w:ascii="Tahoma" w:hAnsi="Tahoma" w:cs="Tahoma"/>
                <w:color w:val="FF0000"/>
                <w:sz w:val="18"/>
                <w:szCs w:val="18"/>
              </w:rPr>
              <w:t> </w:t>
            </w:r>
          </w:p>
        </w:tc>
        <w:tc>
          <w:tcPr>
            <w:tcW w:w="1080" w:type="dxa"/>
            <w:tcBorders>
              <w:top w:val="nil"/>
              <w:left w:val="nil"/>
              <w:bottom w:val="single" w:sz="4" w:space="0" w:color="auto"/>
              <w:right w:val="single" w:sz="4" w:space="0" w:color="auto"/>
            </w:tcBorders>
            <w:vAlign w:val="center"/>
            <w:hideMark/>
          </w:tcPr>
          <w:p w14:paraId="34CD98D9" w14:textId="77777777" w:rsidR="002A1F4E" w:rsidRPr="002A1F4E" w:rsidRDefault="002A1F4E">
            <w:pPr>
              <w:jc w:val="center"/>
              <w:rPr>
                <w:rFonts w:ascii="Tahoma" w:hAnsi="Tahoma" w:cs="Tahoma"/>
                <w:color w:val="000000"/>
                <w:sz w:val="18"/>
                <w:szCs w:val="18"/>
              </w:rPr>
            </w:pPr>
            <w:r w:rsidRPr="002A1F4E">
              <w:rPr>
                <w:rFonts w:ascii="Tahoma" w:hAnsi="Tahoma" w:cs="Tahoma"/>
                <w:color w:val="000000"/>
                <w:sz w:val="18"/>
                <w:szCs w:val="18"/>
              </w:rPr>
              <w:t> </w:t>
            </w:r>
          </w:p>
        </w:tc>
        <w:tc>
          <w:tcPr>
            <w:tcW w:w="1360" w:type="dxa"/>
            <w:tcBorders>
              <w:top w:val="nil"/>
              <w:left w:val="nil"/>
              <w:bottom w:val="single" w:sz="4" w:space="0" w:color="auto"/>
              <w:right w:val="single" w:sz="4" w:space="0" w:color="auto"/>
            </w:tcBorders>
            <w:noWrap/>
            <w:vAlign w:val="center"/>
            <w:hideMark/>
          </w:tcPr>
          <w:p w14:paraId="4E6D8A02" w14:textId="743DAB91" w:rsidR="002A1F4E" w:rsidRPr="002A1F4E" w:rsidRDefault="002A1F4E">
            <w:pPr>
              <w:jc w:val="center"/>
              <w:rPr>
                <w:rFonts w:ascii="Tahoma" w:hAnsi="Tahoma" w:cs="Tahoma"/>
                <w:color w:val="000000"/>
                <w:sz w:val="18"/>
                <w:szCs w:val="18"/>
              </w:rPr>
            </w:pPr>
          </w:p>
        </w:tc>
        <w:tc>
          <w:tcPr>
            <w:tcW w:w="1360" w:type="dxa"/>
            <w:tcBorders>
              <w:top w:val="nil"/>
              <w:left w:val="nil"/>
              <w:bottom w:val="single" w:sz="4" w:space="0" w:color="auto"/>
              <w:right w:val="single" w:sz="4" w:space="0" w:color="auto"/>
            </w:tcBorders>
            <w:noWrap/>
            <w:vAlign w:val="center"/>
            <w:hideMark/>
          </w:tcPr>
          <w:p w14:paraId="5B544C03" w14:textId="205D4854" w:rsidR="002A1F4E" w:rsidRPr="002A1F4E" w:rsidRDefault="002A1F4E">
            <w:pPr>
              <w:jc w:val="center"/>
              <w:rPr>
                <w:rFonts w:ascii="Tahoma" w:hAnsi="Tahoma" w:cs="Tahoma"/>
                <w:color w:val="000000"/>
                <w:sz w:val="18"/>
                <w:szCs w:val="18"/>
              </w:rPr>
            </w:pPr>
          </w:p>
        </w:tc>
      </w:tr>
      <w:tr w:rsidR="002A1F4E" w:rsidRPr="002A1F4E" w14:paraId="051EE31C" w14:textId="77777777" w:rsidTr="002A1F4E">
        <w:trPr>
          <w:trHeight w:val="300"/>
          <w:jc w:val="center"/>
        </w:trPr>
        <w:tc>
          <w:tcPr>
            <w:tcW w:w="704" w:type="dxa"/>
            <w:vMerge/>
            <w:tcBorders>
              <w:top w:val="nil"/>
              <w:left w:val="single" w:sz="4" w:space="0" w:color="auto"/>
              <w:bottom w:val="single" w:sz="4" w:space="0" w:color="000000"/>
              <w:right w:val="single" w:sz="4" w:space="0" w:color="auto"/>
            </w:tcBorders>
            <w:vAlign w:val="center"/>
            <w:hideMark/>
          </w:tcPr>
          <w:p w14:paraId="0E6A9AB2" w14:textId="77777777" w:rsidR="002A1F4E" w:rsidRPr="00F726A3" w:rsidRDefault="002A1F4E">
            <w:pPr>
              <w:rPr>
                <w:rFonts w:ascii="Tahoma" w:hAnsi="Tahoma" w:cs="Tahoma"/>
                <w:color w:val="000000"/>
                <w:sz w:val="18"/>
                <w:szCs w:val="18"/>
              </w:rPr>
            </w:pPr>
          </w:p>
        </w:tc>
        <w:tc>
          <w:tcPr>
            <w:tcW w:w="425" w:type="dxa"/>
            <w:tcBorders>
              <w:top w:val="nil"/>
              <w:left w:val="nil"/>
              <w:bottom w:val="single" w:sz="4" w:space="0" w:color="auto"/>
              <w:right w:val="single" w:sz="4" w:space="0" w:color="auto"/>
            </w:tcBorders>
            <w:noWrap/>
            <w:vAlign w:val="center"/>
            <w:hideMark/>
          </w:tcPr>
          <w:p w14:paraId="2ABD57C3" w14:textId="77777777" w:rsidR="002A1F4E" w:rsidRPr="00F726A3" w:rsidRDefault="002A1F4E">
            <w:pPr>
              <w:jc w:val="center"/>
              <w:rPr>
                <w:rFonts w:ascii="Tahoma" w:hAnsi="Tahoma" w:cs="Tahoma"/>
                <w:color w:val="000000"/>
                <w:sz w:val="18"/>
                <w:szCs w:val="18"/>
              </w:rPr>
            </w:pPr>
            <w:r w:rsidRPr="00F726A3">
              <w:rPr>
                <w:rFonts w:ascii="Tahoma" w:hAnsi="Tahoma" w:cs="Tahoma"/>
                <w:color w:val="000000"/>
                <w:sz w:val="18"/>
                <w:szCs w:val="18"/>
              </w:rPr>
              <w:t>3</w:t>
            </w:r>
          </w:p>
        </w:tc>
        <w:tc>
          <w:tcPr>
            <w:tcW w:w="1756" w:type="dxa"/>
            <w:tcBorders>
              <w:top w:val="nil"/>
              <w:left w:val="nil"/>
              <w:bottom w:val="single" w:sz="4" w:space="0" w:color="auto"/>
              <w:right w:val="single" w:sz="4" w:space="0" w:color="auto"/>
            </w:tcBorders>
            <w:vAlign w:val="center"/>
            <w:hideMark/>
          </w:tcPr>
          <w:p w14:paraId="3CDC970D" w14:textId="77777777" w:rsidR="002A1F4E" w:rsidRPr="002A1F4E" w:rsidRDefault="002A1F4E" w:rsidP="002A1F4E">
            <w:pPr>
              <w:rPr>
                <w:rFonts w:ascii="Tahoma" w:hAnsi="Tahoma" w:cs="Tahoma"/>
                <w:color w:val="FF0000"/>
                <w:sz w:val="18"/>
                <w:szCs w:val="18"/>
              </w:rPr>
            </w:pPr>
            <w:r w:rsidRPr="002A1F4E">
              <w:rPr>
                <w:rFonts w:ascii="Tahoma" w:hAnsi="Tahoma" w:cs="Tahoma"/>
                <w:color w:val="FF0000"/>
                <w:sz w:val="18"/>
                <w:szCs w:val="18"/>
              </w:rPr>
              <w:t> </w:t>
            </w:r>
          </w:p>
        </w:tc>
        <w:tc>
          <w:tcPr>
            <w:tcW w:w="1240" w:type="dxa"/>
            <w:tcBorders>
              <w:top w:val="nil"/>
              <w:left w:val="nil"/>
              <w:bottom w:val="single" w:sz="4" w:space="0" w:color="auto"/>
              <w:right w:val="single" w:sz="4" w:space="0" w:color="auto"/>
            </w:tcBorders>
            <w:noWrap/>
            <w:vAlign w:val="center"/>
            <w:hideMark/>
          </w:tcPr>
          <w:p w14:paraId="759BA4F0" w14:textId="77777777" w:rsidR="002A1F4E" w:rsidRPr="002A1F4E" w:rsidRDefault="002A1F4E">
            <w:pPr>
              <w:jc w:val="center"/>
              <w:rPr>
                <w:rFonts w:ascii="Tahoma" w:hAnsi="Tahoma" w:cs="Tahoma"/>
                <w:color w:val="FF0000"/>
                <w:sz w:val="18"/>
                <w:szCs w:val="18"/>
              </w:rPr>
            </w:pPr>
            <w:r w:rsidRPr="002A1F4E">
              <w:rPr>
                <w:rFonts w:ascii="Tahoma" w:hAnsi="Tahoma" w:cs="Tahoma"/>
                <w:color w:val="FF0000"/>
                <w:sz w:val="18"/>
                <w:szCs w:val="18"/>
              </w:rPr>
              <w:t> </w:t>
            </w:r>
          </w:p>
        </w:tc>
        <w:tc>
          <w:tcPr>
            <w:tcW w:w="1080" w:type="dxa"/>
            <w:tcBorders>
              <w:top w:val="nil"/>
              <w:left w:val="nil"/>
              <w:bottom w:val="single" w:sz="4" w:space="0" w:color="auto"/>
              <w:right w:val="single" w:sz="4" w:space="0" w:color="auto"/>
            </w:tcBorders>
            <w:vAlign w:val="center"/>
            <w:hideMark/>
          </w:tcPr>
          <w:p w14:paraId="6F137582" w14:textId="77777777" w:rsidR="002A1F4E" w:rsidRPr="002A1F4E" w:rsidRDefault="002A1F4E">
            <w:pPr>
              <w:jc w:val="center"/>
              <w:rPr>
                <w:rFonts w:ascii="Tahoma" w:hAnsi="Tahoma" w:cs="Tahoma"/>
                <w:color w:val="000000"/>
                <w:sz w:val="18"/>
                <w:szCs w:val="18"/>
              </w:rPr>
            </w:pPr>
            <w:r w:rsidRPr="002A1F4E">
              <w:rPr>
                <w:rFonts w:ascii="Tahoma" w:hAnsi="Tahoma" w:cs="Tahoma"/>
                <w:color w:val="000000"/>
                <w:sz w:val="18"/>
                <w:szCs w:val="18"/>
              </w:rPr>
              <w:t> </w:t>
            </w:r>
          </w:p>
        </w:tc>
        <w:tc>
          <w:tcPr>
            <w:tcW w:w="1360" w:type="dxa"/>
            <w:tcBorders>
              <w:top w:val="nil"/>
              <w:left w:val="nil"/>
              <w:bottom w:val="single" w:sz="4" w:space="0" w:color="auto"/>
              <w:right w:val="single" w:sz="4" w:space="0" w:color="auto"/>
            </w:tcBorders>
            <w:noWrap/>
            <w:vAlign w:val="center"/>
            <w:hideMark/>
          </w:tcPr>
          <w:p w14:paraId="588FF2D6" w14:textId="4E86BA7C" w:rsidR="002A1F4E" w:rsidRPr="002A1F4E" w:rsidRDefault="002A1F4E">
            <w:pPr>
              <w:jc w:val="center"/>
              <w:rPr>
                <w:rFonts w:ascii="Tahoma" w:hAnsi="Tahoma" w:cs="Tahoma"/>
                <w:color w:val="000000"/>
                <w:sz w:val="18"/>
                <w:szCs w:val="18"/>
              </w:rPr>
            </w:pPr>
          </w:p>
        </w:tc>
        <w:tc>
          <w:tcPr>
            <w:tcW w:w="1360" w:type="dxa"/>
            <w:tcBorders>
              <w:top w:val="nil"/>
              <w:left w:val="nil"/>
              <w:bottom w:val="single" w:sz="4" w:space="0" w:color="auto"/>
              <w:right w:val="single" w:sz="4" w:space="0" w:color="auto"/>
            </w:tcBorders>
            <w:noWrap/>
            <w:vAlign w:val="center"/>
            <w:hideMark/>
          </w:tcPr>
          <w:p w14:paraId="2563EA43" w14:textId="7E56C360" w:rsidR="002A1F4E" w:rsidRPr="002A1F4E" w:rsidRDefault="002A1F4E">
            <w:pPr>
              <w:jc w:val="center"/>
              <w:rPr>
                <w:rFonts w:ascii="Tahoma" w:hAnsi="Tahoma" w:cs="Tahoma"/>
                <w:color w:val="000000"/>
                <w:sz w:val="18"/>
                <w:szCs w:val="18"/>
              </w:rPr>
            </w:pPr>
          </w:p>
        </w:tc>
      </w:tr>
      <w:tr w:rsidR="002A1F4E" w:rsidRPr="002A1F4E" w14:paraId="70662A0C" w14:textId="77777777" w:rsidTr="002A1F4E">
        <w:trPr>
          <w:trHeight w:val="300"/>
          <w:jc w:val="center"/>
        </w:trPr>
        <w:tc>
          <w:tcPr>
            <w:tcW w:w="704" w:type="dxa"/>
            <w:vMerge w:val="restart"/>
            <w:tcBorders>
              <w:top w:val="nil"/>
              <w:left w:val="single" w:sz="4" w:space="0" w:color="auto"/>
              <w:bottom w:val="single" w:sz="4" w:space="0" w:color="000000"/>
              <w:right w:val="single" w:sz="4" w:space="0" w:color="auto"/>
            </w:tcBorders>
            <w:noWrap/>
            <w:vAlign w:val="center"/>
            <w:hideMark/>
          </w:tcPr>
          <w:p w14:paraId="0CFB69B0" w14:textId="77777777" w:rsidR="002A1F4E" w:rsidRPr="00F726A3" w:rsidRDefault="002A1F4E">
            <w:pPr>
              <w:jc w:val="center"/>
              <w:rPr>
                <w:rFonts w:ascii="Tahoma" w:hAnsi="Tahoma" w:cs="Tahoma"/>
                <w:color w:val="000000"/>
                <w:sz w:val="18"/>
                <w:szCs w:val="18"/>
              </w:rPr>
            </w:pPr>
            <w:r w:rsidRPr="00F726A3">
              <w:rPr>
                <w:rFonts w:ascii="Tahoma" w:hAnsi="Tahoma" w:cs="Tahoma"/>
                <w:color w:val="000000"/>
                <w:sz w:val="18"/>
                <w:szCs w:val="18"/>
              </w:rPr>
              <w:t>2</w:t>
            </w:r>
          </w:p>
        </w:tc>
        <w:tc>
          <w:tcPr>
            <w:tcW w:w="425" w:type="dxa"/>
            <w:tcBorders>
              <w:top w:val="nil"/>
              <w:left w:val="nil"/>
              <w:bottom w:val="single" w:sz="4" w:space="0" w:color="auto"/>
              <w:right w:val="single" w:sz="4" w:space="0" w:color="auto"/>
            </w:tcBorders>
            <w:noWrap/>
            <w:vAlign w:val="center"/>
            <w:hideMark/>
          </w:tcPr>
          <w:p w14:paraId="2412477A" w14:textId="77777777" w:rsidR="002A1F4E" w:rsidRPr="00F726A3" w:rsidRDefault="002A1F4E">
            <w:pPr>
              <w:jc w:val="center"/>
              <w:rPr>
                <w:rFonts w:ascii="Tahoma" w:hAnsi="Tahoma" w:cs="Tahoma"/>
                <w:color w:val="000000"/>
                <w:sz w:val="18"/>
                <w:szCs w:val="18"/>
              </w:rPr>
            </w:pPr>
            <w:r w:rsidRPr="00F726A3">
              <w:rPr>
                <w:rFonts w:ascii="Tahoma" w:hAnsi="Tahoma" w:cs="Tahoma"/>
                <w:color w:val="000000"/>
                <w:sz w:val="18"/>
                <w:szCs w:val="18"/>
              </w:rPr>
              <w:t>4</w:t>
            </w:r>
          </w:p>
        </w:tc>
        <w:tc>
          <w:tcPr>
            <w:tcW w:w="1756" w:type="dxa"/>
            <w:tcBorders>
              <w:top w:val="nil"/>
              <w:left w:val="nil"/>
              <w:bottom w:val="single" w:sz="4" w:space="0" w:color="auto"/>
              <w:right w:val="single" w:sz="4" w:space="0" w:color="auto"/>
            </w:tcBorders>
            <w:noWrap/>
            <w:vAlign w:val="center"/>
            <w:hideMark/>
          </w:tcPr>
          <w:p w14:paraId="6C4CD22F" w14:textId="77777777" w:rsidR="002A1F4E" w:rsidRPr="00F726A3" w:rsidRDefault="002A1F4E" w:rsidP="002A1F4E">
            <w:pPr>
              <w:rPr>
                <w:rFonts w:ascii="Tahoma" w:hAnsi="Tahoma" w:cs="Tahoma"/>
                <w:color w:val="000000"/>
                <w:sz w:val="18"/>
                <w:szCs w:val="18"/>
              </w:rPr>
            </w:pPr>
            <w:r w:rsidRPr="00F726A3">
              <w:rPr>
                <w:rFonts w:ascii="Tahoma" w:hAnsi="Tahoma" w:cs="Tahoma"/>
                <w:color w:val="000000"/>
                <w:sz w:val="18"/>
                <w:szCs w:val="18"/>
              </w:rPr>
              <w:t> </w:t>
            </w:r>
          </w:p>
        </w:tc>
        <w:tc>
          <w:tcPr>
            <w:tcW w:w="1240" w:type="dxa"/>
            <w:tcBorders>
              <w:top w:val="nil"/>
              <w:left w:val="nil"/>
              <w:bottom w:val="single" w:sz="4" w:space="0" w:color="auto"/>
              <w:right w:val="single" w:sz="4" w:space="0" w:color="auto"/>
            </w:tcBorders>
            <w:noWrap/>
            <w:vAlign w:val="center"/>
            <w:hideMark/>
          </w:tcPr>
          <w:p w14:paraId="5A283E1F" w14:textId="77777777" w:rsidR="002A1F4E" w:rsidRPr="00F726A3" w:rsidRDefault="002A1F4E">
            <w:pPr>
              <w:jc w:val="center"/>
              <w:rPr>
                <w:rFonts w:ascii="Tahoma" w:hAnsi="Tahoma" w:cs="Tahoma"/>
                <w:color w:val="000000"/>
                <w:sz w:val="18"/>
                <w:szCs w:val="18"/>
              </w:rPr>
            </w:pPr>
            <w:r w:rsidRPr="00F726A3">
              <w:rPr>
                <w:rFonts w:ascii="Tahoma" w:hAnsi="Tahoma" w:cs="Tahoma"/>
                <w:color w:val="000000"/>
                <w:sz w:val="18"/>
                <w:szCs w:val="18"/>
              </w:rPr>
              <w:t> </w:t>
            </w:r>
          </w:p>
        </w:tc>
        <w:tc>
          <w:tcPr>
            <w:tcW w:w="1080" w:type="dxa"/>
            <w:tcBorders>
              <w:top w:val="nil"/>
              <w:left w:val="nil"/>
              <w:bottom w:val="single" w:sz="4" w:space="0" w:color="auto"/>
              <w:right w:val="single" w:sz="4" w:space="0" w:color="auto"/>
            </w:tcBorders>
            <w:noWrap/>
            <w:vAlign w:val="center"/>
            <w:hideMark/>
          </w:tcPr>
          <w:p w14:paraId="54E41E93" w14:textId="77777777" w:rsidR="002A1F4E" w:rsidRPr="00F726A3" w:rsidRDefault="002A1F4E">
            <w:pPr>
              <w:jc w:val="center"/>
              <w:rPr>
                <w:rFonts w:ascii="Tahoma" w:hAnsi="Tahoma" w:cs="Tahoma"/>
                <w:color w:val="000000"/>
                <w:sz w:val="18"/>
                <w:szCs w:val="18"/>
              </w:rPr>
            </w:pPr>
            <w:r w:rsidRPr="00F726A3">
              <w:rPr>
                <w:rFonts w:ascii="Tahoma" w:hAnsi="Tahoma" w:cs="Tahoma"/>
                <w:color w:val="000000"/>
                <w:sz w:val="18"/>
                <w:szCs w:val="18"/>
              </w:rPr>
              <w:t> </w:t>
            </w:r>
          </w:p>
        </w:tc>
        <w:tc>
          <w:tcPr>
            <w:tcW w:w="1360" w:type="dxa"/>
            <w:tcBorders>
              <w:top w:val="nil"/>
              <w:left w:val="nil"/>
              <w:bottom w:val="single" w:sz="4" w:space="0" w:color="auto"/>
              <w:right w:val="single" w:sz="4" w:space="0" w:color="auto"/>
            </w:tcBorders>
            <w:noWrap/>
            <w:vAlign w:val="center"/>
            <w:hideMark/>
          </w:tcPr>
          <w:p w14:paraId="4E75DC25" w14:textId="383E33F0" w:rsidR="002A1F4E" w:rsidRPr="00F726A3" w:rsidRDefault="002A1F4E">
            <w:pPr>
              <w:jc w:val="center"/>
              <w:rPr>
                <w:rFonts w:ascii="Tahoma" w:hAnsi="Tahoma" w:cs="Tahoma"/>
                <w:color w:val="000000"/>
                <w:sz w:val="18"/>
                <w:szCs w:val="18"/>
              </w:rPr>
            </w:pPr>
          </w:p>
        </w:tc>
        <w:tc>
          <w:tcPr>
            <w:tcW w:w="1360" w:type="dxa"/>
            <w:tcBorders>
              <w:top w:val="nil"/>
              <w:left w:val="nil"/>
              <w:bottom w:val="single" w:sz="4" w:space="0" w:color="auto"/>
              <w:right w:val="single" w:sz="4" w:space="0" w:color="auto"/>
            </w:tcBorders>
            <w:noWrap/>
            <w:vAlign w:val="center"/>
            <w:hideMark/>
          </w:tcPr>
          <w:p w14:paraId="1A8B631E" w14:textId="75881BB2" w:rsidR="002A1F4E" w:rsidRPr="00F726A3" w:rsidRDefault="002A1F4E">
            <w:pPr>
              <w:jc w:val="center"/>
              <w:rPr>
                <w:rFonts w:ascii="Tahoma" w:hAnsi="Tahoma" w:cs="Tahoma"/>
                <w:color w:val="000000"/>
                <w:sz w:val="18"/>
                <w:szCs w:val="18"/>
              </w:rPr>
            </w:pPr>
          </w:p>
        </w:tc>
      </w:tr>
      <w:tr w:rsidR="002A1F4E" w:rsidRPr="002A1F4E" w14:paraId="29ECA9A3" w14:textId="77777777" w:rsidTr="002A1F4E">
        <w:trPr>
          <w:trHeight w:val="300"/>
          <w:jc w:val="center"/>
        </w:trPr>
        <w:tc>
          <w:tcPr>
            <w:tcW w:w="704" w:type="dxa"/>
            <w:vMerge/>
            <w:tcBorders>
              <w:top w:val="nil"/>
              <w:left w:val="single" w:sz="4" w:space="0" w:color="auto"/>
              <w:bottom w:val="single" w:sz="4" w:space="0" w:color="000000"/>
              <w:right w:val="single" w:sz="4" w:space="0" w:color="auto"/>
            </w:tcBorders>
            <w:vAlign w:val="center"/>
            <w:hideMark/>
          </w:tcPr>
          <w:p w14:paraId="1A67F863" w14:textId="77777777" w:rsidR="002A1F4E" w:rsidRPr="00F726A3" w:rsidRDefault="002A1F4E">
            <w:pPr>
              <w:rPr>
                <w:rFonts w:ascii="Tahoma" w:hAnsi="Tahoma" w:cs="Tahoma"/>
                <w:color w:val="000000"/>
                <w:sz w:val="18"/>
                <w:szCs w:val="18"/>
              </w:rPr>
            </w:pPr>
          </w:p>
        </w:tc>
        <w:tc>
          <w:tcPr>
            <w:tcW w:w="425" w:type="dxa"/>
            <w:tcBorders>
              <w:top w:val="nil"/>
              <w:left w:val="nil"/>
              <w:bottom w:val="single" w:sz="4" w:space="0" w:color="auto"/>
              <w:right w:val="single" w:sz="4" w:space="0" w:color="auto"/>
            </w:tcBorders>
            <w:noWrap/>
            <w:vAlign w:val="center"/>
            <w:hideMark/>
          </w:tcPr>
          <w:p w14:paraId="21B0A258" w14:textId="77777777" w:rsidR="002A1F4E" w:rsidRPr="00F726A3" w:rsidRDefault="002A1F4E">
            <w:pPr>
              <w:jc w:val="center"/>
              <w:rPr>
                <w:rFonts w:ascii="Tahoma" w:hAnsi="Tahoma" w:cs="Tahoma"/>
                <w:color w:val="000000"/>
                <w:sz w:val="18"/>
                <w:szCs w:val="18"/>
              </w:rPr>
            </w:pPr>
            <w:r w:rsidRPr="00F726A3">
              <w:rPr>
                <w:rFonts w:ascii="Tahoma" w:hAnsi="Tahoma" w:cs="Tahoma"/>
                <w:color w:val="000000"/>
                <w:sz w:val="18"/>
                <w:szCs w:val="18"/>
              </w:rPr>
              <w:t>5</w:t>
            </w:r>
          </w:p>
        </w:tc>
        <w:tc>
          <w:tcPr>
            <w:tcW w:w="1756" w:type="dxa"/>
            <w:tcBorders>
              <w:top w:val="nil"/>
              <w:left w:val="nil"/>
              <w:bottom w:val="single" w:sz="4" w:space="0" w:color="auto"/>
              <w:right w:val="single" w:sz="4" w:space="0" w:color="auto"/>
            </w:tcBorders>
            <w:noWrap/>
            <w:vAlign w:val="center"/>
            <w:hideMark/>
          </w:tcPr>
          <w:p w14:paraId="1050BC2D" w14:textId="77777777" w:rsidR="002A1F4E" w:rsidRPr="00F726A3" w:rsidRDefault="002A1F4E" w:rsidP="002A1F4E">
            <w:pPr>
              <w:rPr>
                <w:rFonts w:ascii="Tahoma" w:hAnsi="Tahoma" w:cs="Tahoma"/>
                <w:color w:val="000000"/>
                <w:sz w:val="18"/>
                <w:szCs w:val="18"/>
              </w:rPr>
            </w:pPr>
            <w:r w:rsidRPr="00F726A3">
              <w:rPr>
                <w:rFonts w:ascii="Tahoma" w:hAnsi="Tahoma" w:cs="Tahoma"/>
                <w:color w:val="000000"/>
                <w:sz w:val="18"/>
                <w:szCs w:val="18"/>
              </w:rPr>
              <w:t> </w:t>
            </w:r>
          </w:p>
        </w:tc>
        <w:tc>
          <w:tcPr>
            <w:tcW w:w="1240" w:type="dxa"/>
            <w:tcBorders>
              <w:top w:val="nil"/>
              <w:left w:val="nil"/>
              <w:bottom w:val="single" w:sz="4" w:space="0" w:color="auto"/>
              <w:right w:val="single" w:sz="4" w:space="0" w:color="auto"/>
            </w:tcBorders>
            <w:noWrap/>
            <w:vAlign w:val="center"/>
            <w:hideMark/>
          </w:tcPr>
          <w:p w14:paraId="044FB24A" w14:textId="77777777" w:rsidR="002A1F4E" w:rsidRPr="00F726A3" w:rsidRDefault="002A1F4E">
            <w:pPr>
              <w:jc w:val="center"/>
              <w:rPr>
                <w:rFonts w:ascii="Tahoma" w:hAnsi="Tahoma" w:cs="Tahoma"/>
                <w:color w:val="000000"/>
                <w:sz w:val="18"/>
                <w:szCs w:val="18"/>
              </w:rPr>
            </w:pPr>
            <w:r w:rsidRPr="00F726A3">
              <w:rPr>
                <w:rFonts w:ascii="Tahoma" w:hAnsi="Tahoma" w:cs="Tahoma"/>
                <w:color w:val="000000"/>
                <w:sz w:val="18"/>
                <w:szCs w:val="18"/>
              </w:rPr>
              <w:t> </w:t>
            </w:r>
          </w:p>
        </w:tc>
        <w:tc>
          <w:tcPr>
            <w:tcW w:w="1080" w:type="dxa"/>
            <w:tcBorders>
              <w:top w:val="nil"/>
              <w:left w:val="nil"/>
              <w:bottom w:val="single" w:sz="4" w:space="0" w:color="auto"/>
              <w:right w:val="single" w:sz="4" w:space="0" w:color="auto"/>
            </w:tcBorders>
            <w:noWrap/>
            <w:vAlign w:val="center"/>
            <w:hideMark/>
          </w:tcPr>
          <w:p w14:paraId="00776D3F" w14:textId="77777777" w:rsidR="002A1F4E" w:rsidRPr="00F726A3" w:rsidRDefault="002A1F4E">
            <w:pPr>
              <w:jc w:val="center"/>
              <w:rPr>
                <w:rFonts w:ascii="Tahoma" w:hAnsi="Tahoma" w:cs="Tahoma"/>
                <w:color w:val="000000"/>
                <w:sz w:val="18"/>
                <w:szCs w:val="18"/>
              </w:rPr>
            </w:pPr>
            <w:r w:rsidRPr="00F726A3">
              <w:rPr>
                <w:rFonts w:ascii="Tahoma" w:hAnsi="Tahoma" w:cs="Tahoma"/>
                <w:color w:val="000000"/>
                <w:sz w:val="18"/>
                <w:szCs w:val="18"/>
              </w:rPr>
              <w:t> </w:t>
            </w:r>
          </w:p>
        </w:tc>
        <w:tc>
          <w:tcPr>
            <w:tcW w:w="1360" w:type="dxa"/>
            <w:tcBorders>
              <w:top w:val="nil"/>
              <w:left w:val="nil"/>
              <w:bottom w:val="single" w:sz="4" w:space="0" w:color="auto"/>
              <w:right w:val="single" w:sz="4" w:space="0" w:color="auto"/>
            </w:tcBorders>
            <w:noWrap/>
            <w:vAlign w:val="center"/>
            <w:hideMark/>
          </w:tcPr>
          <w:p w14:paraId="00A6AB62" w14:textId="6133A021" w:rsidR="002A1F4E" w:rsidRPr="00F726A3" w:rsidRDefault="002A1F4E">
            <w:pPr>
              <w:jc w:val="center"/>
              <w:rPr>
                <w:rFonts w:ascii="Tahoma" w:hAnsi="Tahoma" w:cs="Tahoma"/>
                <w:color w:val="000000"/>
                <w:sz w:val="18"/>
                <w:szCs w:val="18"/>
              </w:rPr>
            </w:pPr>
          </w:p>
        </w:tc>
        <w:tc>
          <w:tcPr>
            <w:tcW w:w="1360" w:type="dxa"/>
            <w:tcBorders>
              <w:top w:val="nil"/>
              <w:left w:val="nil"/>
              <w:bottom w:val="single" w:sz="4" w:space="0" w:color="auto"/>
              <w:right w:val="single" w:sz="4" w:space="0" w:color="auto"/>
            </w:tcBorders>
            <w:noWrap/>
            <w:vAlign w:val="center"/>
            <w:hideMark/>
          </w:tcPr>
          <w:p w14:paraId="15098980" w14:textId="097E2185" w:rsidR="002A1F4E" w:rsidRPr="00F726A3" w:rsidRDefault="002A1F4E">
            <w:pPr>
              <w:jc w:val="center"/>
              <w:rPr>
                <w:rFonts w:ascii="Tahoma" w:hAnsi="Tahoma" w:cs="Tahoma"/>
                <w:color w:val="000000"/>
                <w:sz w:val="18"/>
                <w:szCs w:val="18"/>
              </w:rPr>
            </w:pPr>
          </w:p>
        </w:tc>
      </w:tr>
    </w:tbl>
    <w:p w14:paraId="7E88A332" w14:textId="77777777" w:rsidR="009F2BB3" w:rsidRPr="00D21FAC" w:rsidRDefault="009F2BB3" w:rsidP="00D81E8C">
      <w:pPr>
        <w:tabs>
          <w:tab w:val="left" w:pos="0"/>
          <w:tab w:val="left" w:pos="1276"/>
        </w:tabs>
        <w:autoSpaceDE w:val="0"/>
        <w:autoSpaceDN w:val="0"/>
        <w:adjustRightInd w:val="0"/>
        <w:spacing w:after="120" w:line="360" w:lineRule="auto"/>
        <w:ind w:right="-1"/>
        <w:jc w:val="both"/>
        <w:rPr>
          <w:rFonts w:ascii="Tahoma" w:hAnsi="Tahoma" w:cs="Tahoma"/>
          <w:bCs/>
          <w:color w:val="FF0000"/>
          <w:sz w:val="18"/>
          <w:szCs w:val="18"/>
        </w:rPr>
      </w:pPr>
    </w:p>
    <w:tbl>
      <w:tblPr>
        <w:tblW w:w="7938" w:type="dxa"/>
        <w:jc w:val="center"/>
        <w:tblCellMar>
          <w:left w:w="70" w:type="dxa"/>
          <w:right w:w="70" w:type="dxa"/>
        </w:tblCellMar>
        <w:tblLook w:val="04A0" w:firstRow="1" w:lastRow="0" w:firstColumn="1" w:lastColumn="0" w:noHBand="0" w:noVBand="1"/>
      </w:tblPr>
      <w:tblGrid>
        <w:gridCol w:w="3092"/>
        <w:gridCol w:w="1449"/>
        <w:gridCol w:w="1980"/>
        <w:gridCol w:w="1417"/>
      </w:tblGrid>
      <w:tr w:rsidR="0073263C" w:rsidRPr="00D81E8C" w14:paraId="3742AF10" w14:textId="77777777" w:rsidTr="00ED1788">
        <w:trPr>
          <w:trHeight w:val="271"/>
          <w:jc w:val="center"/>
        </w:trPr>
        <w:tc>
          <w:tcPr>
            <w:tcW w:w="3092" w:type="dxa"/>
            <w:vAlign w:val="center"/>
          </w:tcPr>
          <w:p w14:paraId="18D67993" w14:textId="77777777" w:rsidR="0073263C" w:rsidRPr="00D81E8C" w:rsidRDefault="0073263C" w:rsidP="00D81E8C">
            <w:pPr>
              <w:tabs>
                <w:tab w:val="left" w:pos="0"/>
              </w:tabs>
              <w:spacing w:after="120" w:line="360" w:lineRule="auto"/>
              <w:ind w:right="-1"/>
              <w:rPr>
                <w:rFonts w:ascii="Tahoma" w:hAnsi="Tahoma" w:cs="Tahoma"/>
                <w:color w:val="FF0000"/>
                <w:sz w:val="18"/>
                <w:szCs w:val="18"/>
              </w:rPr>
            </w:pPr>
          </w:p>
        </w:tc>
        <w:tc>
          <w:tcPr>
            <w:tcW w:w="1449" w:type="dxa"/>
            <w:tcBorders>
              <w:right w:val="single" w:sz="4" w:space="0" w:color="auto"/>
            </w:tcBorders>
            <w:vAlign w:val="center"/>
          </w:tcPr>
          <w:p w14:paraId="6A4E476D" w14:textId="77777777" w:rsidR="0073263C" w:rsidRPr="00914BF0" w:rsidRDefault="0073263C" w:rsidP="00D81E8C">
            <w:pPr>
              <w:tabs>
                <w:tab w:val="left" w:pos="0"/>
              </w:tabs>
              <w:spacing w:after="120" w:line="360" w:lineRule="auto"/>
              <w:ind w:right="-1"/>
              <w:jc w:val="center"/>
              <w:rPr>
                <w:rFonts w:ascii="Tahoma" w:hAnsi="Tahoma" w:cs="Tahoma"/>
                <w:b/>
                <w:color w:val="000000"/>
                <w:sz w:val="18"/>
                <w:szCs w:val="18"/>
              </w:rPr>
            </w:pPr>
          </w:p>
        </w:tc>
        <w:tc>
          <w:tcPr>
            <w:tcW w:w="1980" w:type="dxa"/>
            <w:tcBorders>
              <w:top w:val="single" w:sz="4" w:space="0" w:color="auto"/>
              <w:left w:val="single" w:sz="4" w:space="0" w:color="auto"/>
              <w:bottom w:val="single" w:sz="4" w:space="0" w:color="auto"/>
              <w:right w:val="single" w:sz="4" w:space="0" w:color="auto"/>
            </w:tcBorders>
            <w:noWrap/>
            <w:vAlign w:val="center"/>
          </w:tcPr>
          <w:p w14:paraId="7702B1AC" w14:textId="1968F366" w:rsidR="0073263C" w:rsidRPr="00914BF0" w:rsidRDefault="0073263C" w:rsidP="00D81E8C">
            <w:pPr>
              <w:tabs>
                <w:tab w:val="left" w:pos="0"/>
              </w:tabs>
              <w:spacing w:after="120" w:line="360" w:lineRule="auto"/>
              <w:ind w:right="-1"/>
              <w:jc w:val="center"/>
              <w:rPr>
                <w:rFonts w:ascii="Tahoma" w:hAnsi="Tahoma" w:cs="Tahoma"/>
                <w:b/>
                <w:color w:val="000000"/>
                <w:sz w:val="18"/>
                <w:szCs w:val="18"/>
              </w:rPr>
            </w:pPr>
            <w:r w:rsidRPr="00914BF0">
              <w:rPr>
                <w:rFonts w:ascii="Tahoma" w:hAnsi="Tahoma" w:cs="Tahoma"/>
                <w:b/>
                <w:color w:val="000000"/>
                <w:sz w:val="18"/>
                <w:szCs w:val="18"/>
              </w:rPr>
              <w:t>Valor Global</w:t>
            </w:r>
          </w:p>
        </w:tc>
        <w:tc>
          <w:tcPr>
            <w:tcW w:w="1417" w:type="dxa"/>
            <w:tcBorders>
              <w:top w:val="single" w:sz="4" w:space="0" w:color="auto"/>
              <w:left w:val="nil"/>
              <w:bottom w:val="single" w:sz="4" w:space="0" w:color="auto"/>
              <w:right w:val="single" w:sz="4" w:space="0" w:color="auto"/>
            </w:tcBorders>
            <w:noWrap/>
            <w:vAlign w:val="center"/>
          </w:tcPr>
          <w:p w14:paraId="3D67194F" w14:textId="77777777" w:rsidR="0073263C" w:rsidRPr="00D81E8C" w:rsidRDefault="0073263C" w:rsidP="00D81E8C">
            <w:pPr>
              <w:tabs>
                <w:tab w:val="left" w:pos="0"/>
              </w:tabs>
              <w:spacing w:after="120" w:line="360" w:lineRule="auto"/>
              <w:ind w:right="-1"/>
              <w:jc w:val="center"/>
              <w:rPr>
                <w:rFonts w:ascii="Tahoma" w:hAnsi="Tahoma" w:cs="Tahoma"/>
                <w:color w:val="000000"/>
                <w:sz w:val="18"/>
                <w:szCs w:val="18"/>
              </w:rPr>
            </w:pPr>
          </w:p>
        </w:tc>
      </w:tr>
    </w:tbl>
    <w:p w14:paraId="1442B79B" w14:textId="77777777" w:rsidR="00207D6F" w:rsidRPr="00D81E8C" w:rsidRDefault="00207D6F" w:rsidP="00D81E8C">
      <w:pPr>
        <w:tabs>
          <w:tab w:val="left" w:pos="0"/>
          <w:tab w:val="left" w:pos="1276"/>
        </w:tabs>
        <w:autoSpaceDE w:val="0"/>
        <w:autoSpaceDN w:val="0"/>
        <w:adjustRightInd w:val="0"/>
        <w:spacing w:after="120" w:line="360" w:lineRule="auto"/>
        <w:ind w:right="-1"/>
        <w:jc w:val="both"/>
        <w:rPr>
          <w:rFonts w:ascii="Tahoma" w:hAnsi="Tahoma" w:cs="Tahoma"/>
          <w:bCs/>
          <w:sz w:val="18"/>
          <w:szCs w:val="18"/>
        </w:rPr>
      </w:pPr>
    </w:p>
    <w:p w14:paraId="5E8A7106" w14:textId="77777777" w:rsidR="00207D6F" w:rsidRPr="00D81E8C" w:rsidRDefault="00207D6F" w:rsidP="00D81E8C">
      <w:pPr>
        <w:tabs>
          <w:tab w:val="left" w:pos="0"/>
        </w:tabs>
        <w:spacing w:after="120" w:line="360" w:lineRule="auto"/>
        <w:ind w:right="-1"/>
        <w:rPr>
          <w:rFonts w:ascii="Tahoma" w:hAnsi="Tahoma" w:cs="Tahoma"/>
          <w:b/>
          <w:sz w:val="18"/>
          <w:szCs w:val="18"/>
        </w:rPr>
      </w:pPr>
    </w:p>
    <w:p w14:paraId="001EEA78" w14:textId="77777777" w:rsidR="000536B3" w:rsidRPr="00D81E8C" w:rsidRDefault="000536B3" w:rsidP="00D81E8C">
      <w:pPr>
        <w:tabs>
          <w:tab w:val="left" w:pos="0"/>
        </w:tabs>
        <w:spacing w:after="120" w:line="360" w:lineRule="auto"/>
        <w:ind w:right="-1"/>
        <w:jc w:val="both"/>
        <w:rPr>
          <w:rFonts w:ascii="Tahoma" w:hAnsi="Tahoma" w:cs="Tahoma"/>
          <w:sz w:val="18"/>
          <w:szCs w:val="18"/>
        </w:rPr>
      </w:pPr>
      <w:r w:rsidRPr="00D81E8C">
        <w:rPr>
          <w:rFonts w:ascii="Tahoma" w:hAnsi="Tahoma" w:cs="Tahoma"/>
          <w:b/>
          <w:bCs/>
          <w:sz w:val="18"/>
          <w:szCs w:val="18"/>
        </w:rPr>
        <w:t>VALIDADE DA PROPOSTA</w:t>
      </w:r>
      <w:r w:rsidRPr="00D81E8C">
        <w:rPr>
          <w:rFonts w:ascii="Tahoma" w:hAnsi="Tahoma" w:cs="Tahoma"/>
          <w:sz w:val="18"/>
          <w:szCs w:val="18"/>
        </w:rPr>
        <w:t xml:space="preserve">: </w:t>
      </w:r>
      <w:r w:rsidR="00207D6F" w:rsidRPr="00D81E8C">
        <w:rPr>
          <w:rFonts w:ascii="Tahoma" w:hAnsi="Tahoma" w:cs="Tahoma"/>
          <w:color w:val="FF0000"/>
          <w:sz w:val="18"/>
          <w:szCs w:val="18"/>
          <w:highlight w:val="lightGray"/>
        </w:rPr>
        <w:t>XX</w:t>
      </w:r>
      <w:r w:rsidRPr="00D81E8C">
        <w:rPr>
          <w:rFonts w:ascii="Tahoma" w:hAnsi="Tahoma" w:cs="Tahoma"/>
          <w:sz w:val="18"/>
          <w:szCs w:val="18"/>
        </w:rPr>
        <w:t xml:space="preserve"> (</w:t>
      </w:r>
      <w:r w:rsidR="00207D6F" w:rsidRPr="00D81E8C">
        <w:rPr>
          <w:rFonts w:ascii="Tahoma" w:hAnsi="Tahoma" w:cs="Tahoma"/>
          <w:color w:val="FF0000"/>
          <w:sz w:val="18"/>
          <w:szCs w:val="18"/>
          <w:highlight w:val="lightGray"/>
        </w:rPr>
        <w:t>XXXX</w:t>
      </w:r>
      <w:r w:rsidRPr="00D81E8C">
        <w:rPr>
          <w:rFonts w:ascii="Tahoma" w:hAnsi="Tahoma" w:cs="Tahoma"/>
          <w:sz w:val="18"/>
          <w:szCs w:val="18"/>
        </w:rPr>
        <w:t>) dias, a contar do dia da</w:t>
      </w:r>
      <w:r w:rsidR="00AF68B8" w:rsidRPr="00D81E8C">
        <w:rPr>
          <w:rFonts w:ascii="Tahoma" w:hAnsi="Tahoma" w:cs="Tahoma"/>
          <w:sz w:val="18"/>
          <w:szCs w:val="18"/>
        </w:rPr>
        <w:t xml:space="preserve"> sessão de recebimento da mesma</w:t>
      </w:r>
    </w:p>
    <w:p w14:paraId="383E14BB" w14:textId="77777777" w:rsidR="00550B7B" w:rsidRDefault="00550B7B" w:rsidP="00550B7B">
      <w:pPr>
        <w:widowControl w:val="0"/>
        <w:suppressAutoHyphens/>
        <w:autoSpaceDE w:val="0"/>
        <w:autoSpaceDN w:val="0"/>
        <w:adjustRightInd w:val="0"/>
        <w:spacing w:after="120" w:line="360" w:lineRule="auto"/>
        <w:ind w:right="-1"/>
        <w:jc w:val="both"/>
        <w:rPr>
          <w:rFonts w:ascii="Tahoma" w:hAnsi="Tahoma" w:cs="Tahoma"/>
          <w:sz w:val="18"/>
          <w:szCs w:val="18"/>
        </w:rPr>
      </w:pPr>
    </w:p>
    <w:p w14:paraId="6D9696C1" w14:textId="0804B91C" w:rsidR="00550B7B" w:rsidRDefault="00550B7B" w:rsidP="00550B7B">
      <w:pPr>
        <w:widowControl w:val="0"/>
        <w:suppressAutoHyphens/>
        <w:autoSpaceDE w:val="0"/>
        <w:autoSpaceDN w:val="0"/>
        <w:adjustRightInd w:val="0"/>
        <w:spacing w:after="120" w:line="360" w:lineRule="auto"/>
        <w:ind w:right="-1"/>
        <w:jc w:val="both"/>
        <w:rPr>
          <w:rFonts w:ascii="Tahoma" w:hAnsi="Tahoma" w:cs="Tahoma"/>
          <w:sz w:val="18"/>
          <w:szCs w:val="18"/>
        </w:rPr>
      </w:pPr>
      <w:r>
        <w:rPr>
          <w:rFonts w:ascii="Tahoma" w:hAnsi="Tahoma" w:cs="Tahoma"/>
          <w:sz w:val="18"/>
          <w:szCs w:val="18"/>
        </w:rPr>
        <w:t xml:space="preserve">O proponente declara </w:t>
      </w:r>
      <w:r w:rsidRPr="00124151">
        <w:rPr>
          <w:rFonts w:ascii="Tahoma" w:hAnsi="Tahoma" w:cs="Tahoma"/>
          <w:sz w:val="18"/>
          <w:szCs w:val="18"/>
        </w:rPr>
        <w:t xml:space="preserve">que </w:t>
      </w:r>
      <w:r>
        <w:rPr>
          <w:rFonts w:ascii="Tahoma" w:hAnsi="Tahoma" w:cs="Tahoma"/>
          <w:sz w:val="18"/>
          <w:szCs w:val="18"/>
        </w:rPr>
        <w:t>a</w:t>
      </w:r>
      <w:r w:rsidRPr="00124151">
        <w:rPr>
          <w:rFonts w:ascii="Tahoma" w:hAnsi="Tahoma" w:cs="Tahoma"/>
          <w:sz w:val="18"/>
          <w:szCs w:val="18"/>
        </w:rPr>
        <w:t xml:space="preserve"> proposta econômica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r>
        <w:rPr>
          <w:rFonts w:ascii="Tahoma" w:hAnsi="Tahoma" w:cs="Tahoma"/>
          <w:sz w:val="18"/>
          <w:szCs w:val="18"/>
        </w:rPr>
        <w:t xml:space="preserve"> e que foi elaborada de forma independente.</w:t>
      </w:r>
    </w:p>
    <w:p w14:paraId="3D15B7AA" w14:textId="77777777" w:rsidR="009314A7" w:rsidRDefault="009314A7" w:rsidP="00712795">
      <w:pPr>
        <w:tabs>
          <w:tab w:val="left" w:pos="0"/>
        </w:tabs>
        <w:spacing w:after="120" w:line="360" w:lineRule="auto"/>
        <w:ind w:right="-1"/>
        <w:jc w:val="both"/>
        <w:rPr>
          <w:rFonts w:ascii="Tahoma" w:hAnsi="Tahoma" w:cs="Tahoma"/>
          <w:b/>
          <w:sz w:val="18"/>
          <w:szCs w:val="18"/>
        </w:rPr>
      </w:pPr>
    </w:p>
    <w:p w14:paraId="7D8AE5B7" w14:textId="4F112BAA" w:rsidR="00712795" w:rsidRPr="00987FAA" w:rsidRDefault="00712795" w:rsidP="00712795">
      <w:pPr>
        <w:tabs>
          <w:tab w:val="left" w:pos="0"/>
        </w:tabs>
        <w:spacing w:after="120" w:line="360" w:lineRule="auto"/>
        <w:ind w:right="-1"/>
        <w:jc w:val="both"/>
        <w:rPr>
          <w:rFonts w:ascii="Tahoma" w:hAnsi="Tahoma" w:cs="Tahoma"/>
          <w:color w:val="FF0000"/>
          <w:sz w:val="18"/>
          <w:szCs w:val="18"/>
        </w:rPr>
      </w:pPr>
      <w:r w:rsidRPr="00987FAA">
        <w:rPr>
          <w:rFonts w:ascii="Tahoma" w:hAnsi="Tahoma" w:cs="Tahoma"/>
          <w:color w:val="FF0000"/>
          <w:sz w:val="18"/>
          <w:szCs w:val="18"/>
          <w:highlight w:val="yellow"/>
        </w:rPr>
        <w:t>(SE EXIGIDA DECLARAÇÃO DA NÃO OCORRÊNCIA DO REGISTRO DE OPORTUNIDADE NO ITEM 9.</w:t>
      </w:r>
      <w:r>
        <w:rPr>
          <w:rFonts w:ascii="Tahoma" w:hAnsi="Tahoma" w:cs="Tahoma"/>
          <w:color w:val="FF0000"/>
          <w:sz w:val="18"/>
          <w:szCs w:val="18"/>
          <w:highlight w:val="yellow"/>
        </w:rPr>
        <w:t>5</w:t>
      </w:r>
      <w:r w:rsidRPr="00987FAA">
        <w:rPr>
          <w:rFonts w:ascii="Tahoma" w:hAnsi="Tahoma" w:cs="Tahoma"/>
          <w:color w:val="FF0000"/>
          <w:sz w:val="18"/>
          <w:szCs w:val="18"/>
          <w:highlight w:val="yellow"/>
        </w:rPr>
        <w:t>.2 DO EP)</w:t>
      </w:r>
    </w:p>
    <w:p w14:paraId="549BA746" w14:textId="77777777" w:rsidR="00712795" w:rsidRPr="00987FAA" w:rsidRDefault="00712795" w:rsidP="00712795">
      <w:pPr>
        <w:tabs>
          <w:tab w:val="left" w:pos="0"/>
        </w:tabs>
        <w:spacing w:after="120" w:line="360" w:lineRule="auto"/>
        <w:ind w:right="-1"/>
        <w:jc w:val="both"/>
        <w:rPr>
          <w:rFonts w:ascii="Tahoma" w:hAnsi="Tahoma" w:cs="Tahoma"/>
          <w:sz w:val="18"/>
          <w:szCs w:val="18"/>
        </w:rPr>
      </w:pPr>
      <w:r>
        <w:rPr>
          <w:rFonts w:ascii="Tahoma" w:hAnsi="Tahoma" w:cs="Tahoma"/>
          <w:sz w:val="18"/>
          <w:szCs w:val="18"/>
        </w:rPr>
        <w:t xml:space="preserve">De </w:t>
      </w:r>
      <w:r w:rsidRPr="00987FAA">
        <w:rPr>
          <w:rFonts w:ascii="Tahoma" w:hAnsi="Tahoma" w:cs="Tahoma"/>
          <w:sz w:val="18"/>
          <w:szCs w:val="18"/>
        </w:rPr>
        <w:t>modo a garantir o princípio constitucional da isonomia e a seleção da proposta mais vantajosa</w:t>
      </w:r>
      <w:r>
        <w:rPr>
          <w:rFonts w:ascii="Tahoma" w:hAnsi="Tahoma" w:cs="Tahoma"/>
          <w:sz w:val="18"/>
          <w:szCs w:val="18"/>
        </w:rPr>
        <w:t>, declaro a</w:t>
      </w:r>
      <w:r w:rsidRPr="00987FAA">
        <w:rPr>
          <w:rFonts w:ascii="Tahoma" w:hAnsi="Tahoma" w:cs="Tahoma"/>
          <w:sz w:val="18"/>
          <w:szCs w:val="18"/>
        </w:rPr>
        <w:t xml:space="preserve"> não ocorrência do registro de oportunidade</w:t>
      </w:r>
      <w:r>
        <w:rPr>
          <w:rFonts w:ascii="Tahoma" w:hAnsi="Tahoma" w:cs="Tahoma"/>
          <w:sz w:val="18"/>
          <w:szCs w:val="18"/>
        </w:rPr>
        <w:t>.</w:t>
      </w:r>
    </w:p>
    <w:p w14:paraId="5490F37F" w14:textId="77777777" w:rsidR="00712795" w:rsidRPr="00D81E8C" w:rsidRDefault="00712795" w:rsidP="00F726A3">
      <w:pPr>
        <w:tabs>
          <w:tab w:val="left" w:pos="0"/>
        </w:tabs>
        <w:spacing w:after="120" w:line="360" w:lineRule="auto"/>
        <w:ind w:right="-1"/>
        <w:jc w:val="both"/>
        <w:rPr>
          <w:rFonts w:ascii="Tahoma" w:hAnsi="Tahoma" w:cs="Tahoma"/>
          <w:b/>
          <w:sz w:val="18"/>
          <w:szCs w:val="18"/>
        </w:rPr>
      </w:pPr>
    </w:p>
    <w:p w14:paraId="0533C5D6" w14:textId="77777777" w:rsidR="000536B3" w:rsidRPr="00D81E8C" w:rsidRDefault="000536B3" w:rsidP="00D81E8C">
      <w:pPr>
        <w:tabs>
          <w:tab w:val="left" w:pos="0"/>
        </w:tabs>
        <w:spacing w:after="120" w:line="360" w:lineRule="auto"/>
        <w:ind w:right="-1"/>
        <w:jc w:val="center"/>
        <w:rPr>
          <w:rFonts w:ascii="Tahoma" w:hAnsi="Tahoma" w:cs="Tahoma"/>
          <w:b/>
          <w:sz w:val="18"/>
          <w:szCs w:val="18"/>
        </w:rPr>
      </w:pPr>
    </w:p>
    <w:p w14:paraId="2E3952C6" w14:textId="77777777" w:rsidR="00993389" w:rsidRPr="00D81E8C" w:rsidRDefault="00993389" w:rsidP="00D81E8C">
      <w:pPr>
        <w:widowControl w:val="0"/>
        <w:tabs>
          <w:tab w:val="left" w:pos="0"/>
        </w:tabs>
        <w:autoSpaceDE w:val="0"/>
        <w:autoSpaceDN w:val="0"/>
        <w:adjustRightInd w:val="0"/>
        <w:spacing w:after="120" w:line="360" w:lineRule="auto"/>
        <w:ind w:right="-1"/>
        <w:jc w:val="center"/>
        <w:outlineLvl w:val="0"/>
        <w:rPr>
          <w:rFonts w:ascii="Tahoma" w:hAnsi="Tahoma" w:cs="Tahoma"/>
          <w:sz w:val="18"/>
          <w:szCs w:val="18"/>
        </w:rPr>
      </w:pPr>
      <w:bookmarkStart w:id="94" w:name="Anexo_III"/>
      <w:r w:rsidRPr="00D81E8C">
        <w:rPr>
          <w:rFonts w:ascii="Tahoma" w:hAnsi="Tahoma" w:cs="Tahoma"/>
          <w:color w:val="FF0000"/>
          <w:sz w:val="18"/>
          <w:szCs w:val="18"/>
        </w:rPr>
        <w:t>[Local]</w:t>
      </w:r>
      <w:r w:rsidRPr="00D81E8C">
        <w:rPr>
          <w:rFonts w:ascii="Tahoma" w:hAnsi="Tahoma" w:cs="Tahoma"/>
          <w:sz w:val="18"/>
          <w:szCs w:val="18"/>
        </w:rPr>
        <w:t xml:space="preserve">, </w:t>
      </w:r>
      <w:r w:rsidR="00207D6F" w:rsidRPr="00D81E8C">
        <w:rPr>
          <w:rFonts w:ascii="Tahoma" w:hAnsi="Tahoma" w:cs="Tahoma"/>
          <w:color w:val="FF0000"/>
          <w:sz w:val="18"/>
          <w:szCs w:val="18"/>
        </w:rPr>
        <w:t>XX</w:t>
      </w:r>
      <w:r w:rsidRPr="00D81E8C">
        <w:rPr>
          <w:rFonts w:ascii="Tahoma" w:hAnsi="Tahoma" w:cs="Tahoma"/>
          <w:sz w:val="18"/>
          <w:szCs w:val="18"/>
        </w:rPr>
        <w:t xml:space="preserve"> de </w:t>
      </w:r>
      <w:r w:rsidR="00207D6F" w:rsidRPr="00D81E8C">
        <w:rPr>
          <w:rFonts w:ascii="Tahoma" w:hAnsi="Tahoma" w:cs="Tahoma"/>
          <w:color w:val="FF0000"/>
          <w:sz w:val="18"/>
          <w:szCs w:val="18"/>
        </w:rPr>
        <w:t>XXXXXX</w:t>
      </w:r>
      <w:r w:rsidRPr="00D81E8C">
        <w:rPr>
          <w:rFonts w:ascii="Tahoma" w:hAnsi="Tahoma" w:cs="Tahoma"/>
          <w:sz w:val="18"/>
          <w:szCs w:val="18"/>
        </w:rPr>
        <w:t xml:space="preserve"> de </w:t>
      </w:r>
      <w:r w:rsidR="00207D6F" w:rsidRPr="00D81E8C">
        <w:rPr>
          <w:rFonts w:ascii="Tahoma" w:hAnsi="Tahoma" w:cs="Tahoma"/>
          <w:color w:val="FF0000"/>
          <w:sz w:val="18"/>
          <w:szCs w:val="18"/>
        </w:rPr>
        <w:t>XXXX</w:t>
      </w:r>
      <w:r w:rsidRPr="00D81E8C">
        <w:rPr>
          <w:rFonts w:ascii="Tahoma" w:hAnsi="Tahoma" w:cs="Tahoma"/>
          <w:sz w:val="18"/>
          <w:szCs w:val="18"/>
        </w:rPr>
        <w:t>.</w:t>
      </w:r>
    </w:p>
    <w:p w14:paraId="682939F6" w14:textId="77777777" w:rsidR="00993389" w:rsidRPr="00D81E8C" w:rsidRDefault="00993389" w:rsidP="00D81E8C">
      <w:pPr>
        <w:widowControl w:val="0"/>
        <w:tabs>
          <w:tab w:val="left" w:pos="0"/>
        </w:tabs>
        <w:autoSpaceDE w:val="0"/>
        <w:autoSpaceDN w:val="0"/>
        <w:adjustRightInd w:val="0"/>
        <w:spacing w:after="120" w:line="360" w:lineRule="auto"/>
        <w:ind w:right="-1"/>
        <w:jc w:val="center"/>
        <w:rPr>
          <w:rFonts w:ascii="Tahoma" w:hAnsi="Tahoma" w:cs="Tahoma"/>
          <w:sz w:val="18"/>
          <w:szCs w:val="18"/>
        </w:rPr>
      </w:pPr>
    </w:p>
    <w:p w14:paraId="10A18FE0" w14:textId="77777777" w:rsidR="00993389" w:rsidRPr="00D81E8C" w:rsidRDefault="00993389" w:rsidP="00D81E8C">
      <w:pPr>
        <w:widowControl w:val="0"/>
        <w:tabs>
          <w:tab w:val="left" w:pos="0"/>
        </w:tabs>
        <w:autoSpaceDE w:val="0"/>
        <w:autoSpaceDN w:val="0"/>
        <w:adjustRightInd w:val="0"/>
        <w:spacing w:after="120" w:line="360" w:lineRule="auto"/>
        <w:ind w:right="-1"/>
        <w:jc w:val="center"/>
        <w:rPr>
          <w:rFonts w:ascii="Tahoma" w:hAnsi="Tahoma" w:cs="Tahoma"/>
          <w:sz w:val="18"/>
          <w:szCs w:val="18"/>
        </w:rPr>
      </w:pPr>
      <w:r w:rsidRPr="00D81E8C">
        <w:rPr>
          <w:rFonts w:ascii="Tahoma" w:hAnsi="Tahoma" w:cs="Tahoma"/>
          <w:sz w:val="18"/>
          <w:szCs w:val="18"/>
        </w:rPr>
        <w:lastRenderedPageBreak/>
        <w:t>________________________________________</w:t>
      </w:r>
    </w:p>
    <w:p w14:paraId="2119415E" w14:textId="77777777" w:rsidR="00207D6F" w:rsidRPr="00D81E8C" w:rsidRDefault="00207D6F" w:rsidP="00D81E8C">
      <w:pPr>
        <w:widowControl w:val="0"/>
        <w:tabs>
          <w:tab w:val="left" w:pos="0"/>
        </w:tabs>
        <w:autoSpaceDE w:val="0"/>
        <w:autoSpaceDN w:val="0"/>
        <w:adjustRightInd w:val="0"/>
        <w:spacing w:after="120" w:line="360" w:lineRule="auto"/>
        <w:ind w:right="-1"/>
        <w:jc w:val="center"/>
        <w:rPr>
          <w:rFonts w:ascii="Tahoma" w:hAnsi="Tahoma" w:cs="Tahoma"/>
          <w:sz w:val="18"/>
          <w:szCs w:val="18"/>
        </w:rPr>
      </w:pPr>
      <w:r w:rsidRPr="00D81E8C">
        <w:rPr>
          <w:rFonts w:ascii="Tahoma" w:hAnsi="Tahoma" w:cs="Tahoma"/>
          <w:sz w:val="18"/>
          <w:szCs w:val="18"/>
        </w:rPr>
        <w:t>[Assinatura do Representante legal]</w:t>
      </w:r>
    </w:p>
    <w:p w14:paraId="60ED8771" w14:textId="77777777" w:rsidR="00993389" w:rsidRPr="00D81E8C" w:rsidRDefault="00207D6F" w:rsidP="00D81E8C">
      <w:pPr>
        <w:widowControl w:val="0"/>
        <w:tabs>
          <w:tab w:val="left" w:pos="0"/>
        </w:tabs>
        <w:autoSpaceDE w:val="0"/>
        <w:autoSpaceDN w:val="0"/>
        <w:adjustRightInd w:val="0"/>
        <w:spacing w:after="120" w:line="360" w:lineRule="auto"/>
        <w:ind w:right="-1"/>
        <w:jc w:val="center"/>
        <w:rPr>
          <w:rFonts w:ascii="Tahoma" w:hAnsi="Tahoma" w:cs="Tahoma"/>
          <w:sz w:val="18"/>
          <w:szCs w:val="18"/>
        </w:rPr>
      </w:pPr>
      <w:r w:rsidRPr="00D81E8C">
        <w:rPr>
          <w:rFonts w:ascii="Tahoma" w:hAnsi="Tahoma" w:cs="Tahoma"/>
          <w:sz w:val="18"/>
          <w:szCs w:val="18"/>
        </w:rPr>
        <w:t>Nome: ___________________</w:t>
      </w:r>
    </w:p>
    <w:p w14:paraId="1371E128" w14:textId="77777777" w:rsidR="00207D6F" w:rsidRPr="00D81E8C" w:rsidRDefault="00207D6F" w:rsidP="00D81E8C">
      <w:pPr>
        <w:widowControl w:val="0"/>
        <w:tabs>
          <w:tab w:val="left" w:pos="0"/>
        </w:tabs>
        <w:autoSpaceDE w:val="0"/>
        <w:autoSpaceDN w:val="0"/>
        <w:adjustRightInd w:val="0"/>
        <w:spacing w:after="120" w:line="360" w:lineRule="auto"/>
        <w:ind w:right="-1"/>
        <w:jc w:val="center"/>
        <w:rPr>
          <w:rFonts w:ascii="Tahoma" w:hAnsi="Tahoma" w:cs="Tahoma"/>
          <w:sz w:val="18"/>
          <w:szCs w:val="18"/>
        </w:rPr>
      </w:pPr>
      <w:r w:rsidRPr="00D81E8C">
        <w:rPr>
          <w:rFonts w:ascii="Tahoma" w:hAnsi="Tahoma" w:cs="Tahoma"/>
          <w:sz w:val="18"/>
          <w:szCs w:val="18"/>
        </w:rPr>
        <w:t>Cargo: ___________________</w:t>
      </w:r>
    </w:p>
    <w:p w14:paraId="12D76C9D" w14:textId="77777777" w:rsidR="00993389" w:rsidRPr="00D81E8C" w:rsidRDefault="00993389" w:rsidP="00D81E8C">
      <w:pPr>
        <w:widowControl w:val="0"/>
        <w:tabs>
          <w:tab w:val="left" w:pos="0"/>
        </w:tabs>
        <w:autoSpaceDE w:val="0"/>
        <w:autoSpaceDN w:val="0"/>
        <w:adjustRightInd w:val="0"/>
        <w:spacing w:after="120" w:line="360" w:lineRule="auto"/>
        <w:ind w:right="-1"/>
        <w:jc w:val="center"/>
        <w:outlineLvl w:val="0"/>
        <w:rPr>
          <w:rFonts w:ascii="Tahoma" w:hAnsi="Tahoma" w:cs="Tahoma"/>
          <w:sz w:val="18"/>
          <w:szCs w:val="18"/>
        </w:rPr>
      </w:pPr>
      <w:r w:rsidRPr="00D81E8C">
        <w:rPr>
          <w:rFonts w:ascii="Tahoma" w:hAnsi="Tahoma" w:cs="Tahoma"/>
          <w:sz w:val="18"/>
          <w:szCs w:val="18"/>
        </w:rPr>
        <w:t>CPF: ____________________</w:t>
      </w:r>
    </w:p>
    <w:bookmarkEnd w:id="94"/>
    <w:p w14:paraId="419FF2F1" w14:textId="2AE28529" w:rsidR="003666D3" w:rsidRPr="00D81E8C" w:rsidRDefault="00AF68B8" w:rsidP="00D81E8C">
      <w:pPr>
        <w:pStyle w:val="TextoPargrafo"/>
        <w:tabs>
          <w:tab w:val="left" w:pos="0"/>
        </w:tabs>
        <w:spacing w:before="0" w:line="360" w:lineRule="auto"/>
        <w:ind w:right="-1" w:firstLine="0"/>
        <w:jc w:val="center"/>
        <w:rPr>
          <w:rFonts w:ascii="Tahoma" w:hAnsi="Tahoma" w:cs="Tahoma"/>
          <w:b/>
          <w:sz w:val="18"/>
          <w:szCs w:val="18"/>
        </w:rPr>
      </w:pPr>
      <w:r w:rsidRPr="00D81E8C">
        <w:rPr>
          <w:rFonts w:ascii="Tahoma" w:hAnsi="Tahoma" w:cs="Tahoma"/>
          <w:sz w:val="18"/>
          <w:szCs w:val="18"/>
        </w:rPr>
        <w:br w:type="page"/>
      </w:r>
      <w:r w:rsidR="003666D3" w:rsidRPr="00D81E8C">
        <w:rPr>
          <w:rFonts w:ascii="Tahoma" w:hAnsi="Tahoma" w:cs="Tahoma"/>
          <w:b/>
          <w:sz w:val="18"/>
          <w:szCs w:val="18"/>
        </w:rPr>
        <w:lastRenderedPageBreak/>
        <w:t>ANEXO I</w:t>
      </w:r>
      <w:r w:rsidR="008C345F">
        <w:rPr>
          <w:rFonts w:ascii="Tahoma" w:hAnsi="Tahoma" w:cs="Tahoma"/>
          <w:b/>
          <w:sz w:val="18"/>
          <w:szCs w:val="18"/>
        </w:rPr>
        <w:t>-</w:t>
      </w:r>
      <w:r w:rsidR="00B6773B">
        <w:rPr>
          <w:rFonts w:ascii="Tahoma" w:hAnsi="Tahoma" w:cs="Tahoma"/>
          <w:b/>
          <w:sz w:val="18"/>
          <w:szCs w:val="18"/>
        </w:rPr>
        <w:t>B</w:t>
      </w:r>
    </w:p>
    <w:p w14:paraId="3037F03A" w14:textId="00B8ED56" w:rsidR="00AF68B8" w:rsidRDefault="003666D3" w:rsidP="00D81E8C">
      <w:pPr>
        <w:pStyle w:val="TextoPargrafo"/>
        <w:tabs>
          <w:tab w:val="left" w:pos="0"/>
        </w:tabs>
        <w:spacing w:before="0" w:line="360" w:lineRule="auto"/>
        <w:ind w:right="-1" w:firstLine="0"/>
        <w:jc w:val="center"/>
        <w:rPr>
          <w:rFonts w:ascii="Tahoma" w:hAnsi="Tahoma" w:cs="Tahoma"/>
          <w:b/>
          <w:sz w:val="18"/>
          <w:szCs w:val="18"/>
        </w:rPr>
      </w:pPr>
      <w:r w:rsidRPr="00D81E8C">
        <w:rPr>
          <w:rFonts w:ascii="Tahoma" w:hAnsi="Tahoma" w:cs="Tahoma"/>
          <w:b/>
          <w:sz w:val="18"/>
          <w:szCs w:val="18"/>
        </w:rPr>
        <w:t>TERMO DE CONFIDENCIALIDADE</w:t>
      </w:r>
    </w:p>
    <w:p w14:paraId="57BF960B" w14:textId="77777777" w:rsidR="00E37D79" w:rsidRPr="00E37D79" w:rsidRDefault="00A75490" w:rsidP="00F726A3">
      <w:pPr>
        <w:pStyle w:val="TextoPargrafo"/>
        <w:tabs>
          <w:tab w:val="left" w:pos="0"/>
        </w:tabs>
        <w:spacing w:before="0" w:line="360" w:lineRule="auto"/>
        <w:ind w:right="-1" w:firstLine="0"/>
        <w:rPr>
          <w:rFonts w:ascii="Tahoma" w:hAnsi="Tahoma" w:cs="Tahoma"/>
          <w:b/>
          <w:color w:val="FF0000"/>
          <w:sz w:val="18"/>
          <w:szCs w:val="18"/>
          <w:highlight w:val="yellow"/>
        </w:rPr>
      </w:pPr>
      <w:r w:rsidRPr="00E37D79">
        <w:rPr>
          <w:rFonts w:ascii="Tahoma" w:hAnsi="Tahoma" w:cs="Tahoma"/>
          <w:b/>
          <w:color w:val="FF0000"/>
          <w:sz w:val="18"/>
          <w:szCs w:val="18"/>
          <w:highlight w:val="yellow"/>
        </w:rPr>
        <w:t xml:space="preserve">OBSERVAÇÃO PARA O ELABORADOR DO TR: </w:t>
      </w:r>
    </w:p>
    <w:p w14:paraId="5175A8E6" w14:textId="3853F3BA" w:rsidR="00A75490" w:rsidRPr="00F726A3" w:rsidRDefault="00A75490" w:rsidP="00EC4D20">
      <w:pPr>
        <w:pStyle w:val="TextoPargrafo"/>
        <w:numPr>
          <w:ilvl w:val="0"/>
          <w:numId w:val="38"/>
        </w:numPr>
        <w:tabs>
          <w:tab w:val="left" w:pos="0"/>
        </w:tabs>
        <w:spacing w:before="0" w:line="360" w:lineRule="auto"/>
        <w:ind w:right="-1"/>
        <w:rPr>
          <w:rFonts w:ascii="Tahoma" w:hAnsi="Tahoma" w:cs="Tahoma"/>
          <w:b/>
          <w:color w:val="FF0000"/>
          <w:sz w:val="18"/>
          <w:szCs w:val="18"/>
          <w:highlight w:val="yellow"/>
        </w:rPr>
      </w:pPr>
      <w:r w:rsidRPr="00E37D79">
        <w:rPr>
          <w:rFonts w:ascii="Tahoma" w:hAnsi="Tahoma" w:cs="Tahoma"/>
          <w:b/>
          <w:color w:val="FF0000"/>
          <w:sz w:val="18"/>
          <w:szCs w:val="18"/>
          <w:highlight w:val="yellow"/>
        </w:rPr>
        <w:t>ESTE MODELO É APENAS UMA REFERÊNCIA. O RESPONSÁVEL POR ELABORAR O TR DEVE FAZER AS DEVIDAS ADAPTAÇÕES</w:t>
      </w:r>
      <w:r w:rsidR="005D4394" w:rsidRPr="00E37D79">
        <w:rPr>
          <w:rFonts w:ascii="Tahoma" w:hAnsi="Tahoma" w:cs="Tahoma"/>
          <w:b/>
          <w:color w:val="FF0000"/>
          <w:sz w:val="18"/>
          <w:szCs w:val="18"/>
          <w:highlight w:val="yellow"/>
        </w:rPr>
        <w:t>, SE FOR O CASO,</w:t>
      </w:r>
      <w:r w:rsidRPr="00E37D79">
        <w:rPr>
          <w:rFonts w:ascii="Tahoma" w:hAnsi="Tahoma" w:cs="Tahoma"/>
          <w:b/>
          <w:color w:val="FF0000"/>
          <w:sz w:val="18"/>
          <w:szCs w:val="18"/>
          <w:highlight w:val="yellow"/>
        </w:rPr>
        <w:t xml:space="preserve"> PARA SUA CONTRATAÇÃO REQUERIDA.</w:t>
      </w:r>
    </w:p>
    <w:p w14:paraId="4953FFCE" w14:textId="4310C3D1" w:rsidR="00E37D79" w:rsidRPr="00F726A3" w:rsidRDefault="00E37D79" w:rsidP="00EC4D20">
      <w:pPr>
        <w:pStyle w:val="TextoPargrafo"/>
        <w:numPr>
          <w:ilvl w:val="0"/>
          <w:numId w:val="38"/>
        </w:numPr>
        <w:tabs>
          <w:tab w:val="left" w:pos="0"/>
        </w:tabs>
        <w:spacing w:before="0" w:line="360" w:lineRule="auto"/>
        <w:ind w:right="-1"/>
        <w:rPr>
          <w:rFonts w:ascii="Tahoma" w:hAnsi="Tahoma" w:cs="Tahoma"/>
          <w:b/>
          <w:color w:val="FF0000"/>
          <w:sz w:val="18"/>
          <w:szCs w:val="18"/>
          <w:highlight w:val="yellow"/>
        </w:rPr>
      </w:pPr>
      <w:r w:rsidRPr="00F726A3">
        <w:rPr>
          <w:rFonts w:ascii="Tahoma" w:hAnsi="Tahoma" w:cs="Tahoma"/>
          <w:b/>
          <w:color w:val="FF0000"/>
          <w:sz w:val="18"/>
          <w:szCs w:val="18"/>
          <w:highlight w:val="yellow"/>
        </w:rPr>
        <w:t>SE NECESSÁRIO O TERMO DE CONFIDENCIALIDADE, NO CORPO DO TR DEVE ESTAR ESCRITO QUEM SERÁ O RESPONSÁVEL SIGNATÁRIO E QUANDO DEVE SER APRESENTADO (“EM ATÉ X DIAS APÓS A ASSINATURA DO CONTRATO</w:t>
      </w:r>
      <w:r w:rsidR="00550B7B">
        <w:rPr>
          <w:rFonts w:ascii="Tahoma" w:hAnsi="Tahoma" w:cs="Tahoma"/>
          <w:b/>
          <w:color w:val="FF0000"/>
          <w:sz w:val="18"/>
          <w:szCs w:val="18"/>
          <w:highlight w:val="yellow"/>
        </w:rPr>
        <w:t>”</w:t>
      </w:r>
      <w:r w:rsidRPr="00F726A3">
        <w:rPr>
          <w:rFonts w:ascii="Tahoma" w:hAnsi="Tahoma" w:cs="Tahoma"/>
          <w:b/>
          <w:color w:val="FF0000"/>
          <w:sz w:val="18"/>
          <w:szCs w:val="18"/>
          <w:highlight w:val="yellow"/>
        </w:rPr>
        <w:t>, POR EXEMPLO)</w:t>
      </w:r>
      <w:r>
        <w:rPr>
          <w:rFonts w:ascii="Tahoma" w:hAnsi="Tahoma" w:cs="Tahoma"/>
          <w:b/>
          <w:color w:val="FF0000"/>
          <w:sz w:val="18"/>
          <w:szCs w:val="18"/>
          <w:highlight w:val="yellow"/>
        </w:rPr>
        <w:t>.</w:t>
      </w:r>
    </w:p>
    <w:p w14:paraId="6D07B164" w14:textId="77777777" w:rsidR="005662D1" w:rsidRPr="00D81E8C" w:rsidRDefault="005662D1" w:rsidP="00D81E8C">
      <w:pPr>
        <w:tabs>
          <w:tab w:val="left" w:pos="0"/>
        </w:tabs>
        <w:spacing w:after="120" w:line="360" w:lineRule="auto"/>
        <w:ind w:right="-1"/>
        <w:jc w:val="center"/>
        <w:rPr>
          <w:rFonts w:ascii="Tahoma" w:hAnsi="Tahoma" w:cs="Tahoma"/>
          <w:b/>
          <w:sz w:val="18"/>
          <w:szCs w:val="18"/>
        </w:rPr>
      </w:pPr>
    </w:p>
    <w:p w14:paraId="5B2D3EBD" w14:textId="77777777" w:rsidR="005662D1" w:rsidRPr="00D81E8C" w:rsidRDefault="005662D1" w:rsidP="00D81E8C">
      <w:pPr>
        <w:tabs>
          <w:tab w:val="left" w:pos="0"/>
          <w:tab w:val="left" w:pos="1200"/>
        </w:tabs>
        <w:autoSpaceDE w:val="0"/>
        <w:autoSpaceDN w:val="0"/>
        <w:adjustRightInd w:val="0"/>
        <w:spacing w:after="120" w:line="360" w:lineRule="auto"/>
        <w:ind w:right="-1"/>
        <w:jc w:val="both"/>
        <w:rPr>
          <w:rFonts w:ascii="Tahoma" w:hAnsi="Tahoma" w:cs="Tahoma"/>
          <w:bCs/>
          <w:sz w:val="18"/>
          <w:szCs w:val="18"/>
        </w:rPr>
      </w:pPr>
      <w:r w:rsidRPr="00D81E8C">
        <w:rPr>
          <w:rFonts w:ascii="Tahoma" w:hAnsi="Tahoma" w:cs="Tahoma"/>
          <w:b/>
          <w:snapToGrid w:val="0"/>
          <w:sz w:val="18"/>
          <w:szCs w:val="18"/>
        </w:rPr>
        <w:t>OBJETO:</w:t>
      </w:r>
      <w:r w:rsidRPr="00D81E8C">
        <w:rPr>
          <w:rFonts w:ascii="Tahoma" w:hAnsi="Tahoma" w:cs="Tahoma"/>
          <w:snapToGrid w:val="0"/>
          <w:sz w:val="18"/>
          <w:szCs w:val="18"/>
        </w:rPr>
        <w:t xml:space="preserve"> </w:t>
      </w:r>
      <w:r w:rsidRPr="00D81E8C">
        <w:rPr>
          <w:rFonts w:ascii="Tahoma" w:hAnsi="Tahoma" w:cs="Tahoma"/>
          <w:bCs/>
          <w:color w:val="FF0000"/>
          <w:sz w:val="18"/>
          <w:szCs w:val="18"/>
          <w:highlight w:val="lightGray"/>
        </w:rPr>
        <w:t>DESCRIÇÃO DO OBJETO A SER CONTRATADO.</w:t>
      </w:r>
    </w:p>
    <w:p w14:paraId="71CCCAC6" w14:textId="77777777" w:rsidR="005662D1" w:rsidRPr="00D81E8C" w:rsidRDefault="005662D1" w:rsidP="00D81E8C">
      <w:pPr>
        <w:autoSpaceDE w:val="0"/>
        <w:adjustRightInd w:val="0"/>
        <w:spacing w:after="120" w:line="360" w:lineRule="auto"/>
        <w:ind w:left="720" w:right="-1" w:hanging="720"/>
        <w:jc w:val="both"/>
        <w:rPr>
          <w:rFonts w:ascii="Tahoma" w:hAnsi="Tahoma" w:cs="Tahoma"/>
          <w:bCs/>
          <w:sz w:val="18"/>
          <w:szCs w:val="18"/>
        </w:rPr>
      </w:pPr>
    </w:p>
    <w:p w14:paraId="588C0045" w14:textId="77777777" w:rsidR="005662D1" w:rsidRPr="00D81E8C" w:rsidRDefault="005662D1" w:rsidP="00EC4D20">
      <w:pPr>
        <w:pStyle w:val="PargrafodaLista"/>
        <w:numPr>
          <w:ilvl w:val="0"/>
          <w:numId w:val="20"/>
        </w:numPr>
        <w:autoSpaceDE w:val="0"/>
        <w:autoSpaceDN w:val="0"/>
        <w:adjustRightInd w:val="0"/>
        <w:spacing w:after="120" w:line="360" w:lineRule="auto"/>
        <w:ind w:right="-1" w:hanging="720"/>
        <w:jc w:val="both"/>
        <w:rPr>
          <w:rFonts w:ascii="Tahoma" w:hAnsi="Tahoma" w:cs="Tahoma"/>
          <w:b/>
          <w:bCs/>
          <w:sz w:val="18"/>
          <w:szCs w:val="18"/>
        </w:rPr>
      </w:pPr>
      <w:r w:rsidRPr="00D81E8C">
        <w:rPr>
          <w:rFonts w:ascii="Tahoma" w:hAnsi="Tahoma" w:cs="Tahoma"/>
          <w:b/>
          <w:bCs/>
          <w:sz w:val="18"/>
          <w:szCs w:val="18"/>
        </w:rPr>
        <w:t>INFORMAÇÕES CONFIDENCIAIS</w:t>
      </w:r>
    </w:p>
    <w:p w14:paraId="0DF3381A" w14:textId="77777777" w:rsidR="005662D1" w:rsidRPr="00D81E8C" w:rsidRDefault="005662D1" w:rsidP="00EC4D20">
      <w:pPr>
        <w:pStyle w:val="PargrafodaLista"/>
        <w:numPr>
          <w:ilvl w:val="1"/>
          <w:numId w:val="21"/>
        </w:numPr>
        <w:autoSpaceDE w:val="0"/>
        <w:autoSpaceDN w:val="0"/>
        <w:adjustRightInd w:val="0"/>
        <w:spacing w:after="120" w:line="360" w:lineRule="auto"/>
        <w:ind w:left="720" w:right="-1" w:hanging="720"/>
        <w:jc w:val="both"/>
        <w:rPr>
          <w:rFonts w:ascii="Tahoma" w:hAnsi="Tahoma" w:cs="Tahoma"/>
          <w:bCs/>
          <w:sz w:val="18"/>
          <w:szCs w:val="18"/>
        </w:rPr>
      </w:pPr>
      <w:r w:rsidRPr="00D81E8C">
        <w:rPr>
          <w:rFonts w:ascii="Tahoma" w:hAnsi="Tahoma" w:cs="Tahoma"/>
          <w:sz w:val="18"/>
          <w:szCs w:val="18"/>
        </w:rPr>
        <w:t xml:space="preserve">Para os propósitos deste Instrumento são </w:t>
      </w:r>
      <w:r w:rsidRPr="00D81E8C">
        <w:rPr>
          <w:rFonts w:ascii="Tahoma" w:hAnsi="Tahoma" w:cs="Tahoma"/>
          <w:bCs/>
          <w:sz w:val="18"/>
          <w:szCs w:val="18"/>
        </w:rPr>
        <w:t xml:space="preserve">"Informações Confidenciais" </w:t>
      </w:r>
      <w:r w:rsidRPr="00D81E8C">
        <w:rPr>
          <w:rFonts w:ascii="Tahoma" w:hAnsi="Tahoma" w:cs="Tahoma"/>
          <w:sz w:val="18"/>
          <w:szCs w:val="18"/>
        </w:rPr>
        <w:t xml:space="preserve">todas e quaisquer informações referentes aos documentos fornecidos pela Financiadora de Estudos e Projetos – </w:t>
      </w:r>
      <w:r w:rsidRPr="00D81E8C">
        <w:rPr>
          <w:rFonts w:ascii="Tahoma" w:hAnsi="Tahoma" w:cs="Tahoma"/>
          <w:bCs/>
          <w:sz w:val="18"/>
          <w:szCs w:val="18"/>
        </w:rPr>
        <w:t>Finep</w:t>
      </w:r>
      <w:r w:rsidRPr="00D81E8C">
        <w:rPr>
          <w:rFonts w:ascii="Tahoma" w:hAnsi="Tahoma" w:cs="Tahoma"/>
          <w:sz w:val="18"/>
          <w:szCs w:val="18"/>
        </w:rPr>
        <w:t xml:space="preserve">, digitais e/ou escritas, bem como dados e informações (incluindo, todos os segredos e/ou informações financeiras, operacionais, econômicas, técnicas, jurídicas, planos comerciais, de marketing, bem como demais informações comerciais ou </w:t>
      </w:r>
      <w:r w:rsidRPr="00D81E8C">
        <w:rPr>
          <w:rFonts w:ascii="Tahoma" w:hAnsi="Tahoma" w:cs="Tahoma"/>
          <w:i/>
          <w:iCs/>
          <w:sz w:val="18"/>
          <w:szCs w:val="18"/>
        </w:rPr>
        <w:t>"know-how"</w:t>
      </w:r>
      <w:r w:rsidRPr="00D81E8C">
        <w:rPr>
          <w:rFonts w:ascii="Tahoma" w:hAnsi="Tahoma" w:cs="Tahoma"/>
          <w:sz w:val="18"/>
          <w:szCs w:val="18"/>
        </w:rPr>
        <w:t>, que não são de conhecimento público) e quaisquer cópias ou registros dos mesmos, contidos em qualquer meio físico, que tenham sido ou sejam direta ou indiretamente fornecidos</w:t>
      </w:r>
      <w:r w:rsidR="00350613">
        <w:rPr>
          <w:rFonts w:ascii="Tahoma" w:hAnsi="Tahoma" w:cs="Tahoma"/>
          <w:sz w:val="18"/>
          <w:szCs w:val="18"/>
        </w:rPr>
        <w:t xml:space="preserve"> e</w:t>
      </w:r>
      <w:r w:rsidRPr="00D81E8C">
        <w:rPr>
          <w:rFonts w:ascii="Tahoma" w:hAnsi="Tahoma" w:cs="Tahoma"/>
          <w:sz w:val="18"/>
          <w:szCs w:val="18"/>
        </w:rPr>
        <w:t xml:space="preserve"> disponibilizados pela </w:t>
      </w:r>
      <w:r w:rsidRPr="00D81E8C">
        <w:rPr>
          <w:rFonts w:ascii="Tahoma" w:hAnsi="Tahoma" w:cs="Tahoma"/>
          <w:bCs/>
          <w:sz w:val="18"/>
          <w:szCs w:val="18"/>
        </w:rPr>
        <w:t xml:space="preserve">Finep </w:t>
      </w:r>
      <w:r w:rsidRPr="00D81E8C">
        <w:rPr>
          <w:rFonts w:ascii="Tahoma" w:hAnsi="Tahoma" w:cs="Tahoma"/>
          <w:sz w:val="18"/>
          <w:szCs w:val="18"/>
        </w:rPr>
        <w:t xml:space="preserve">em decorrência do Contrato nº </w:t>
      </w:r>
      <w:r w:rsidRPr="00D81E8C">
        <w:rPr>
          <w:rFonts w:ascii="Tahoma" w:hAnsi="Tahoma" w:cs="Tahoma"/>
          <w:bCs/>
          <w:color w:val="FF0000"/>
          <w:sz w:val="18"/>
          <w:szCs w:val="18"/>
          <w:highlight w:val="lightGray"/>
        </w:rPr>
        <w:t>XXXXXX</w:t>
      </w:r>
      <w:r w:rsidRPr="00D81E8C">
        <w:rPr>
          <w:rFonts w:ascii="Tahoma" w:hAnsi="Tahoma" w:cs="Tahoma"/>
          <w:sz w:val="18"/>
          <w:szCs w:val="18"/>
        </w:rPr>
        <w:t>.</w:t>
      </w:r>
    </w:p>
    <w:p w14:paraId="46BBF98A" w14:textId="77777777" w:rsidR="005662D1" w:rsidRPr="00D81E8C" w:rsidRDefault="005662D1" w:rsidP="00D81E8C">
      <w:pPr>
        <w:pStyle w:val="PargrafodaLista"/>
        <w:autoSpaceDE w:val="0"/>
        <w:adjustRightInd w:val="0"/>
        <w:spacing w:after="120" w:line="360" w:lineRule="auto"/>
        <w:ind w:right="-1" w:hanging="720"/>
        <w:jc w:val="both"/>
        <w:rPr>
          <w:rFonts w:ascii="Tahoma" w:hAnsi="Tahoma" w:cs="Tahoma"/>
          <w:bCs/>
          <w:sz w:val="18"/>
          <w:szCs w:val="18"/>
          <w:highlight w:val="yellow"/>
        </w:rPr>
      </w:pPr>
    </w:p>
    <w:p w14:paraId="3460F089" w14:textId="77777777" w:rsidR="005662D1" w:rsidRPr="00D81E8C" w:rsidRDefault="005662D1" w:rsidP="00EC4D20">
      <w:pPr>
        <w:pStyle w:val="PargrafodaLista"/>
        <w:numPr>
          <w:ilvl w:val="0"/>
          <w:numId w:val="20"/>
        </w:numPr>
        <w:autoSpaceDE w:val="0"/>
        <w:autoSpaceDN w:val="0"/>
        <w:adjustRightInd w:val="0"/>
        <w:spacing w:after="120" w:line="360" w:lineRule="auto"/>
        <w:ind w:right="-1" w:hanging="720"/>
        <w:jc w:val="both"/>
        <w:rPr>
          <w:rFonts w:ascii="Tahoma" w:hAnsi="Tahoma" w:cs="Tahoma"/>
          <w:b/>
          <w:bCs/>
          <w:sz w:val="18"/>
          <w:szCs w:val="18"/>
        </w:rPr>
      </w:pPr>
      <w:r w:rsidRPr="00D81E8C">
        <w:rPr>
          <w:rFonts w:ascii="Tahoma" w:hAnsi="Tahoma" w:cs="Tahoma"/>
          <w:b/>
          <w:bCs/>
          <w:sz w:val="18"/>
          <w:szCs w:val="18"/>
        </w:rPr>
        <w:t>UTILIZAÇÃO DA INFORMAÇÃO CONFIDENCIAL</w:t>
      </w:r>
    </w:p>
    <w:p w14:paraId="05F8839A" w14:textId="77777777" w:rsidR="005662D1" w:rsidRPr="00D81E8C" w:rsidRDefault="005662D1" w:rsidP="00EC4D20">
      <w:pPr>
        <w:pStyle w:val="PargrafodaLista"/>
        <w:numPr>
          <w:ilvl w:val="1"/>
          <w:numId w:val="26"/>
        </w:numPr>
        <w:autoSpaceDE w:val="0"/>
        <w:autoSpaceDN w:val="0"/>
        <w:adjustRightInd w:val="0"/>
        <w:spacing w:after="120" w:line="360" w:lineRule="auto"/>
        <w:ind w:left="720" w:right="-1" w:hanging="720"/>
        <w:jc w:val="both"/>
        <w:rPr>
          <w:rFonts w:ascii="Tahoma" w:hAnsi="Tahoma" w:cs="Tahoma"/>
          <w:bCs/>
          <w:sz w:val="18"/>
          <w:szCs w:val="18"/>
        </w:rPr>
      </w:pPr>
      <w:r w:rsidRPr="00D81E8C">
        <w:rPr>
          <w:rFonts w:ascii="Tahoma" w:hAnsi="Tahoma" w:cs="Tahoma"/>
          <w:bCs/>
          <w:sz w:val="18"/>
          <w:szCs w:val="18"/>
        </w:rPr>
        <w:t xml:space="preserve">A Contratada e seus profissionais reconhecem que as informações a serem acessadas são vitais para o sucesso dos serviços e serão revestidas de sigilo e confidencialidade e sua divulgação ou uso indevido poderá acarretar em perdas e danos, de acordo com os preceitos legais aplicáveis à matéria. </w:t>
      </w:r>
    </w:p>
    <w:p w14:paraId="29DD5788" w14:textId="77777777" w:rsidR="005662D1" w:rsidRPr="00D81E8C" w:rsidRDefault="005662D1" w:rsidP="00EC4D20">
      <w:pPr>
        <w:pStyle w:val="PargrafodaLista"/>
        <w:numPr>
          <w:ilvl w:val="1"/>
          <w:numId w:val="26"/>
        </w:numPr>
        <w:autoSpaceDE w:val="0"/>
        <w:autoSpaceDN w:val="0"/>
        <w:adjustRightInd w:val="0"/>
        <w:spacing w:after="120" w:line="360" w:lineRule="auto"/>
        <w:ind w:left="720" w:right="-1" w:hanging="720"/>
        <w:jc w:val="both"/>
        <w:rPr>
          <w:rFonts w:ascii="Tahoma" w:hAnsi="Tahoma" w:cs="Tahoma"/>
          <w:bCs/>
          <w:sz w:val="18"/>
          <w:szCs w:val="18"/>
        </w:rPr>
      </w:pPr>
      <w:r w:rsidRPr="00D81E8C">
        <w:rPr>
          <w:rFonts w:ascii="Tahoma" w:hAnsi="Tahoma" w:cs="Tahoma"/>
          <w:bCs/>
          <w:sz w:val="18"/>
          <w:szCs w:val="18"/>
        </w:rPr>
        <w:t>Sem o consentimento prévio por escrito da Finep, a Contratada e seus profissionais não revelarão ou divulgarão a terceiros quaisquer Informações Confidenciais, que direta ou indiretamente, tenha acesso no todo ou em parte, isolada ou conjuntamente.</w:t>
      </w:r>
    </w:p>
    <w:p w14:paraId="2B73B2CE" w14:textId="77777777" w:rsidR="005662D1" w:rsidRPr="00D81E8C" w:rsidRDefault="005662D1" w:rsidP="00EC4D20">
      <w:pPr>
        <w:pStyle w:val="PargrafodaLista"/>
        <w:numPr>
          <w:ilvl w:val="1"/>
          <w:numId w:val="26"/>
        </w:numPr>
        <w:autoSpaceDE w:val="0"/>
        <w:autoSpaceDN w:val="0"/>
        <w:adjustRightInd w:val="0"/>
        <w:spacing w:after="120" w:line="360" w:lineRule="auto"/>
        <w:ind w:left="720" w:right="-1" w:hanging="720"/>
        <w:jc w:val="both"/>
        <w:rPr>
          <w:rFonts w:ascii="Tahoma" w:hAnsi="Tahoma" w:cs="Tahoma"/>
          <w:bCs/>
          <w:sz w:val="18"/>
          <w:szCs w:val="18"/>
        </w:rPr>
      </w:pPr>
      <w:r w:rsidRPr="00D81E8C">
        <w:rPr>
          <w:rFonts w:ascii="Tahoma" w:hAnsi="Tahoma" w:cs="Tahoma"/>
          <w:bCs/>
          <w:sz w:val="18"/>
          <w:szCs w:val="18"/>
        </w:rPr>
        <w:t>A Contratada e seus profissionais não poderão indiretamente, no todo ou em parte, isolada ou juntamente com terceiros, reproduzir ou copiar em qualquer meio físico, qualquer Informação Confidencial sem autorização prévia, específica e por escrito da Finep.</w:t>
      </w:r>
    </w:p>
    <w:p w14:paraId="109F5DBC" w14:textId="77777777" w:rsidR="005662D1" w:rsidRPr="00D81E8C" w:rsidRDefault="005662D1" w:rsidP="00D81E8C">
      <w:pPr>
        <w:pStyle w:val="PargrafodaLista"/>
        <w:spacing w:after="120" w:line="360" w:lineRule="auto"/>
        <w:ind w:right="-1" w:hanging="720"/>
        <w:rPr>
          <w:rFonts w:ascii="Tahoma" w:hAnsi="Tahoma" w:cs="Tahoma"/>
          <w:bCs/>
          <w:sz w:val="18"/>
          <w:szCs w:val="18"/>
          <w:highlight w:val="yellow"/>
        </w:rPr>
      </w:pPr>
    </w:p>
    <w:p w14:paraId="4CDBA10E" w14:textId="77777777" w:rsidR="005662D1" w:rsidRPr="00D81E8C" w:rsidRDefault="005662D1" w:rsidP="00EC4D20">
      <w:pPr>
        <w:pStyle w:val="PargrafodaLista"/>
        <w:numPr>
          <w:ilvl w:val="0"/>
          <w:numId w:val="20"/>
        </w:numPr>
        <w:autoSpaceDE w:val="0"/>
        <w:autoSpaceDN w:val="0"/>
        <w:adjustRightInd w:val="0"/>
        <w:spacing w:after="120" w:line="360" w:lineRule="auto"/>
        <w:ind w:right="-1" w:hanging="720"/>
        <w:jc w:val="both"/>
        <w:rPr>
          <w:rFonts w:ascii="Tahoma" w:hAnsi="Tahoma" w:cs="Tahoma"/>
          <w:b/>
          <w:sz w:val="18"/>
          <w:szCs w:val="18"/>
        </w:rPr>
      </w:pPr>
      <w:r w:rsidRPr="00D81E8C">
        <w:rPr>
          <w:rFonts w:ascii="Tahoma" w:hAnsi="Tahoma" w:cs="Tahoma"/>
          <w:b/>
          <w:bCs/>
          <w:sz w:val="18"/>
          <w:szCs w:val="18"/>
        </w:rPr>
        <w:t>DIVULGAÇÃO DE INFORMAÇÃO CONFIDENCIAL EM VIRTUDE DE IMPOSIÇÃO LEGAL</w:t>
      </w:r>
    </w:p>
    <w:p w14:paraId="20BE72ED" w14:textId="77777777" w:rsidR="005662D1" w:rsidRPr="00D81E8C" w:rsidRDefault="005662D1" w:rsidP="00EC4D20">
      <w:pPr>
        <w:pStyle w:val="PargrafodaLista"/>
        <w:numPr>
          <w:ilvl w:val="1"/>
          <w:numId w:val="22"/>
        </w:numPr>
        <w:autoSpaceDE w:val="0"/>
        <w:autoSpaceDN w:val="0"/>
        <w:adjustRightInd w:val="0"/>
        <w:spacing w:after="120" w:line="360" w:lineRule="auto"/>
        <w:ind w:left="720" w:right="-1" w:hanging="720"/>
        <w:jc w:val="both"/>
        <w:rPr>
          <w:rFonts w:ascii="Tahoma" w:hAnsi="Tahoma" w:cs="Tahoma"/>
          <w:bCs/>
          <w:sz w:val="18"/>
          <w:szCs w:val="18"/>
        </w:rPr>
      </w:pPr>
      <w:r w:rsidRPr="00D81E8C">
        <w:rPr>
          <w:rFonts w:ascii="Tahoma" w:hAnsi="Tahoma" w:cs="Tahoma"/>
          <w:sz w:val="18"/>
          <w:szCs w:val="18"/>
        </w:rPr>
        <w:t xml:space="preserve">Se a Contratada e seus profissionais forem legalmente obrigados a revelar, no todo ou em parte, as Informações Confidenciais por qualquer juízo ou autoridade governamental competente, deverão enviar </w:t>
      </w:r>
      <w:r w:rsidRPr="00D81E8C">
        <w:rPr>
          <w:rFonts w:ascii="Tahoma" w:hAnsi="Tahoma" w:cs="Tahoma"/>
          <w:sz w:val="18"/>
          <w:szCs w:val="18"/>
        </w:rPr>
        <w:lastRenderedPageBreak/>
        <w:t xml:space="preserve">prontamente à </w:t>
      </w:r>
      <w:r w:rsidRPr="00D81E8C">
        <w:rPr>
          <w:rFonts w:ascii="Tahoma" w:hAnsi="Tahoma" w:cs="Tahoma"/>
          <w:bCs/>
          <w:sz w:val="18"/>
          <w:szCs w:val="18"/>
        </w:rPr>
        <w:t xml:space="preserve">Finep </w:t>
      </w:r>
      <w:r w:rsidRPr="00D81E8C">
        <w:rPr>
          <w:rFonts w:ascii="Tahoma" w:hAnsi="Tahoma" w:cs="Tahoma"/>
          <w:sz w:val="18"/>
          <w:szCs w:val="18"/>
        </w:rPr>
        <w:t>aviso por escrito com prazo suficiente para permitir que esta adote as medidas legais cabíveis para resguardo de seus direitos.</w:t>
      </w:r>
    </w:p>
    <w:p w14:paraId="454BA399" w14:textId="77777777" w:rsidR="005662D1" w:rsidRPr="00D81E8C" w:rsidRDefault="005662D1" w:rsidP="00D81E8C">
      <w:pPr>
        <w:pStyle w:val="PargrafodaLista"/>
        <w:spacing w:after="120" w:line="360" w:lineRule="auto"/>
        <w:ind w:right="-1" w:hanging="720"/>
        <w:rPr>
          <w:rFonts w:ascii="Tahoma" w:hAnsi="Tahoma" w:cs="Tahoma"/>
          <w:bCs/>
          <w:sz w:val="18"/>
          <w:szCs w:val="18"/>
          <w:highlight w:val="yellow"/>
        </w:rPr>
      </w:pPr>
    </w:p>
    <w:p w14:paraId="01CFF296" w14:textId="77777777" w:rsidR="005662D1" w:rsidRPr="00D81E8C" w:rsidRDefault="005662D1" w:rsidP="00EC4D20">
      <w:pPr>
        <w:pStyle w:val="PargrafodaLista"/>
        <w:numPr>
          <w:ilvl w:val="0"/>
          <w:numId w:val="20"/>
        </w:numPr>
        <w:autoSpaceDE w:val="0"/>
        <w:autoSpaceDN w:val="0"/>
        <w:adjustRightInd w:val="0"/>
        <w:spacing w:after="120" w:line="360" w:lineRule="auto"/>
        <w:ind w:right="-1" w:hanging="720"/>
        <w:jc w:val="both"/>
        <w:rPr>
          <w:rFonts w:ascii="Tahoma" w:hAnsi="Tahoma" w:cs="Tahoma"/>
          <w:b/>
          <w:sz w:val="18"/>
          <w:szCs w:val="18"/>
        </w:rPr>
      </w:pPr>
      <w:r w:rsidRPr="00D81E8C">
        <w:rPr>
          <w:rFonts w:ascii="Tahoma" w:hAnsi="Tahoma" w:cs="Tahoma"/>
          <w:b/>
          <w:bCs/>
          <w:sz w:val="18"/>
          <w:szCs w:val="18"/>
        </w:rPr>
        <w:t>PRAZO DE VALIDADE</w:t>
      </w:r>
    </w:p>
    <w:p w14:paraId="219A1B58" w14:textId="77777777" w:rsidR="005662D1" w:rsidRPr="00D81E8C" w:rsidRDefault="005662D1" w:rsidP="00EC4D20">
      <w:pPr>
        <w:pStyle w:val="PargrafodaLista"/>
        <w:numPr>
          <w:ilvl w:val="1"/>
          <w:numId w:val="23"/>
        </w:numPr>
        <w:autoSpaceDE w:val="0"/>
        <w:autoSpaceDN w:val="0"/>
        <w:adjustRightInd w:val="0"/>
        <w:spacing w:after="120" w:line="360" w:lineRule="auto"/>
        <w:ind w:left="720" w:right="-1" w:hanging="720"/>
        <w:jc w:val="both"/>
        <w:rPr>
          <w:rFonts w:ascii="Tahoma" w:hAnsi="Tahoma" w:cs="Tahoma"/>
          <w:bCs/>
          <w:sz w:val="18"/>
          <w:szCs w:val="18"/>
        </w:rPr>
      </w:pPr>
      <w:r w:rsidRPr="00D81E8C">
        <w:rPr>
          <w:rFonts w:ascii="Tahoma" w:hAnsi="Tahoma" w:cs="Tahoma"/>
          <w:sz w:val="18"/>
          <w:szCs w:val="18"/>
        </w:rPr>
        <w:t>Este compromisso tem natureza irretratável e irrevogável e vigorará por prazo indeterminado.</w:t>
      </w:r>
    </w:p>
    <w:p w14:paraId="3017B0F3" w14:textId="77777777" w:rsidR="005662D1" w:rsidRPr="00D81E8C" w:rsidRDefault="005662D1" w:rsidP="00D81E8C">
      <w:pPr>
        <w:pStyle w:val="PargrafodaLista"/>
        <w:autoSpaceDE w:val="0"/>
        <w:adjustRightInd w:val="0"/>
        <w:spacing w:after="120" w:line="360" w:lineRule="auto"/>
        <w:ind w:right="-1" w:hanging="720"/>
        <w:jc w:val="both"/>
        <w:rPr>
          <w:rFonts w:ascii="Tahoma" w:hAnsi="Tahoma" w:cs="Tahoma"/>
          <w:bCs/>
          <w:sz w:val="18"/>
          <w:szCs w:val="18"/>
        </w:rPr>
      </w:pPr>
    </w:p>
    <w:p w14:paraId="17EC2AAE" w14:textId="77777777" w:rsidR="005662D1" w:rsidRPr="00D81E8C" w:rsidRDefault="005662D1" w:rsidP="00EC4D20">
      <w:pPr>
        <w:pStyle w:val="PargrafodaLista"/>
        <w:numPr>
          <w:ilvl w:val="0"/>
          <w:numId w:val="20"/>
        </w:numPr>
        <w:autoSpaceDE w:val="0"/>
        <w:autoSpaceDN w:val="0"/>
        <w:adjustRightInd w:val="0"/>
        <w:spacing w:after="120" w:line="360" w:lineRule="auto"/>
        <w:ind w:right="-1" w:hanging="720"/>
        <w:jc w:val="both"/>
        <w:rPr>
          <w:rFonts w:ascii="Tahoma" w:hAnsi="Tahoma" w:cs="Tahoma"/>
          <w:b/>
          <w:sz w:val="18"/>
          <w:szCs w:val="18"/>
        </w:rPr>
      </w:pPr>
      <w:r w:rsidRPr="00D81E8C">
        <w:rPr>
          <w:rFonts w:ascii="Tahoma" w:hAnsi="Tahoma" w:cs="Tahoma"/>
          <w:b/>
          <w:bCs/>
          <w:sz w:val="18"/>
          <w:szCs w:val="18"/>
        </w:rPr>
        <w:t>RELACIONAMENTO ENTRE AS PARTES</w:t>
      </w:r>
    </w:p>
    <w:p w14:paraId="5A2E04DD" w14:textId="77777777" w:rsidR="005662D1" w:rsidRPr="00D81E8C" w:rsidRDefault="005662D1" w:rsidP="00EC4D20">
      <w:pPr>
        <w:pStyle w:val="PargrafodaLista"/>
        <w:numPr>
          <w:ilvl w:val="1"/>
          <w:numId w:val="24"/>
        </w:numPr>
        <w:autoSpaceDE w:val="0"/>
        <w:autoSpaceDN w:val="0"/>
        <w:adjustRightInd w:val="0"/>
        <w:spacing w:after="120" w:line="360" w:lineRule="auto"/>
        <w:ind w:left="720" w:right="-1" w:hanging="720"/>
        <w:jc w:val="both"/>
        <w:rPr>
          <w:rFonts w:ascii="Tahoma" w:hAnsi="Tahoma" w:cs="Tahoma"/>
          <w:bCs/>
          <w:sz w:val="18"/>
          <w:szCs w:val="18"/>
        </w:rPr>
      </w:pPr>
      <w:r w:rsidRPr="00D81E8C">
        <w:rPr>
          <w:rFonts w:ascii="Tahoma" w:hAnsi="Tahoma" w:cs="Tahoma"/>
          <w:sz w:val="18"/>
          <w:szCs w:val="18"/>
        </w:rPr>
        <w:t xml:space="preserve">Este instrumento não cria vínculo de relação trabalhista com a </w:t>
      </w:r>
      <w:r w:rsidRPr="00D81E8C">
        <w:rPr>
          <w:rFonts w:ascii="Tahoma" w:hAnsi="Tahoma" w:cs="Tahoma"/>
          <w:bCs/>
          <w:sz w:val="18"/>
          <w:szCs w:val="18"/>
        </w:rPr>
        <w:t xml:space="preserve">Finep </w:t>
      </w:r>
      <w:r w:rsidRPr="00D81E8C">
        <w:rPr>
          <w:rFonts w:ascii="Tahoma" w:hAnsi="Tahoma" w:cs="Tahoma"/>
          <w:sz w:val="18"/>
          <w:szCs w:val="18"/>
        </w:rPr>
        <w:t>nem outro relacionamento de qualquer espécie.</w:t>
      </w:r>
    </w:p>
    <w:p w14:paraId="327D8035" w14:textId="77777777" w:rsidR="005662D1" w:rsidRPr="00D81E8C" w:rsidRDefault="005662D1" w:rsidP="00D81E8C">
      <w:pPr>
        <w:pStyle w:val="PargrafodaLista"/>
        <w:spacing w:after="120" w:line="360" w:lineRule="auto"/>
        <w:ind w:right="-1" w:hanging="720"/>
        <w:rPr>
          <w:rFonts w:ascii="Tahoma" w:hAnsi="Tahoma" w:cs="Tahoma"/>
          <w:bCs/>
          <w:sz w:val="18"/>
          <w:szCs w:val="18"/>
          <w:highlight w:val="yellow"/>
        </w:rPr>
      </w:pPr>
    </w:p>
    <w:p w14:paraId="13AC36A4" w14:textId="77777777" w:rsidR="005662D1" w:rsidRPr="00D81E8C" w:rsidRDefault="005662D1" w:rsidP="00EC4D20">
      <w:pPr>
        <w:pStyle w:val="PargrafodaLista"/>
        <w:numPr>
          <w:ilvl w:val="0"/>
          <w:numId w:val="20"/>
        </w:numPr>
        <w:autoSpaceDE w:val="0"/>
        <w:autoSpaceDN w:val="0"/>
        <w:adjustRightInd w:val="0"/>
        <w:spacing w:after="120" w:line="360" w:lineRule="auto"/>
        <w:ind w:right="-1" w:hanging="720"/>
        <w:jc w:val="both"/>
        <w:rPr>
          <w:rFonts w:ascii="Tahoma" w:hAnsi="Tahoma" w:cs="Tahoma"/>
          <w:b/>
          <w:sz w:val="18"/>
          <w:szCs w:val="18"/>
        </w:rPr>
      </w:pPr>
      <w:r w:rsidRPr="00D81E8C">
        <w:rPr>
          <w:rFonts w:ascii="Tahoma" w:hAnsi="Tahoma" w:cs="Tahoma"/>
          <w:b/>
          <w:bCs/>
          <w:sz w:val="18"/>
          <w:szCs w:val="18"/>
        </w:rPr>
        <w:t>FORO</w:t>
      </w:r>
    </w:p>
    <w:p w14:paraId="50B8ECB2" w14:textId="77777777" w:rsidR="005662D1" w:rsidRPr="00D81E8C" w:rsidRDefault="005662D1" w:rsidP="00EC4D20">
      <w:pPr>
        <w:pStyle w:val="PargrafodaLista"/>
        <w:numPr>
          <w:ilvl w:val="1"/>
          <w:numId w:val="25"/>
        </w:numPr>
        <w:autoSpaceDE w:val="0"/>
        <w:autoSpaceDN w:val="0"/>
        <w:adjustRightInd w:val="0"/>
        <w:spacing w:after="120" w:line="360" w:lineRule="auto"/>
        <w:ind w:left="720" w:right="-1" w:hanging="720"/>
        <w:jc w:val="both"/>
        <w:rPr>
          <w:rFonts w:ascii="Tahoma" w:hAnsi="Tahoma" w:cs="Tahoma"/>
          <w:sz w:val="18"/>
          <w:szCs w:val="18"/>
        </w:rPr>
      </w:pPr>
      <w:r w:rsidRPr="00D81E8C">
        <w:rPr>
          <w:rFonts w:ascii="Tahoma" w:hAnsi="Tahoma" w:cs="Tahoma"/>
          <w:sz w:val="18"/>
          <w:szCs w:val="18"/>
        </w:rPr>
        <w:t>Este documento será regido e interpretado pelas Leis da República Federativa do Brasil, sendo eleito o foro da Justiça Federal da Capital do Estado do Rio de Janeiro, para dirimir os litígios, controvérsias e disputas relacionadas ou decorrentes do presente Termo, com exclusão de qualquer outro, por mais privilegiado que seja.</w:t>
      </w:r>
    </w:p>
    <w:p w14:paraId="615D4E91" w14:textId="77777777" w:rsidR="005662D1" w:rsidRPr="00D81E8C" w:rsidRDefault="005662D1" w:rsidP="00D81E8C">
      <w:pPr>
        <w:autoSpaceDE w:val="0"/>
        <w:adjustRightInd w:val="0"/>
        <w:spacing w:after="120" w:line="360" w:lineRule="auto"/>
        <w:ind w:left="720" w:right="-1" w:hanging="720"/>
        <w:jc w:val="both"/>
        <w:rPr>
          <w:rFonts w:ascii="Tahoma" w:hAnsi="Tahoma" w:cs="Tahoma"/>
          <w:sz w:val="18"/>
          <w:szCs w:val="18"/>
          <w:highlight w:val="yellow"/>
        </w:rPr>
      </w:pPr>
    </w:p>
    <w:p w14:paraId="539BEBB6" w14:textId="52B43096" w:rsidR="005662D1" w:rsidRPr="00FC1123" w:rsidDel="00FC1123" w:rsidRDefault="00FC1123" w:rsidP="00D81E8C">
      <w:pPr>
        <w:widowControl w:val="0"/>
        <w:autoSpaceDE w:val="0"/>
        <w:adjustRightInd w:val="0"/>
        <w:spacing w:after="120" w:line="360" w:lineRule="auto"/>
        <w:ind w:left="720" w:right="-1" w:hanging="720"/>
        <w:jc w:val="center"/>
        <w:outlineLvl w:val="0"/>
        <w:rPr>
          <w:del w:id="95" w:author="Guido Tande Crespo Zeba" w:date="2026-02-10T14:28:00Z"/>
          <w:rFonts w:ascii="Tahoma" w:hAnsi="Tahoma" w:cs="Tahoma"/>
          <w:sz w:val="18"/>
          <w:szCs w:val="18"/>
          <w:rPrChange w:id="96" w:author="Guido Tande Crespo Zeba" w:date="2026-02-10T14:28:00Z">
            <w:rPr>
              <w:del w:id="97" w:author="Guido Tande Crespo Zeba" w:date="2026-02-10T14:28:00Z"/>
              <w:rFonts w:ascii="Tahoma" w:hAnsi="Tahoma" w:cs="Tahoma"/>
              <w:sz w:val="18"/>
              <w:szCs w:val="18"/>
            </w:rPr>
          </w:rPrChange>
        </w:rPr>
      </w:pPr>
      <w:proofErr w:type="gramStart"/>
      <w:ins w:id="98" w:author="Guido Tande Crespo Zeba" w:date="2026-02-10T14:28:00Z">
        <w:r w:rsidRPr="00FC1123">
          <w:rPr>
            <w:rFonts w:ascii="Tahoma" w:hAnsi="Tahoma" w:cs="Tahoma"/>
            <w:sz w:val="18"/>
            <w:szCs w:val="18"/>
            <w:rPrChange w:id="99" w:author="Guido Tande Crespo Zeba" w:date="2026-02-10T14:28:00Z">
              <w:rPr>
                <w:rFonts w:ascii="Tahoma" w:hAnsi="Tahoma" w:cs="Tahoma"/>
                <w:color w:val="FF0000"/>
                <w:sz w:val="18"/>
                <w:szCs w:val="18"/>
              </w:rPr>
            </w:rPrChange>
          </w:rPr>
          <w:t xml:space="preserve">{{ </w:t>
        </w:r>
        <w:proofErr w:type="spellStart"/>
        <w:r w:rsidRPr="00FC1123">
          <w:rPr>
            <w:rFonts w:ascii="Tahoma" w:hAnsi="Tahoma" w:cs="Tahoma"/>
            <w:sz w:val="18"/>
            <w:szCs w:val="18"/>
            <w:rPrChange w:id="100" w:author="Guido Tande Crespo Zeba" w:date="2026-02-10T14:28:00Z">
              <w:rPr>
                <w:rFonts w:ascii="Tahoma" w:hAnsi="Tahoma" w:cs="Tahoma"/>
                <w:color w:val="FF0000"/>
                <w:sz w:val="18"/>
                <w:szCs w:val="18"/>
              </w:rPr>
            </w:rPrChange>
          </w:rPr>
          <w:t>local</w:t>
        </w:r>
        <w:proofErr w:type="gramEnd"/>
        <w:r w:rsidRPr="00FC1123">
          <w:rPr>
            <w:rFonts w:ascii="Tahoma" w:hAnsi="Tahoma" w:cs="Tahoma"/>
            <w:sz w:val="18"/>
            <w:szCs w:val="18"/>
            <w:rPrChange w:id="101" w:author="Guido Tande Crespo Zeba" w:date="2026-02-10T14:28:00Z">
              <w:rPr>
                <w:rFonts w:ascii="Tahoma" w:hAnsi="Tahoma" w:cs="Tahoma"/>
                <w:color w:val="FF0000"/>
                <w:sz w:val="18"/>
                <w:szCs w:val="18"/>
              </w:rPr>
            </w:rPrChange>
          </w:rPr>
          <w:t>_data</w:t>
        </w:r>
        <w:proofErr w:type="spellEnd"/>
        <w:r w:rsidRPr="00FC1123">
          <w:rPr>
            <w:rFonts w:ascii="Tahoma" w:hAnsi="Tahoma" w:cs="Tahoma"/>
            <w:sz w:val="18"/>
            <w:szCs w:val="18"/>
            <w:rPrChange w:id="102" w:author="Guido Tande Crespo Zeba" w:date="2026-02-10T14:28:00Z">
              <w:rPr>
                <w:rFonts w:ascii="Tahoma" w:hAnsi="Tahoma" w:cs="Tahoma"/>
                <w:color w:val="FF0000"/>
                <w:sz w:val="18"/>
                <w:szCs w:val="18"/>
              </w:rPr>
            </w:rPrChange>
          </w:rPr>
          <w:t xml:space="preserve"> }}</w:t>
        </w:r>
        <w:r w:rsidRPr="00FC1123" w:rsidDel="00FC1123">
          <w:rPr>
            <w:rFonts w:ascii="Tahoma" w:hAnsi="Tahoma" w:cs="Tahoma"/>
            <w:sz w:val="18"/>
            <w:szCs w:val="18"/>
            <w:rPrChange w:id="103" w:author="Guido Tande Crespo Zeba" w:date="2026-02-10T14:28:00Z">
              <w:rPr>
                <w:rFonts w:ascii="Tahoma" w:hAnsi="Tahoma" w:cs="Tahoma"/>
                <w:color w:val="FF0000"/>
                <w:sz w:val="18"/>
                <w:szCs w:val="18"/>
              </w:rPr>
            </w:rPrChange>
          </w:rPr>
          <w:t xml:space="preserve"> </w:t>
        </w:r>
      </w:ins>
      <w:del w:id="104" w:author="Guido Tande Crespo Zeba" w:date="2026-02-10T14:28:00Z">
        <w:r w:rsidR="005662D1" w:rsidRPr="00FC1123" w:rsidDel="00FC1123">
          <w:rPr>
            <w:rFonts w:ascii="Tahoma" w:hAnsi="Tahoma" w:cs="Tahoma"/>
            <w:sz w:val="18"/>
            <w:szCs w:val="18"/>
            <w:rPrChange w:id="105" w:author="Guido Tande Crespo Zeba" w:date="2026-02-10T14:28:00Z">
              <w:rPr>
                <w:rFonts w:ascii="Tahoma" w:hAnsi="Tahoma" w:cs="Tahoma"/>
                <w:color w:val="FF0000"/>
                <w:sz w:val="18"/>
                <w:szCs w:val="18"/>
              </w:rPr>
            </w:rPrChange>
          </w:rPr>
          <w:delText>[Local]</w:delText>
        </w:r>
        <w:r w:rsidR="005662D1" w:rsidRPr="00FC1123" w:rsidDel="00FC1123">
          <w:rPr>
            <w:rFonts w:ascii="Tahoma" w:hAnsi="Tahoma" w:cs="Tahoma"/>
            <w:sz w:val="18"/>
            <w:szCs w:val="18"/>
            <w:rPrChange w:id="106" w:author="Guido Tande Crespo Zeba" w:date="2026-02-10T14:28:00Z">
              <w:rPr>
                <w:rFonts w:ascii="Tahoma" w:hAnsi="Tahoma" w:cs="Tahoma"/>
                <w:sz w:val="18"/>
                <w:szCs w:val="18"/>
              </w:rPr>
            </w:rPrChange>
          </w:rPr>
          <w:delText xml:space="preserve">, </w:delText>
        </w:r>
        <w:r w:rsidR="005662D1" w:rsidRPr="00FC1123" w:rsidDel="00FC1123">
          <w:rPr>
            <w:rFonts w:ascii="Tahoma" w:hAnsi="Tahoma" w:cs="Tahoma"/>
            <w:sz w:val="18"/>
            <w:szCs w:val="18"/>
            <w:rPrChange w:id="107" w:author="Guido Tande Crespo Zeba" w:date="2026-02-10T14:28:00Z">
              <w:rPr>
                <w:rFonts w:ascii="Tahoma" w:hAnsi="Tahoma" w:cs="Tahoma"/>
                <w:color w:val="FF0000"/>
                <w:sz w:val="18"/>
                <w:szCs w:val="18"/>
              </w:rPr>
            </w:rPrChange>
          </w:rPr>
          <w:delText>XX</w:delText>
        </w:r>
        <w:r w:rsidR="005662D1" w:rsidRPr="00FC1123" w:rsidDel="00FC1123">
          <w:rPr>
            <w:rFonts w:ascii="Tahoma" w:hAnsi="Tahoma" w:cs="Tahoma"/>
            <w:sz w:val="18"/>
            <w:szCs w:val="18"/>
            <w:rPrChange w:id="108" w:author="Guido Tande Crespo Zeba" w:date="2026-02-10T14:28:00Z">
              <w:rPr>
                <w:rFonts w:ascii="Tahoma" w:hAnsi="Tahoma" w:cs="Tahoma"/>
                <w:sz w:val="18"/>
                <w:szCs w:val="18"/>
              </w:rPr>
            </w:rPrChange>
          </w:rPr>
          <w:delText xml:space="preserve"> de </w:delText>
        </w:r>
        <w:r w:rsidR="005662D1" w:rsidRPr="00FC1123" w:rsidDel="00FC1123">
          <w:rPr>
            <w:rFonts w:ascii="Tahoma" w:hAnsi="Tahoma" w:cs="Tahoma"/>
            <w:sz w:val="18"/>
            <w:szCs w:val="18"/>
            <w:rPrChange w:id="109" w:author="Guido Tande Crespo Zeba" w:date="2026-02-10T14:28:00Z">
              <w:rPr>
                <w:rFonts w:ascii="Tahoma" w:hAnsi="Tahoma" w:cs="Tahoma"/>
                <w:color w:val="FF0000"/>
                <w:sz w:val="18"/>
                <w:szCs w:val="18"/>
              </w:rPr>
            </w:rPrChange>
          </w:rPr>
          <w:delText>XXXXXX</w:delText>
        </w:r>
        <w:r w:rsidR="005662D1" w:rsidRPr="00FC1123" w:rsidDel="00FC1123">
          <w:rPr>
            <w:rFonts w:ascii="Tahoma" w:hAnsi="Tahoma" w:cs="Tahoma"/>
            <w:sz w:val="18"/>
            <w:szCs w:val="18"/>
            <w:rPrChange w:id="110" w:author="Guido Tande Crespo Zeba" w:date="2026-02-10T14:28:00Z">
              <w:rPr>
                <w:rFonts w:ascii="Tahoma" w:hAnsi="Tahoma" w:cs="Tahoma"/>
                <w:sz w:val="18"/>
                <w:szCs w:val="18"/>
              </w:rPr>
            </w:rPrChange>
          </w:rPr>
          <w:delText xml:space="preserve"> de </w:delText>
        </w:r>
        <w:r w:rsidR="005662D1" w:rsidRPr="00FC1123" w:rsidDel="00FC1123">
          <w:rPr>
            <w:rFonts w:ascii="Tahoma" w:hAnsi="Tahoma" w:cs="Tahoma"/>
            <w:sz w:val="18"/>
            <w:szCs w:val="18"/>
            <w:rPrChange w:id="111" w:author="Guido Tande Crespo Zeba" w:date="2026-02-10T14:28:00Z">
              <w:rPr>
                <w:rFonts w:ascii="Tahoma" w:hAnsi="Tahoma" w:cs="Tahoma"/>
                <w:color w:val="FF0000"/>
                <w:sz w:val="18"/>
                <w:szCs w:val="18"/>
              </w:rPr>
            </w:rPrChange>
          </w:rPr>
          <w:delText>XXXX</w:delText>
        </w:r>
        <w:r w:rsidR="005662D1" w:rsidRPr="00FC1123" w:rsidDel="00FC1123">
          <w:rPr>
            <w:rFonts w:ascii="Tahoma" w:hAnsi="Tahoma" w:cs="Tahoma"/>
            <w:sz w:val="18"/>
            <w:szCs w:val="18"/>
            <w:rPrChange w:id="112" w:author="Guido Tande Crespo Zeba" w:date="2026-02-10T14:28:00Z">
              <w:rPr>
                <w:rFonts w:ascii="Tahoma" w:hAnsi="Tahoma" w:cs="Tahoma"/>
                <w:sz w:val="18"/>
                <w:szCs w:val="18"/>
              </w:rPr>
            </w:rPrChange>
          </w:rPr>
          <w:delText>.</w:delText>
        </w:r>
      </w:del>
    </w:p>
    <w:p w14:paraId="1FAE998F" w14:textId="77777777" w:rsidR="005662D1" w:rsidRPr="00D81E8C" w:rsidRDefault="005662D1" w:rsidP="00D81E8C">
      <w:pPr>
        <w:widowControl w:val="0"/>
        <w:autoSpaceDE w:val="0"/>
        <w:adjustRightInd w:val="0"/>
        <w:spacing w:after="120" w:line="360" w:lineRule="auto"/>
        <w:ind w:left="720" w:right="-1" w:hanging="720"/>
        <w:jc w:val="center"/>
        <w:outlineLvl w:val="0"/>
        <w:rPr>
          <w:rFonts w:ascii="Tahoma" w:hAnsi="Tahoma" w:cs="Tahoma"/>
          <w:sz w:val="18"/>
          <w:szCs w:val="18"/>
        </w:rPr>
      </w:pPr>
    </w:p>
    <w:p w14:paraId="0845C0C5" w14:textId="77777777" w:rsidR="005662D1" w:rsidRPr="00D81E8C" w:rsidRDefault="005662D1" w:rsidP="00D81E8C">
      <w:pPr>
        <w:widowControl w:val="0"/>
        <w:autoSpaceDE w:val="0"/>
        <w:adjustRightInd w:val="0"/>
        <w:spacing w:after="120" w:line="360" w:lineRule="auto"/>
        <w:ind w:left="720" w:right="-1" w:hanging="720"/>
        <w:jc w:val="center"/>
        <w:rPr>
          <w:rFonts w:ascii="Tahoma" w:hAnsi="Tahoma" w:cs="Tahoma"/>
          <w:sz w:val="18"/>
          <w:szCs w:val="18"/>
        </w:rPr>
      </w:pPr>
      <w:r w:rsidRPr="00D81E8C">
        <w:rPr>
          <w:rFonts w:ascii="Tahoma" w:hAnsi="Tahoma" w:cs="Tahoma"/>
          <w:sz w:val="18"/>
          <w:szCs w:val="18"/>
        </w:rPr>
        <w:t>________________________________________</w:t>
      </w:r>
    </w:p>
    <w:p w14:paraId="7700F36B" w14:textId="77777777" w:rsidR="005662D1" w:rsidRPr="00D81E8C" w:rsidRDefault="005662D1" w:rsidP="00D81E8C">
      <w:pPr>
        <w:widowControl w:val="0"/>
        <w:autoSpaceDE w:val="0"/>
        <w:adjustRightInd w:val="0"/>
        <w:spacing w:after="120" w:line="360" w:lineRule="auto"/>
        <w:ind w:left="720" w:right="-1" w:hanging="720"/>
        <w:jc w:val="center"/>
        <w:rPr>
          <w:rFonts w:ascii="Tahoma" w:hAnsi="Tahoma" w:cs="Tahoma"/>
          <w:sz w:val="18"/>
          <w:szCs w:val="18"/>
        </w:rPr>
      </w:pPr>
      <w:r w:rsidRPr="00D81E8C">
        <w:rPr>
          <w:rFonts w:ascii="Tahoma" w:hAnsi="Tahoma" w:cs="Tahoma"/>
          <w:sz w:val="18"/>
          <w:szCs w:val="18"/>
        </w:rPr>
        <w:t>[Assinatura do Representante legal]</w:t>
      </w:r>
    </w:p>
    <w:p w14:paraId="7A87565D" w14:textId="77777777" w:rsidR="005662D1" w:rsidRPr="00D81E8C" w:rsidRDefault="005662D1" w:rsidP="00D81E8C">
      <w:pPr>
        <w:widowControl w:val="0"/>
        <w:autoSpaceDE w:val="0"/>
        <w:adjustRightInd w:val="0"/>
        <w:spacing w:after="120" w:line="360" w:lineRule="auto"/>
        <w:ind w:left="720" w:right="-1" w:hanging="720"/>
        <w:jc w:val="center"/>
        <w:rPr>
          <w:rFonts w:ascii="Tahoma" w:hAnsi="Tahoma" w:cs="Tahoma"/>
          <w:sz w:val="18"/>
          <w:szCs w:val="18"/>
        </w:rPr>
      </w:pPr>
      <w:r w:rsidRPr="00D81E8C">
        <w:rPr>
          <w:rFonts w:ascii="Tahoma" w:hAnsi="Tahoma" w:cs="Tahoma"/>
          <w:sz w:val="18"/>
          <w:szCs w:val="18"/>
        </w:rPr>
        <w:t>Nome: ___________________</w:t>
      </w:r>
    </w:p>
    <w:p w14:paraId="35092FC9" w14:textId="77777777" w:rsidR="005662D1" w:rsidRPr="00D81E8C" w:rsidRDefault="005662D1" w:rsidP="00D81E8C">
      <w:pPr>
        <w:widowControl w:val="0"/>
        <w:autoSpaceDE w:val="0"/>
        <w:adjustRightInd w:val="0"/>
        <w:spacing w:after="120" w:line="360" w:lineRule="auto"/>
        <w:ind w:left="720" w:right="-1" w:hanging="720"/>
        <w:jc w:val="center"/>
        <w:rPr>
          <w:rFonts w:ascii="Tahoma" w:hAnsi="Tahoma" w:cs="Tahoma"/>
          <w:sz w:val="18"/>
          <w:szCs w:val="18"/>
        </w:rPr>
      </w:pPr>
      <w:r w:rsidRPr="00D81E8C">
        <w:rPr>
          <w:rFonts w:ascii="Tahoma" w:hAnsi="Tahoma" w:cs="Tahoma"/>
          <w:sz w:val="18"/>
          <w:szCs w:val="18"/>
        </w:rPr>
        <w:t>Cargo: ___________________</w:t>
      </w:r>
    </w:p>
    <w:p w14:paraId="3C7B118E" w14:textId="77777777" w:rsidR="005662D1" w:rsidRPr="00D81E8C" w:rsidRDefault="005662D1" w:rsidP="00D81E8C">
      <w:pPr>
        <w:widowControl w:val="0"/>
        <w:autoSpaceDE w:val="0"/>
        <w:adjustRightInd w:val="0"/>
        <w:spacing w:after="120" w:line="360" w:lineRule="auto"/>
        <w:ind w:left="720" w:right="-1" w:hanging="720"/>
        <w:jc w:val="center"/>
        <w:outlineLvl w:val="0"/>
        <w:rPr>
          <w:rFonts w:ascii="Tahoma" w:hAnsi="Tahoma" w:cs="Tahoma"/>
          <w:sz w:val="18"/>
          <w:szCs w:val="18"/>
        </w:rPr>
      </w:pPr>
      <w:r w:rsidRPr="00D81E8C">
        <w:rPr>
          <w:rFonts w:ascii="Tahoma" w:hAnsi="Tahoma" w:cs="Tahoma"/>
          <w:sz w:val="18"/>
          <w:szCs w:val="18"/>
        </w:rPr>
        <w:t>CPF: ____________________</w:t>
      </w:r>
    </w:p>
    <w:p w14:paraId="0C3DB84D" w14:textId="7E2E7131" w:rsidR="00C0591F" w:rsidRDefault="00C0591F">
      <w:pPr>
        <w:rPr>
          <w:rFonts w:ascii="Tahoma" w:hAnsi="Tahoma" w:cs="Tahoma"/>
          <w:b/>
          <w:bCs/>
          <w:sz w:val="18"/>
          <w:szCs w:val="18"/>
        </w:rPr>
      </w:pPr>
      <w:r>
        <w:rPr>
          <w:rFonts w:ascii="Tahoma" w:hAnsi="Tahoma" w:cs="Tahoma"/>
          <w:b/>
          <w:bCs/>
          <w:sz w:val="18"/>
          <w:szCs w:val="18"/>
        </w:rPr>
        <w:br w:type="page"/>
      </w:r>
    </w:p>
    <w:p w14:paraId="56B95CC3" w14:textId="350A25C3" w:rsidR="005662D1" w:rsidRPr="00C0591F" w:rsidRDefault="00C0591F" w:rsidP="00C0591F">
      <w:pPr>
        <w:pStyle w:val="TextoPargrafo"/>
        <w:tabs>
          <w:tab w:val="left" w:pos="0"/>
        </w:tabs>
        <w:spacing w:before="0" w:line="360" w:lineRule="auto"/>
        <w:ind w:right="-1" w:firstLine="0"/>
        <w:jc w:val="center"/>
        <w:rPr>
          <w:rFonts w:ascii="Tahoma" w:hAnsi="Tahoma" w:cs="Tahoma"/>
          <w:b/>
          <w:sz w:val="18"/>
          <w:szCs w:val="18"/>
        </w:rPr>
      </w:pPr>
      <w:r w:rsidRPr="00C0591F">
        <w:rPr>
          <w:rFonts w:ascii="Tahoma" w:hAnsi="Tahoma" w:cs="Tahoma"/>
          <w:b/>
          <w:sz w:val="18"/>
          <w:szCs w:val="18"/>
        </w:rPr>
        <w:lastRenderedPageBreak/>
        <w:t>ANEXO I-C</w:t>
      </w:r>
    </w:p>
    <w:p w14:paraId="7BDF458A" w14:textId="343F14F4" w:rsidR="00C0591F" w:rsidRDefault="00C0591F" w:rsidP="00C0591F">
      <w:pPr>
        <w:pStyle w:val="TextoPargrafo"/>
        <w:tabs>
          <w:tab w:val="left" w:pos="0"/>
        </w:tabs>
        <w:spacing w:before="0" w:line="360" w:lineRule="auto"/>
        <w:ind w:right="-1" w:firstLine="0"/>
        <w:jc w:val="center"/>
        <w:rPr>
          <w:rFonts w:ascii="Tahoma" w:hAnsi="Tahoma" w:cs="Tahoma"/>
          <w:b/>
          <w:sz w:val="18"/>
          <w:szCs w:val="18"/>
        </w:rPr>
      </w:pPr>
      <w:r w:rsidRPr="00C0591F">
        <w:rPr>
          <w:rFonts w:ascii="Tahoma" w:hAnsi="Tahoma" w:cs="Tahoma"/>
          <w:b/>
          <w:sz w:val="18"/>
          <w:szCs w:val="18"/>
        </w:rPr>
        <w:t>ANTEPROJETO DE ENGENHARIA</w:t>
      </w:r>
    </w:p>
    <w:p w14:paraId="41BFB8EF" w14:textId="77777777" w:rsidR="00C0591F" w:rsidRPr="00C0591F" w:rsidRDefault="00C0591F" w:rsidP="00C0591F">
      <w:pPr>
        <w:autoSpaceDE w:val="0"/>
        <w:autoSpaceDN w:val="0"/>
        <w:adjustRightInd w:val="0"/>
        <w:spacing w:after="120" w:line="360" w:lineRule="auto"/>
        <w:ind w:right="-1"/>
        <w:jc w:val="both"/>
        <w:rPr>
          <w:rFonts w:ascii="Tahoma" w:hAnsi="Tahoma" w:cs="Tahoma"/>
          <w:bCs/>
          <w:sz w:val="18"/>
          <w:szCs w:val="18"/>
        </w:rPr>
      </w:pPr>
    </w:p>
    <w:sectPr w:rsidR="00C0591F" w:rsidRPr="00C0591F" w:rsidSect="009F2BB3">
      <w:headerReference w:type="default" r:id="rId11"/>
      <w:footerReference w:type="even" r:id="rId12"/>
      <w:footerReference w:type="default" r:id="rId13"/>
      <w:pgSz w:w="11907" w:h="16840" w:code="9"/>
      <w:pgMar w:top="2127" w:right="1418" w:bottom="1560" w:left="1418" w:header="425" w:footer="1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DB1DB" w14:textId="77777777" w:rsidR="00950616" w:rsidRDefault="00950616">
      <w:r>
        <w:separator/>
      </w:r>
    </w:p>
  </w:endnote>
  <w:endnote w:type="continuationSeparator" w:id="0">
    <w:p w14:paraId="7572D036" w14:textId="77777777" w:rsidR="00950616" w:rsidRDefault="00950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HG Mincho Light J">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Ecofont_Spranq_eco_Sans">
    <w:altName w:val="Arial"/>
    <w:charset w:val="00"/>
    <w:family w:val="swiss"/>
    <w:pitch w:val="variable"/>
  </w:font>
  <w:font w:name="Segoe UI">
    <w:panose1 w:val="020B0502040204020203"/>
    <w:charset w:val="00"/>
    <w:family w:val="swiss"/>
    <w:pitch w:val="variable"/>
    <w:sig w:usb0="E4002EFF" w:usb1="C000E47F" w:usb2="00000009" w:usb3="00000000" w:csb0="000001FF" w:csb1="00000000"/>
  </w:font>
  <w:font w:name="ArialMT">
    <w:altName w:val="Arial"/>
    <w:charset w:val="00"/>
    <w:family w:val="auto"/>
    <w:pitch w:val="default"/>
  </w:font>
  <w:font w:name="CIDFont+F2">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E54FE" w14:textId="77777777" w:rsidR="00953BD0" w:rsidRDefault="00953BD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11F6FEA" w14:textId="77777777" w:rsidR="00953BD0" w:rsidRDefault="00953BD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A5804" w14:textId="577A14B5" w:rsidR="00953BD0" w:rsidRPr="00707EFE" w:rsidRDefault="00953BD0">
    <w:pPr>
      <w:pStyle w:val="Rodap"/>
      <w:jc w:val="right"/>
      <w:rPr>
        <w:rFonts w:ascii="Tahoma" w:hAnsi="Tahoma" w:cs="Tahoma"/>
        <w:sz w:val="18"/>
        <w:szCs w:val="18"/>
      </w:rPr>
    </w:pPr>
    <w:r w:rsidRPr="00707EFE">
      <w:rPr>
        <w:rFonts w:ascii="Tahoma" w:hAnsi="Tahoma" w:cs="Tahoma"/>
        <w:sz w:val="18"/>
        <w:szCs w:val="18"/>
      </w:rPr>
      <w:fldChar w:fldCharType="begin"/>
    </w:r>
    <w:r w:rsidRPr="00707EFE">
      <w:rPr>
        <w:rFonts w:ascii="Tahoma" w:hAnsi="Tahoma" w:cs="Tahoma"/>
        <w:sz w:val="18"/>
        <w:szCs w:val="18"/>
      </w:rPr>
      <w:instrText>PAGE   \* MERGEFORMAT</w:instrText>
    </w:r>
    <w:r w:rsidRPr="00707EFE">
      <w:rPr>
        <w:rFonts w:ascii="Tahoma" w:hAnsi="Tahoma" w:cs="Tahoma"/>
        <w:sz w:val="18"/>
        <w:szCs w:val="18"/>
      </w:rPr>
      <w:fldChar w:fldCharType="separate"/>
    </w:r>
    <w:r w:rsidR="00B10181">
      <w:rPr>
        <w:rFonts w:ascii="Tahoma" w:hAnsi="Tahoma" w:cs="Tahoma"/>
        <w:noProof/>
        <w:sz w:val="18"/>
        <w:szCs w:val="18"/>
      </w:rPr>
      <w:t>1</w:t>
    </w:r>
    <w:r w:rsidRPr="00707EFE">
      <w:rPr>
        <w:rFonts w:ascii="Tahoma" w:hAnsi="Tahoma" w:cs="Tahoma"/>
        <w:sz w:val="18"/>
        <w:szCs w:val="18"/>
      </w:rPr>
      <w:fldChar w:fldCharType="end"/>
    </w:r>
  </w:p>
  <w:p w14:paraId="56DF9A89" w14:textId="77777777" w:rsidR="00953BD0" w:rsidRDefault="00953BD0">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DDB57" w14:textId="77777777" w:rsidR="00950616" w:rsidRDefault="00950616">
      <w:r>
        <w:separator/>
      </w:r>
    </w:p>
  </w:footnote>
  <w:footnote w:type="continuationSeparator" w:id="0">
    <w:p w14:paraId="25B487EC" w14:textId="77777777" w:rsidR="00950616" w:rsidRDefault="009506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327DA" w14:textId="206E0C47" w:rsidR="00953BD0" w:rsidRDefault="00916963" w:rsidP="005E5675">
    <w:pPr>
      <w:pStyle w:val="Cabealho"/>
      <w:tabs>
        <w:tab w:val="clear" w:pos="4419"/>
        <w:tab w:val="clear" w:pos="8838"/>
      </w:tabs>
      <w:jc w:val="center"/>
    </w:pPr>
    <w:r>
      <w:rPr>
        <w:noProof/>
      </w:rPr>
      <w:drawing>
        <wp:inline distT="0" distB="0" distL="0" distR="0" wp14:anchorId="4A2A11C8" wp14:editId="00888129">
          <wp:extent cx="5760085" cy="831850"/>
          <wp:effectExtent l="0" t="0" r="0" b="6350"/>
          <wp:docPr id="1522502930" name="Imagem 1522502930"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10;&#10;O conteúdo gerado por IA pode estar incorret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60085" cy="8318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alfabetico minusculas"/>
    <w:lvl w:ilvl="0">
      <w:start w:val="1"/>
      <w:numFmt w:val="lowerLetter"/>
      <w:lvlText w:val="%1)"/>
      <w:lvlJc w:val="left"/>
      <w:pPr>
        <w:tabs>
          <w:tab w:val="num" w:pos="397"/>
        </w:tabs>
      </w:pPr>
    </w:lvl>
    <w:lvl w:ilvl="1">
      <w:start w:val="1"/>
      <w:numFmt w:val="lowerLetter"/>
      <w:lvlText w:val="%2)"/>
      <w:lvlJc w:val="left"/>
      <w:pPr>
        <w:tabs>
          <w:tab w:val="num" w:pos="681"/>
        </w:tabs>
      </w:pPr>
    </w:lvl>
    <w:lvl w:ilvl="2">
      <w:start w:val="1"/>
      <w:numFmt w:val="lowerLetter"/>
      <w:lvlText w:val="%3)"/>
      <w:lvlJc w:val="left"/>
      <w:pPr>
        <w:tabs>
          <w:tab w:val="num" w:pos="964"/>
        </w:tabs>
      </w:pPr>
    </w:lvl>
    <w:lvl w:ilvl="3">
      <w:start w:val="1"/>
      <w:numFmt w:val="lowerLetter"/>
      <w:lvlText w:val="%4)"/>
      <w:lvlJc w:val="left"/>
      <w:pPr>
        <w:tabs>
          <w:tab w:val="num" w:pos="1248"/>
        </w:tabs>
      </w:pPr>
    </w:lvl>
    <w:lvl w:ilvl="4">
      <w:start w:val="1"/>
      <w:numFmt w:val="lowerLetter"/>
      <w:lvlText w:val="%5)"/>
      <w:lvlJc w:val="left"/>
      <w:pPr>
        <w:tabs>
          <w:tab w:val="num" w:pos="1531"/>
        </w:tabs>
      </w:pPr>
    </w:lvl>
    <w:lvl w:ilvl="5">
      <w:start w:val="1"/>
      <w:numFmt w:val="lowerLetter"/>
      <w:lvlText w:val="%6)"/>
      <w:lvlJc w:val="left"/>
      <w:pPr>
        <w:tabs>
          <w:tab w:val="num" w:pos="1815"/>
        </w:tabs>
      </w:pPr>
    </w:lvl>
    <w:lvl w:ilvl="6">
      <w:start w:val="1"/>
      <w:numFmt w:val="lowerLetter"/>
      <w:lvlText w:val="%7)"/>
      <w:lvlJc w:val="left"/>
      <w:pPr>
        <w:tabs>
          <w:tab w:val="num" w:pos="2098"/>
        </w:tabs>
      </w:pPr>
    </w:lvl>
    <w:lvl w:ilvl="7">
      <w:start w:val="1"/>
      <w:numFmt w:val="lowerLetter"/>
      <w:lvlText w:val="%8)"/>
      <w:lvlJc w:val="left"/>
      <w:pPr>
        <w:tabs>
          <w:tab w:val="num" w:pos="2382"/>
        </w:tabs>
      </w:pPr>
    </w:lvl>
    <w:lvl w:ilvl="8">
      <w:start w:val="1"/>
      <w:numFmt w:val="lowerLetter"/>
      <w:lvlText w:val="%9)"/>
      <w:lvlJc w:val="left"/>
      <w:pPr>
        <w:tabs>
          <w:tab w:val="num" w:pos="2665"/>
        </w:tabs>
      </w:pPr>
    </w:lvl>
  </w:abstractNum>
  <w:abstractNum w:abstractNumId="1" w15:restartNumberingAfterBreak="0">
    <w:nsid w:val="00000004"/>
    <w:multiLevelType w:val="multilevel"/>
    <w:tmpl w:val="00000004"/>
    <w:name w:val="WW8Num4"/>
    <w:lvl w:ilvl="0">
      <w:start w:val="1"/>
      <w:numFmt w:val="lowerLetter"/>
      <w:lvlText w:val="%1)"/>
      <w:lvlJc w:val="left"/>
      <w:pPr>
        <w:tabs>
          <w:tab w:val="num" w:pos="360"/>
        </w:tabs>
      </w:pPr>
    </w:lvl>
    <w:lvl w:ilvl="1">
      <w:start w:val="1"/>
      <w:numFmt w:val="decimal"/>
      <w:lvlText w:val="%1.%2."/>
      <w:lvlJc w:val="left"/>
      <w:pPr>
        <w:tabs>
          <w:tab w:val="num" w:pos="792"/>
        </w:tabs>
      </w:pPr>
      <w:rPr>
        <w:rFonts w:ascii="Arial" w:hAnsi="Arial"/>
        <w:b w:val="0"/>
        <w:i w:val="0"/>
        <w:sz w:val="22"/>
      </w:rPr>
    </w:lvl>
    <w:lvl w:ilvl="2">
      <w:start w:val="1"/>
      <w:numFmt w:val="decimal"/>
      <w:lvlText w:val="%1.%2.%3."/>
      <w:lvlJc w:val="left"/>
      <w:pPr>
        <w:tabs>
          <w:tab w:val="num" w:pos="1440"/>
        </w:tabs>
      </w:pPr>
      <w:rPr>
        <w:rFonts w:ascii="Arial" w:hAnsi="Arial"/>
        <w:b w:val="0"/>
        <w:i w:val="0"/>
        <w:sz w:val="22"/>
      </w:rPr>
    </w:lvl>
    <w:lvl w:ilvl="3">
      <w:start w:val="1"/>
      <w:numFmt w:val="decimal"/>
      <w:lvlText w:val="%1.%2.%3.%4."/>
      <w:lvlJc w:val="left"/>
      <w:pPr>
        <w:tabs>
          <w:tab w:val="num" w:pos="2160"/>
        </w:tabs>
      </w:pPr>
      <w:rPr>
        <w:rFonts w:ascii="Arial" w:hAnsi="Arial"/>
        <w:b w:val="0"/>
        <w:i w:val="0"/>
        <w:sz w:val="22"/>
      </w:rPr>
    </w:lvl>
    <w:lvl w:ilvl="4">
      <w:start w:val="1"/>
      <w:numFmt w:val="decimal"/>
      <w:lvlText w:val="%1.%2.%3.%4.%5."/>
      <w:lvlJc w:val="left"/>
      <w:pPr>
        <w:tabs>
          <w:tab w:val="num" w:pos="2520"/>
        </w:tabs>
      </w:pPr>
    </w:lvl>
    <w:lvl w:ilvl="5">
      <w:start w:val="1"/>
      <w:numFmt w:val="decimal"/>
      <w:lvlText w:val="%1.%2.%3.%4.%5.%6."/>
      <w:lvlJc w:val="left"/>
      <w:pPr>
        <w:tabs>
          <w:tab w:val="num" w:pos="3240"/>
        </w:tabs>
      </w:pPr>
    </w:lvl>
    <w:lvl w:ilvl="6">
      <w:start w:val="1"/>
      <w:numFmt w:val="decimal"/>
      <w:lvlText w:val="%1.%2.%3.%4.%5.%6.%7."/>
      <w:lvlJc w:val="left"/>
      <w:pPr>
        <w:tabs>
          <w:tab w:val="num" w:pos="3600"/>
        </w:tabs>
      </w:pPr>
    </w:lvl>
    <w:lvl w:ilvl="7">
      <w:start w:val="1"/>
      <w:numFmt w:val="decimal"/>
      <w:lvlText w:val="%1.%2.%3.%4.%5.%6.%7.%8."/>
      <w:lvlJc w:val="left"/>
      <w:pPr>
        <w:tabs>
          <w:tab w:val="num" w:pos="4320"/>
        </w:tabs>
      </w:pPr>
    </w:lvl>
    <w:lvl w:ilvl="8">
      <w:start w:val="1"/>
      <w:numFmt w:val="decimal"/>
      <w:lvlText w:val="%1.%2.%3.%4.%5.%6.%7.%8.%9."/>
      <w:lvlJc w:val="left"/>
      <w:pPr>
        <w:tabs>
          <w:tab w:val="num" w:pos="4680"/>
        </w:tabs>
      </w:pPr>
    </w:lvl>
  </w:abstractNum>
  <w:abstractNum w:abstractNumId="2" w15:restartNumberingAfterBreak="0">
    <w:nsid w:val="00000005"/>
    <w:multiLevelType w:val="multilevel"/>
    <w:tmpl w:val="00000005"/>
    <w:name w:val="WW8Num5"/>
    <w:lvl w:ilvl="0">
      <w:start w:val="1"/>
      <w:numFmt w:val="lowerLetter"/>
      <w:lvlText w:val="%1)"/>
      <w:lvlJc w:val="left"/>
      <w:pPr>
        <w:tabs>
          <w:tab w:val="num" w:pos="360"/>
        </w:tabs>
      </w:pPr>
    </w:lvl>
    <w:lvl w:ilvl="1">
      <w:start w:val="1"/>
      <w:numFmt w:val="decimal"/>
      <w:lvlText w:val="%1.%2."/>
      <w:lvlJc w:val="left"/>
      <w:pPr>
        <w:tabs>
          <w:tab w:val="num" w:pos="792"/>
        </w:tabs>
      </w:pPr>
      <w:rPr>
        <w:rFonts w:ascii="Arial" w:hAnsi="Arial"/>
        <w:b w:val="0"/>
        <w:i w:val="0"/>
        <w:sz w:val="22"/>
      </w:rPr>
    </w:lvl>
    <w:lvl w:ilvl="2">
      <w:start w:val="1"/>
      <w:numFmt w:val="decimal"/>
      <w:lvlText w:val="%1.%2.%3."/>
      <w:lvlJc w:val="left"/>
      <w:pPr>
        <w:tabs>
          <w:tab w:val="num" w:pos="1440"/>
        </w:tabs>
      </w:pPr>
      <w:rPr>
        <w:rFonts w:ascii="Arial" w:hAnsi="Arial"/>
        <w:b w:val="0"/>
        <w:i w:val="0"/>
        <w:sz w:val="22"/>
      </w:rPr>
    </w:lvl>
    <w:lvl w:ilvl="3">
      <w:start w:val="1"/>
      <w:numFmt w:val="decimal"/>
      <w:lvlText w:val="%1.%2.%3.%4."/>
      <w:lvlJc w:val="left"/>
      <w:pPr>
        <w:tabs>
          <w:tab w:val="num" w:pos="2160"/>
        </w:tabs>
      </w:pPr>
      <w:rPr>
        <w:rFonts w:ascii="Arial" w:hAnsi="Arial"/>
        <w:b w:val="0"/>
        <w:i w:val="0"/>
        <w:sz w:val="22"/>
      </w:rPr>
    </w:lvl>
    <w:lvl w:ilvl="4">
      <w:start w:val="1"/>
      <w:numFmt w:val="decimal"/>
      <w:lvlText w:val="%1.%2.%3.%4.%5."/>
      <w:lvlJc w:val="left"/>
      <w:pPr>
        <w:tabs>
          <w:tab w:val="num" w:pos="2520"/>
        </w:tabs>
      </w:pPr>
    </w:lvl>
    <w:lvl w:ilvl="5">
      <w:start w:val="1"/>
      <w:numFmt w:val="decimal"/>
      <w:lvlText w:val="%1.%2.%3.%4.%5.%6."/>
      <w:lvlJc w:val="left"/>
      <w:pPr>
        <w:tabs>
          <w:tab w:val="num" w:pos="3240"/>
        </w:tabs>
      </w:pPr>
    </w:lvl>
    <w:lvl w:ilvl="6">
      <w:start w:val="1"/>
      <w:numFmt w:val="decimal"/>
      <w:lvlText w:val="%1.%2.%3.%4.%5.%6.%7."/>
      <w:lvlJc w:val="left"/>
      <w:pPr>
        <w:tabs>
          <w:tab w:val="num" w:pos="3600"/>
        </w:tabs>
      </w:pPr>
    </w:lvl>
    <w:lvl w:ilvl="7">
      <w:start w:val="1"/>
      <w:numFmt w:val="decimal"/>
      <w:lvlText w:val="%1.%2.%3.%4.%5.%6.%7.%8."/>
      <w:lvlJc w:val="left"/>
      <w:pPr>
        <w:tabs>
          <w:tab w:val="num" w:pos="4320"/>
        </w:tabs>
      </w:pPr>
    </w:lvl>
    <w:lvl w:ilvl="8">
      <w:start w:val="1"/>
      <w:numFmt w:val="decimal"/>
      <w:lvlText w:val="%1.%2.%3.%4.%5.%6.%7.%8.%9."/>
      <w:lvlJc w:val="left"/>
      <w:pPr>
        <w:tabs>
          <w:tab w:val="num" w:pos="4680"/>
        </w:tabs>
      </w:pPr>
    </w:lvl>
  </w:abstractNum>
  <w:abstractNum w:abstractNumId="3" w15:restartNumberingAfterBreak="0">
    <w:nsid w:val="00000006"/>
    <w:multiLevelType w:val="multilevel"/>
    <w:tmpl w:val="00000006"/>
    <w:name w:val="WW8Num6"/>
    <w:lvl w:ilvl="0">
      <w:start w:val="1"/>
      <w:numFmt w:val="lowerLetter"/>
      <w:lvlText w:val="%1)"/>
      <w:lvlJc w:val="left"/>
      <w:pPr>
        <w:tabs>
          <w:tab w:val="num" w:pos="360"/>
        </w:tabs>
      </w:pPr>
    </w:lvl>
    <w:lvl w:ilvl="1">
      <w:start w:val="1"/>
      <w:numFmt w:val="decimal"/>
      <w:lvlText w:val="%1.%2."/>
      <w:lvlJc w:val="left"/>
      <w:pPr>
        <w:tabs>
          <w:tab w:val="num" w:pos="792"/>
        </w:tabs>
      </w:pPr>
      <w:rPr>
        <w:rFonts w:ascii="Arial" w:hAnsi="Arial"/>
        <w:b w:val="0"/>
        <w:i w:val="0"/>
        <w:sz w:val="22"/>
      </w:rPr>
    </w:lvl>
    <w:lvl w:ilvl="2">
      <w:start w:val="1"/>
      <w:numFmt w:val="decimal"/>
      <w:lvlText w:val="%1.%2.%3."/>
      <w:lvlJc w:val="left"/>
      <w:pPr>
        <w:tabs>
          <w:tab w:val="num" w:pos="1440"/>
        </w:tabs>
      </w:pPr>
      <w:rPr>
        <w:rFonts w:ascii="Arial" w:hAnsi="Arial"/>
        <w:b w:val="0"/>
        <w:i w:val="0"/>
        <w:sz w:val="22"/>
      </w:rPr>
    </w:lvl>
    <w:lvl w:ilvl="3">
      <w:start w:val="1"/>
      <w:numFmt w:val="decimal"/>
      <w:lvlText w:val="%1.%2.%3.%4."/>
      <w:lvlJc w:val="left"/>
      <w:pPr>
        <w:tabs>
          <w:tab w:val="num" w:pos="2160"/>
        </w:tabs>
      </w:pPr>
      <w:rPr>
        <w:rFonts w:ascii="Arial" w:hAnsi="Arial"/>
        <w:b w:val="0"/>
        <w:i w:val="0"/>
        <w:sz w:val="22"/>
      </w:rPr>
    </w:lvl>
    <w:lvl w:ilvl="4">
      <w:start w:val="1"/>
      <w:numFmt w:val="decimal"/>
      <w:lvlText w:val="%1.%2.%3.%4.%5."/>
      <w:lvlJc w:val="left"/>
      <w:pPr>
        <w:tabs>
          <w:tab w:val="num" w:pos="2520"/>
        </w:tabs>
      </w:pPr>
    </w:lvl>
    <w:lvl w:ilvl="5">
      <w:start w:val="1"/>
      <w:numFmt w:val="decimal"/>
      <w:lvlText w:val="%1.%2.%3.%4.%5.%6."/>
      <w:lvlJc w:val="left"/>
      <w:pPr>
        <w:tabs>
          <w:tab w:val="num" w:pos="3240"/>
        </w:tabs>
      </w:pPr>
    </w:lvl>
    <w:lvl w:ilvl="6">
      <w:start w:val="1"/>
      <w:numFmt w:val="decimal"/>
      <w:lvlText w:val="%1.%2.%3.%4.%5.%6.%7."/>
      <w:lvlJc w:val="left"/>
      <w:pPr>
        <w:tabs>
          <w:tab w:val="num" w:pos="3600"/>
        </w:tabs>
      </w:pPr>
    </w:lvl>
    <w:lvl w:ilvl="7">
      <w:start w:val="1"/>
      <w:numFmt w:val="decimal"/>
      <w:lvlText w:val="%1.%2.%3.%4.%5.%6.%7.%8."/>
      <w:lvlJc w:val="left"/>
      <w:pPr>
        <w:tabs>
          <w:tab w:val="num" w:pos="4320"/>
        </w:tabs>
      </w:pPr>
    </w:lvl>
    <w:lvl w:ilvl="8">
      <w:start w:val="1"/>
      <w:numFmt w:val="decimal"/>
      <w:lvlText w:val="%1.%2.%3.%4.%5.%6.%7.%8.%9."/>
      <w:lvlJc w:val="left"/>
      <w:pPr>
        <w:tabs>
          <w:tab w:val="num" w:pos="4680"/>
        </w:tabs>
      </w:pPr>
    </w:lvl>
  </w:abstractNum>
  <w:abstractNum w:abstractNumId="4" w15:restartNumberingAfterBreak="0">
    <w:nsid w:val="00000007"/>
    <w:multiLevelType w:val="singleLevel"/>
    <w:tmpl w:val="00000007"/>
    <w:name w:val="WW8Num7"/>
    <w:lvl w:ilvl="0">
      <w:start w:val="1"/>
      <w:numFmt w:val="bullet"/>
      <w:lvlText w:val="§"/>
      <w:lvlJc w:val="left"/>
      <w:pPr>
        <w:tabs>
          <w:tab w:val="num" w:pos="1200"/>
        </w:tabs>
        <w:ind w:left="1200" w:firstLine="0"/>
      </w:pPr>
      <w:rPr>
        <w:rFonts w:ascii="Wingdings" w:hAnsi="Wingdings" w:cs="Courier New"/>
        <w:sz w:val="18"/>
        <w:szCs w:val="18"/>
      </w:rPr>
    </w:lvl>
  </w:abstractNum>
  <w:abstractNum w:abstractNumId="5" w15:restartNumberingAfterBreak="0">
    <w:nsid w:val="00000008"/>
    <w:multiLevelType w:val="multilevel"/>
    <w:tmpl w:val="00000008"/>
    <w:name w:val="WW8Num8"/>
    <w:lvl w:ilvl="0">
      <w:start w:val="1"/>
      <w:numFmt w:val="lowerLetter"/>
      <w:lvlText w:val="%1)"/>
      <w:lvlJc w:val="left"/>
      <w:pPr>
        <w:tabs>
          <w:tab w:val="num" w:pos="360"/>
        </w:tabs>
      </w:pPr>
    </w:lvl>
    <w:lvl w:ilvl="1">
      <w:start w:val="1"/>
      <w:numFmt w:val="decimal"/>
      <w:lvlText w:val="%1.%2."/>
      <w:lvlJc w:val="left"/>
      <w:pPr>
        <w:tabs>
          <w:tab w:val="num" w:pos="792"/>
        </w:tabs>
      </w:pPr>
      <w:rPr>
        <w:rFonts w:ascii="Arial" w:hAnsi="Arial"/>
        <w:b w:val="0"/>
        <w:i w:val="0"/>
        <w:sz w:val="22"/>
      </w:rPr>
    </w:lvl>
    <w:lvl w:ilvl="2">
      <w:start w:val="1"/>
      <w:numFmt w:val="decimal"/>
      <w:lvlText w:val="%1.%2.%3."/>
      <w:lvlJc w:val="left"/>
      <w:pPr>
        <w:tabs>
          <w:tab w:val="num" w:pos="1440"/>
        </w:tabs>
      </w:pPr>
      <w:rPr>
        <w:rFonts w:ascii="Arial" w:hAnsi="Arial"/>
        <w:b w:val="0"/>
        <w:i w:val="0"/>
        <w:sz w:val="22"/>
      </w:rPr>
    </w:lvl>
    <w:lvl w:ilvl="3">
      <w:start w:val="1"/>
      <w:numFmt w:val="decimal"/>
      <w:lvlText w:val="%1.%2.%3.%4."/>
      <w:lvlJc w:val="left"/>
      <w:pPr>
        <w:tabs>
          <w:tab w:val="num" w:pos="2160"/>
        </w:tabs>
      </w:pPr>
      <w:rPr>
        <w:rFonts w:ascii="Arial" w:hAnsi="Arial"/>
        <w:b w:val="0"/>
        <w:i w:val="0"/>
        <w:sz w:val="22"/>
      </w:rPr>
    </w:lvl>
    <w:lvl w:ilvl="4">
      <w:start w:val="1"/>
      <w:numFmt w:val="decimal"/>
      <w:lvlText w:val="%1.%2.%3.%4.%5."/>
      <w:lvlJc w:val="left"/>
      <w:pPr>
        <w:tabs>
          <w:tab w:val="num" w:pos="2520"/>
        </w:tabs>
      </w:pPr>
    </w:lvl>
    <w:lvl w:ilvl="5">
      <w:start w:val="1"/>
      <w:numFmt w:val="decimal"/>
      <w:lvlText w:val="%1.%2.%3.%4.%5.%6."/>
      <w:lvlJc w:val="left"/>
      <w:pPr>
        <w:tabs>
          <w:tab w:val="num" w:pos="3240"/>
        </w:tabs>
      </w:pPr>
    </w:lvl>
    <w:lvl w:ilvl="6">
      <w:start w:val="1"/>
      <w:numFmt w:val="decimal"/>
      <w:lvlText w:val="%1.%2.%3.%4.%5.%6.%7."/>
      <w:lvlJc w:val="left"/>
      <w:pPr>
        <w:tabs>
          <w:tab w:val="num" w:pos="3600"/>
        </w:tabs>
      </w:pPr>
    </w:lvl>
    <w:lvl w:ilvl="7">
      <w:start w:val="1"/>
      <w:numFmt w:val="decimal"/>
      <w:lvlText w:val="%1.%2.%3.%4.%5.%6.%7.%8."/>
      <w:lvlJc w:val="left"/>
      <w:pPr>
        <w:tabs>
          <w:tab w:val="num" w:pos="4320"/>
        </w:tabs>
      </w:pPr>
    </w:lvl>
    <w:lvl w:ilvl="8">
      <w:start w:val="1"/>
      <w:numFmt w:val="decimal"/>
      <w:lvlText w:val="%1.%2.%3.%4.%5.%6.%7.%8.%9."/>
      <w:lvlJc w:val="left"/>
      <w:pPr>
        <w:tabs>
          <w:tab w:val="num" w:pos="4680"/>
        </w:tabs>
      </w:pPr>
    </w:lvl>
  </w:abstractNum>
  <w:abstractNum w:abstractNumId="6" w15:restartNumberingAfterBreak="0">
    <w:nsid w:val="00000009"/>
    <w:multiLevelType w:val="multilevel"/>
    <w:tmpl w:val="00000009"/>
    <w:name w:val="WW8Num9"/>
    <w:lvl w:ilvl="0">
      <w:start w:val="1"/>
      <w:numFmt w:val="lowerLetter"/>
      <w:lvlText w:val="%1)"/>
      <w:lvlJc w:val="left"/>
      <w:pPr>
        <w:tabs>
          <w:tab w:val="num" w:pos="360"/>
        </w:tabs>
      </w:pPr>
    </w:lvl>
    <w:lvl w:ilvl="1">
      <w:start w:val="1"/>
      <w:numFmt w:val="decimal"/>
      <w:lvlText w:val="%1.%2."/>
      <w:lvlJc w:val="left"/>
      <w:pPr>
        <w:tabs>
          <w:tab w:val="num" w:pos="792"/>
        </w:tabs>
      </w:pPr>
      <w:rPr>
        <w:rFonts w:ascii="Arial" w:hAnsi="Arial"/>
        <w:b w:val="0"/>
        <w:i w:val="0"/>
        <w:sz w:val="22"/>
      </w:rPr>
    </w:lvl>
    <w:lvl w:ilvl="2">
      <w:start w:val="1"/>
      <w:numFmt w:val="decimal"/>
      <w:lvlText w:val="%1.%2.%3."/>
      <w:lvlJc w:val="left"/>
      <w:pPr>
        <w:tabs>
          <w:tab w:val="num" w:pos="1440"/>
        </w:tabs>
      </w:pPr>
      <w:rPr>
        <w:rFonts w:ascii="Arial" w:hAnsi="Arial"/>
        <w:b w:val="0"/>
        <w:i w:val="0"/>
        <w:sz w:val="22"/>
      </w:rPr>
    </w:lvl>
    <w:lvl w:ilvl="3">
      <w:start w:val="1"/>
      <w:numFmt w:val="decimal"/>
      <w:lvlText w:val="%1.%2.%3.%4."/>
      <w:lvlJc w:val="left"/>
      <w:pPr>
        <w:tabs>
          <w:tab w:val="num" w:pos="2160"/>
        </w:tabs>
      </w:pPr>
      <w:rPr>
        <w:rFonts w:ascii="Arial" w:hAnsi="Arial"/>
        <w:b w:val="0"/>
        <w:i w:val="0"/>
        <w:sz w:val="22"/>
      </w:rPr>
    </w:lvl>
    <w:lvl w:ilvl="4">
      <w:start w:val="1"/>
      <w:numFmt w:val="decimal"/>
      <w:lvlText w:val="%1.%2.%3.%4.%5."/>
      <w:lvlJc w:val="left"/>
      <w:pPr>
        <w:tabs>
          <w:tab w:val="num" w:pos="2520"/>
        </w:tabs>
      </w:pPr>
    </w:lvl>
    <w:lvl w:ilvl="5">
      <w:start w:val="1"/>
      <w:numFmt w:val="decimal"/>
      <w:lvlText w:val="%1.%2.%3.%4.%5.%6."/>
      <w:lvlJc w:val="left"/>
      <w:pPr>
        <w:tabs>
          <w:tab w:val="num" w:pos="3240"/>
        </w:tabs>
      </w:pPr>
    </w:lvl>
    <w:lvl w:ilvl="6">
      <w:start w:val="1"/>
      <w:numFmt w:val="decimal"/>
      <w:lvlText w:val="%1.%2.%3.%4.%5.%6.%7."/>
      <w:lvlJc w:val="left"/>
      <w:pPr>
        <w:tabs>
          <w:tab w:val="num" w:pos="3600"/>
        </w:tabs>
      </w:pPr>
    </w:lvl>
    <w:lvl w:ilvl="7">
      <w:start w:val="1"/>
      <w:numFmt w:val="decimal"/>
      <w:lvlText w:val="%1.%2.%3.%4.%5.%6.%7.%8."/>
      <w:lvlJc w:val="left"/>
      <w:pPr>
        <w:tabs>
          <w:tab w:val="num" w:pos="4320"/>
        </w:tabs>
      </w:pPr>
    </w:lvl>
    <w:lvl w:ilvl="8">
      <w:start w:val="1"/>
      <w:numFmt w:val="decimal"/>
      <w:lvlText w:val="%1.%2.%3.%4.%5.%6.%7.%8.%9."/>
      <w:lvlJc w:val="left"/>
      <w:pPr>
        <w:tabs>
          <w:tab w:val="num" w:pos="4680"/>
        </w:tabs>
      </w:pPr>
    </w:lvl>
  </w:abstractNum>
  <w:abstractNum w:abstractNumId="7" w15:restartNumberingAfterBreak="0">
    <w:nsid w:val="0000000A"/>
    <w:multiLevelType w:val="singleLevel"/>
    <w:tmpl w:val="0000000A"/>
    <w:name w:val="WW8Num10"/>
    <w:lvl w:ilvl="0">
      <w:start w:val="1"/>
      <w:numFmt w:val="lowerLetter"/>
      <w:lvlText w:val="%1)"/>
      <w:lvlJc w:val="left"/>
      <w:pPr>
        <w:tabs>
          <w:tab w:val="num" w:pos="1410"/>
        </w:tabs>
      </w:pPr>
    </w:lvl>
  </w:abstractNum>
  <w:abstractNum w:abstractNumId="8" w15:restartNumberingAfterBreak="0">
    <w:nsid w:val="0000000B"/>
    <w:multiLevelType w:val="multilevel"/>
    <w:tmpl w:val="0000000B"/>
    <w:name w:val="WW8Num11"/>
    <w:lvl w:ilvl="0">
      <w:start w:val="1"/>
      <w:numFmt w:val="lowerLetter"/>
      <w:lvlText w:val="%1)"/>
      <w:lvlJc w:val="left"/>
      <w:pPr>
        <w:tabs>
          <w:tab w:val="num" w:pos="360"/>
        </w:tabs>
      </w:pPr>
    </w:lvl>
    <w:lvl w:ilvl="1">
      <w:start w:val="1"/>
      <w:numFmt w:val="decimal"/>
      <w:lvlText w:val="%1.%2."/>
      <w:lvlJc w:val="left"/>
      <w:pPr>
        <w:tabs>
          <w:tab w:val="num" w:pos="792"/>
        </w:tabs>
      </w:pPr>
      <w:rPr>
        <w:rFonts w:ascii="Arial" w:hAnsi="Arial"/>
        <w:b w:val="0"/>
        <w:i w:val="0"/>
        <w:sz w:val="22"/>
      </w:rPr>
    </w:lvl>
    <w:lvl w:ilvl="2">
      <w:start w:val="1"/>
      <w:numFmt w:val="decimal"/>
      <w:lvlText w:val="%1.%2.%3."/>
      <w:lvlJc w:val="left"/>
      <w:pPr>
        <w:tabs>
          <w:tab w:val="num" w:pos="1440"/>
        </w:tabs>
      </w:pPr>
      <w:rPr>
        <w:rFonts w:ascii="Arial" w:hAnsi="Arial"/>
        <w:b w:val="0"/>
        <w:i w:val="0"/>
        <w:sz w:val="22"/>
      </w:rPr>
    </w:lvl>
    <w:lvl w:ilvl="3">
      <w:start w:val="1"/>
      <w:numFmt w:val="decimal"/>
      <w:lvlText w:val="%1.%2.%3.%4."/>
      <w:lvlJc w:val="left"/>
      <w:pPr>
        <w:tabs>
          <w:tab w:val="num" w:pos="2160"/>
        </w:tabs>
      </w:pPr>
      <w:rPr>
        <w:rFonts w:ascii="Arial" w:hAnsi="Arial"/>
        <w:b w:val="0"/>
        <w:i w:val="0"/>
        <w:sz w:val="22"/>
      </w:rPr>
    </w:lvl>
    <w:lvl w:ilvl="4">
      <w:start w:val="1"/>
      <w:numFmt w:val="decimal"/>
      <w:lvlText w:val="%1.%2.%3.%4.%5."/>
      <w:lvlJc w:val="left"/>
      <w:pPr>
        <w:tabs>
          <w:tab w:val="num" w:pos="2520"/>
        </w:tabs>
      </w:pPr>
    </w:lvl>
    <w:lvl w:ilvl="5">
      <w:start w:val="1"/>
      <w:numFmt w:val="decimal"/>
      <w:lvlText w:val="%1.%2.%3.%4.%5.%6."/>
      <w:lvlJc w:val="left"/>
      <w:pPr>
        <w:tabs>
          <w:tab w:val="num" w:pos="3240"/>
        </w:tabs>
      </w:pPr>
    </w:lvl>
    <w:lvl w:ilvl="6">
      <w:start w:val="1"/>
      <w:numFmt w:val="decimal"/>
      <w:lvlText w:val="%1.%2.%3.%4.%5.%6.%7."/>
      <w:lvlJc w:val="left"/>
      <w:pPr>
        <w:tabs>
          <w:tab w:val="num" w:pos="3600"/>
        </w:tabs>
      </w:pPr>
    </w:lvl>
    <w:lvl w:ilvl="7">
      <w:start w:val="1"/>
      <w:numFmt w:val="decimal"/>
      <w:lvlText w:val="%1.%2.%3.%4.%5.%6.%7.%8."/>
      <w:lvlJc w:val="left"/>
      <w:pPr>
        <w:tabs>
          <w:tab w:val="num" w:pos="4320"/>
        </w:tabs>
      </w:pPr>
    </w:lvl>
    <w:lvl w:ilvl="8">
      <w:start w:val="1"/>
      <w:numFmt w:val="decimal"/>
      <w:lvlText w:val="%1.%2.%3.%4.%5.%6.%7.%8.%9."/>
      <w:lvlJc w:val="left"/>
      <w:pPr>
        <w:tabs>
          <w:tab w:val="num" w:pos="4680"/>
        </w:tabs>
      </w:pPr>
    </w:lvl>
  </w:abstractNum>
  <w:abstractNum w:abstractNumId="9" w15:restartNumberingAfterBreak="0">
    <w:nsid w:val="0000000C"/>
    <w:multiLevelType w:val="multilevel"/>
    <w:tmpl w:val="BC14E196"/>
    <w:name w:val="WW8Num12"/>
    <w:lvl w:ilvl="0">
      <w:start w:val="1"/>
      <w:numFmt w:val="decimal"/>
      <w:lvlText w:val="%1."/>
      <w:lvlJc w:val="left"/>
      <w:pPr>
        <w:tabs>
          <w:tab w:val="num" w:pos="360"/>
        </w:tabs>
        <w:ind w:left="360" w:hanging="360"/>
      </w:pPr>
      <w:rPr>
        <w:rFonts w:ascii="Arial" w:hAnsi="Arial" w:hint="default"/>
        <w:sz w:val="22"/>
      </w:rPr>
    </w:lvl>
    <w:lvl w:ilvl="1">
      <w:start w:val="1"/>
      <w:numFmt w:val="decimal"/>
      <w:lvlText w:val="%1.%2."/>
      <w:lvlJc w:val="left"/>
      <w:pPr>
        <w:tabs>
          <w:tab w:val="num" w:pos="792"/>
        </w:tabs>
        <w:ind w:left="792" w:hanging="432"/>
      </w:pPr>
      <w:rPr>
        <w:rFonts w:ascii="Arial" w:hAnsi="Arial" w:hint="default"/>
        <w:b w:val="0"/>
        <w:i w:val="0"/>
        <w:sz w:val="22"/>
      </w:rPr>
    </w:lvl>
    <w:lvl w:ilvl="2">
      <w:start w:val="1"/>
      <w:numFmt w:val="decimal"/>
      <w:lvlText w:val="%1.%2.%3."/>
      <w:lvlJc w:val="left"/>
      <w:pPr>
        <w:tabs>
          <w:tab w:val="num" w:pos="1440"/>
        </w:tabs>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0000000D"/>
    <w:multiLevelType w:val="multilevel"/>
    <w:tmpl w:val="0000000D"/>
    <w:name w:val="WW8Num13"/>
    <w:lvl w:ilvl="0">
      <w:start w:val="1"/>
      <w:numFmt w:val="lowerLetter"/>
      <w:lvlText w:val="%1)"/>
      <w:lvlJc w:val="left"/>
      <w:pPr>
        <w:tabs>
          <w:tab w:val="num" w:pos="360"/>
        </w:tabs>
      </w:pPr>
    </w:lvl>
    <w:lvl w:ilvl="1">
      <w:start w:val="1"/>
      <w:numFmt w:val="decimal"/>
      <w:lvlText w:val="%1.%2."/>
      <w:lvlJc w:val="left"/>
      <w:pPr>
        <w:tabs>
          <w:tab w:val="num" w:pos="792"/>
        </w:tabs>
      </w:pPr>
      <w:rPr>
        <w:rFonts w:ascii="Arial" w:hAnsi="Arial"/>
        <w:b w:val="0"/>
        <w:i w:val="0"/>
        <w:sz w:val="22"/>
      </w:rPr>
    </w:lvl>
    <w:lvl w:ilvl="2">
      <w:start w:val="1"/>
      <w:numFmt w:val="decimal"/>
      <w:lvlText w:val="%1.%2.%3."/>
      <w:lvlJc w:val="left"/>
      <w:pPr>
        <w:tabs>
          <w:tab w:val="num" w:pos="1440"/>
        </w:tabs>
      </w:pPr>
      <w:rPr>
        <w:rFonts w:ascii="Arial" w:hAnsi="Arial"/>
        <w:b w:val="0"/>
        <w:i w:val="0"/>
        <w:sz w:val="22"/>
      </w:rPr>
    </w:lvl>
    <w:lvl w:ilvl="3">
      <w:start w:val="1"/>
      <w:numFmt w:val="decimal"/>
      <w:lvlText w:val="%1.%2.%3.%4."/>
      <w:lvlJc w:val="left"/>
      <w:pPr>
        <w:tabs>
          <w:tab w:val="num" w:pos="2160"/>
        </w:tabs>
      </w:pPr>
      <w:rPr>
        <w:rFonts w:ascii="Arial" w:hAnsi="Arial"/>
        <w:b w:val="0"/>
        <w:i w:val="0"/>
        <w:sz w:val="22"/>
      </w:rPr>
    </w:lvl>
    <w:lvl w:ilvl="4">
      <w:start w:val="1"/>
      <w:numFmt w:val="decimal"/>
      <w:lvlText w:val="%1.%2.%3.%4.%5."/>
      <w:lvlJc w:val="left"/>
      <w:pPr>
        <w:tabs>
          <w:tab w:val="num" w:pos="2520"/>
        </w:tabs>
      </w:pPr>
    </w:lvl>
    <w:lvl w:ilvl="5">
      <w:start w:val="1"/>
      <w:numFmt w:val="decimal"/>
      <w:lvlText w:val="%1.%2.%3.%4.%5.%6."/>
      <w:lvlJc w:val="left"/>
      <w:pPr>
        <w:tabs>
          <w:tab w:val="num" w:pos="3240"/>
        </w:tabs>
      </w:pPr>
    </w:lvl>
    <w:lvl w:ilvl="6">
      <w:start w:val="1"/>
      <w:numFmt w:val="decimal"/>
      <w:lvlText w:val="%1.%2.%3.%4.%5.%6.%7."/>
      <w:lvlJc w:val="left"/>
      <w:pPr>
        <w:tabs>
          <w:tab w:val="num" w:pos="3600"/>
        </w:tabs>
      </w:pPr>
    </w:lvl>
    <w:lvl w:ilvl="7">
      <w:start w:val="1"/>
      <w:numFmt w:val="decimal"/>
      <w:lvlText w:val="%1.%2.%3.%4.%5.%6.%7.%8."/>
      <w:lvlJc w:val="left"/>
      <w:pPr>
        <w:tabs>
          <w:tab w:val="num" w:pos="4320"/>
        </w:tabs>
      </w:pPr>
    </w:lvl>
    <w:lvl w:ilvl="8">
      <w:start w:val="1"/>
      <w:numFmt w:val="decimal"/>
      <w:lvlText w:val="%1.%2.%3.%4.%5.%6.%7.%8.%9."/>
      <w:lvlJc w:val="left"/>
      <w:pPr>
        <w:tabs>
          <w:tab w:val="num" w:pos="4680"/>
        </w:tabs>
      </w:pPr>
    </w:lvl>
  </w:abstractNum>
  <w:abstractNum w:abstractNumId="11" w15:restartNumberingAfterBreak="0">
    <w:nsid w:val="0000000E"/>
    <w:multiLevelType w:val="multilevel"/>
    <w:tmpl w:val="76448ED4"/>
    <w:name w:val="WW8Num189"/>
    <w:lvl w:ilvl="0">
      <w:start w:val="1"/>
      <w:numFmt w:val="lowerLetter"/>
      <w:lvlText w:val="%1)"/>
      <w:lvlJc w:val="left"/>
      <w:pPr>
        <w:tabs>
          <w:tab w:val="num" w:pos="720"/>
        </w:tabs>
        <w:ind w:left="720" w:hanging="360"/>
      </w:p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12" w15:restartNumberingAfterBreak="0">
    <w:nsid w:val="0000000F"/>
    <w:multiLevelType w:val="multilevel"/>
    <w:tmpl w:val="0000000F"/>
    <w:name w:val="WW8Num15"/>
    <w:lvl w:ilvl="0">
      <w:start w:val="1"/>
      <w:numFmt w:val="lowerLetter"/>
      <w:lvlText w:val="%1)"/>
      <w:lvlJc w:val="left"/>
      <w:pPr>
        <w:tabs>
          <w:tab w:val="num" w:pos="720"/>
        </w:tabs>
      </w:pPr>
    </w:lvl>
    <w:lvl w:ilvl="1">
      <w:start w:val="1"/>
      <w:numFmt w:val="lowerLetter"/>
      <w:lvlText w:val="%2)"/>
      <w:lvlJc w:val="left"/>
      <w:pPr>
        <w:tabs>
          <w:tab w:val="num" w:pos="1440"/>
        </w:tabs>
      </w:pPr>
    </w:lvl>
    <w:lvl w:ilvl="2">
      <w:start w:val="1"/>
      <w:numFmt w:val="lowerRoman"/>
      <w:lvlText w:val="%3."/>
      <w:lvlJc w:val="right"/>
      <w:pPr>
        <w:tabs>
          <w:tab w:val="num" w:pos="2160"/>
        </w:tabs>
      </w:pPr>
    </w:lvl>
    <w:lvl w:ilvl="3">
      <w:start w:val="1"/>
      <w:numFmt w:val="decimal"/>
      <w:lvlText w:val="%4."/>
      <w:lvlJc w:val="left"/>
      <w:pPr>
        <w:tabs>
          <w:tab w:val="num" w:pos="2880"/>
        </w:tabs>
      </w:pPr>
    </w:lvl>
    <w:lvl w:ilvl="4">
      <w:start w:val="1"/>
      <w:numFmt w:val="lowerLetter"/>
      <w:lvlText w:val="%5."/>
      <w:lvlJc w:val="left"/>
      <w:pPr>
        <w:tabs>
          <w:tab w:val="num" w:pos="3600"/>
        </w:tabs>
      </w:pPr>
    </w:lvl>
    <w:lvl w:ilvl="5">
      <w:start w:val="1"/>
      <w:numFmt w:val="lowerRoman"/>
      <w:lvlText w:val="%6."/>
      <w:lvlJc w:val="right"/>
      <w:pPr>
        <w:tabs>
          <w:tab w:val="num" w:pos="4320"/>
        </w:tabs>
      </w:pPr>
    </w:lvl>
    <w:lvl w:ilvl="6">
      <w:start w:val="1"/>
      <w:numFmt w:val="decimal"/>
      <w:lvlText w:val="%7."/>
      <w:lvlJc w:val="left"/>
      <w:pPr>
        <w:tabs>
          <w:tab w:val="num" w:pos="5040"/>
        </w:tabs>
      </w:pPr>
    </w:lvl>
    <w:lvl w:ilvl="7">
      <w:start w:val="1"/>
      <w:numFmt w:val="lowerLetter"/>
      <w:lvlText w:val="%8."/>
      <w:lvlJc w:val="left"/>
      <w:pPr>
        <w:tabs>
          <w:tab w:val="num" w:pos="5760"/>
        </w:tabs>
      </w:pPr>
    </w:lvl>
    <w:lvl w:ilvl="8">
      <w:start w:val="1"/>
      <w:numFmt w:val="lowerRoman"/>
      <w:lvlText w:val="%9."/>
      <w:lvlJc w:val="right"/>
      <w:pPr>
        <w:tabs>
          <w:tab w:val="num" w:pos="6480"/>
        </w:tabs>
      </w:pPr>
    </w:lvl>
  </w:abstractNum>
  <w:abstractNum w:abstractNumId="13" w15:restartNumberingAfterBreak="0">
    <w:nsid w:val="00000010"/>
    <w:multiLevelType w:val="multilevel"/>
    <w:tmpl w:val="00000010"/>
    <w:name w:val="WW8Num16"/>
    <w:lvl w:ilvl="0">
      <w:start w:val="1"/>
      <w:numFmt w:val="lowerLetter"/>
      <w:lvlText w:val="%1)"/>
      <w:lvlJc w:val="left"/>
      <w:pPr>
        <w:tabs>
          <w:tab w:val="num" w:pos="360"/>
        </w:tabs>
      </w:pPr>
    </w:lvl>
    <w:lvl w:ilvl="1">
      <w:start w:val="1"/>
      <w:numFmt w:val="decimal"/>
      <w:lvlText w:val="%1.%2."/>
      <w:lvlJc w:val="left"/>
      <w:pPr>
        <w:tabs>
          <w:tab w:val="num" w:pos="792"/>
        </w:tabs>
      </w:pPr>
      <w:rPr>
        <w:rFonts w:ascii="Arial" w:hAnsi="Arial"/>
        <w:b w:val="0"/>
        <w:i w:val="0"/>
        <w:sz w:val="22"/>
      </w:rPr>
    </w:lvl>
    <w:lvl w:ilvl="2">
      <w:start w:val="1"/>
      <w:numFmt w:val="decimal"/>
      <w:lvlText w:val="%1.%2.%3."/>
      <w:lvlJc w:val="left"/>
      <w:pPr>
        <w:tabs>
          <w:tab w:val="num" w:pos="1440"/>
        </w:tabs>
      </w:pPr>
      <w:rPr>
        <w:rFonts w:ascii="Arial" w:hAnsi="Arial"/>
        <w:b w:val="0"/>
        <w:i w:val="0"/>
        <w:sz w:val="22"/>
      </w:rPr>
    </w:lvl>
    <w:lvl w:ilvl="3">
      <w:start w:val="1"/>
      <w:numFmt w:val="decimal"/>
      <w:lvlText w:val="%1.%2.%3.%4."/>
      <w:lvlJc w:val="left"/>
      <w:pPr>
        <w:tabs>
          <w:tab w:val="num" w:pos="2160"/>
        </w:tabs>
      </w:pPr>
      <w:rPr>
        <w:rFonts w:ascii="Arial" w:hAnsi="Arial"/>
        <w:b w:val="0"/>
        <w:i w:val="0"/>
        <w:sz w:val="22"/>
      </w:rPr>
    </w:lvl>
    <w:lvl w:ilvl="4">
      <w:start w:val="1"/>
      <w:numFmt w:val="decimal"/>
      <w:lvlText w:val="%1.%2.%3.%4.%5."/>
      <w:lvlJc w:val="left"/>
      <w:pPr>
        <w:tabs>
          <w:tab w:val="num" w:pos="2520"/>
        </w:tabs>
      </w:pPr>
    </w:lvl>
    <w:lvl w:ilvl="5">
      <w:start w:val="1"/>
      <w:numFmt w:val="decimal"/>
      <w:lvlText w:val="%1.%2.%3.%4.%5.%6."/>
      <w:lvlJc w:val="left"/>
      <w:pPr>
        <w:tabs>
          <w:tab w:val="num" w:pos="3240"/>
        </w:tabs>
      </w:pPr>
    </w:lvl>
    <w:lvl w:ilvl="6">
      <w:start w:val="1"/>
      <w:numFmt w:val="decimal"/>
      <w:lvlText w:val="%1.%2.%3.%4.%5.%6.%7."/>
      <w:lvlJc w:val="left"/>
      <w:pPr>
        <w:tabs>
          <w:tab w:val="num" w:pos="3600"/>
        </w:tabs>
      </w:pPr>
    </w:lvl>
    <w:lvl w:ilvl="7">
      <w:start w:val="1"/>
      <w:numFmt w:val="decimal"/>
      <w:lvlText w:val="%1.%2.%3.%4.%5.%6.%7.%8."/>
      <w:lvlJc w:val="left"/>
      <w:pPr>
        <w:tabs>
          <w:tab w:val="num" w:pos="4320"/>
        </w:tabs>
      </w:pPr>
    </w:lvl>
    <w:lvl w:ilvl="8">
      <w:start w:val="1"/>
      <w:numFmt w:val="decimal"/>
      <w:lvlText w:val="%1.%2.%3.%4.%5.%6.%7.%8.%9."/>
      <w:lvlJc w:val="left"/>
      <w:pPr>
        <w:tabs>
          <w:tab w:val="num" w:pos="4680"/>
        </w:tabs>
      </w:pPr>
    </w:lvl>
  </w:abstractNum>
  <w:abstractNum w:abstractNumId="14" w15:restartNumberingAfterBreak="0">
    <w:nsid w:val="00000011"/>
    <w:multiLevelType w:val="singleLevel"/>
    <w:tmpl w:val="00000011"/>
    <w:name w:val="WW8Num17"/>
    <w:lvl w:ilvl="0">
      <w:start w:val="1"/>
      <w:numFmt w:val="bullet"/>
      <w:lvlText w:val=""/>
      <w:lvlJc w:val="left"/>
      <w:pPr>
        <w:tabs>
          <w:tab w:val="num" w:pos="1429"/>
        </w:tabs>
        <w:ind w:left="1429" w:hanging="360"/>
      </w:pPr>
      <w:rPr>
        <w:rFonts w:ascii="Wingdings" w:hAnsi="Wingdings" w:cs="Courier New"/>
        <w:sz w:val="18"/>
        <w:szCs w:val="18"/>
      </w:rPr>
    </w:lvl>
  </w:abstractNum>
  <w:abstractNum w:abstractNumId="15" w15:restartNumberingAfterBreak="0">
    <w:nsid w:val="02523ECF"/>
    <w:multiLevelType w:val="multilevel"/>
    <w:tmpl w:val="81EEECC2"/>
    <w:lvl w:ilvl="0">
      <w:start w:val="23"/>
      <w:numFmt w:val="decimal"/>
      <w:lvlText w:val="%1."/>
      <w:lvlJc w:val="left"/>
      <w:pPr>
        <w:ind w:left="400" w:hanging="4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276269F"/>
    <w:multiLevelType w:val="multilevel"/>
    <w:tmpl w:val="BB541CD8"/>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7" w15:restartNumberingAfterBreak="0">
    <w:nsid w:val="063019B2"/>
    <w:multiLevelType w:val="multilevel"/>
    <w:tmpl w:val="95BE446A"/>
    <w:lvl w:ilvl="0">
      <w:start w:val="18"/>
      <w:numFmt w:val="decimal"/>
      <w:lvlText w:val="%1."/>
      <w:lvlJc w:val="left"/>
      <w:pPr>
        <w:ind w:left="400" w:hanging="400"/>
      </w:pPr>
      <w:rPr>
        <w:rFonts w:hint="default"/>
        <w:b/>
        <w:bCs/>
      </w:rPr>
    </w:lvl>
    <w:lvl w:ilvl="1">
      <w:start w:val="3"/>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8" w15:restartNumberingAfterBreak="0">
    <w:nsid w:val="08194E16"/>
    <w:multiLevelType w:val="multilevel"/>
    <w:tmpl w:val="1BAE4EE8"/>
    <w:styleLink w:val="Estilo3"/>
    <w:lvl w:ilvl="0">
      <w:start w:val="1"/>
      <w:numFmt w:val="decimal"/>
      <w:lvlText w:val="9.%1"/>
      <w:lvlJc w:val="left"/>
      <w:pPr>
        <w:ind w:left="862" w:hanging="360"/>
      </w:pPr>
      <w:rPr>
        <w:rFonts w:hint="default"/>
      </w:rPr>
    </w:lvl>
    <w:lvl w:ilvl="1">
      <w:start w:val="1"/>
      <w:numFmt w:val="none"/>
      <w:lvlText w:val="9.1.1"/>
      <w:lvlJc w:val="left"/>
      <w:pPr>
        <w:ind w:left="1582" w:hanging="360"/>
      </w:pPr>
      <w:rPr>
        <w:rFonts w:hint="default"/>
      </w:rPr>
    </w:lvl>
    <w:lvl w:ilvl="2">
      <w:start w:val="1"/>
      <w:numFmt w:val="decimal"/>
      <w:lvlText w:val="%3."/>
      <w:lvlJc w:val="right"/>
      <w:pPr>
        <w:ind w:left="2302" w:hanging="180"/>
      </w:pPr>
      <w:rPr>
        <w:rFonts w:hint="default"/>
      </w:rPr>
    </w:lvl>
    <w:lvl w:ilvl="3">
      <w:start w:val="1"/>
      <w:numFmt w:val="decimal"/>
      <w:lvlText w:val="%4."/>
      <w:lvlJc w:val="left"/>
      <w:pPr>
        <w:ind w:left="3022" w:hanging="360"/>
      </w:pPr>
      <w:rPr>
        <w:rFonts w:hint="default"/>
      </w:rPr>
    </w:lvl>
    <w:lvl w:ilvl="4">
      <w:start w:val="1"/>
      <w:numFmt w:val="lowerLetter"/>
      <w:lvlText w:val="%5."/>
      <w:lvlJc w:val="left"/>
      <w:pPr>
        <w:ind w:left="3742" w:hanging="360"/>
      </w:pPr>
      <w:rPr>
        <w:rFonts w:hint="default"/>
      </w:rPr>
    </w:lvl>
    <w:lvl w:ilvl="5">
      <w:start w:val="1"/>
      <w:numFmt w:val="lowerRoman"/>
      <w:lvlText w:val="%6."/>
      <w:lvlJc w:val="right"/>
      <w:pPr>
        <w:ind w:left="4462" w:hanging="180"/>
      </w:pPr>
      <w:rPr>
        <w:rFonts w:hint="default"/>
      </w:rPr>
    </w:lvl>
    <w:lvl w:ilvl="6">
      <w:start w:val="1"/>
      <w:numFmt w:val="decimal"/>
      <w:lvlText w:val="%7."/>
      <w:lvlJc w:val="left"/>
      <w:pPr>
        <w:ind w:left="5182" w:hanging="360"/>
      </w:pPr>
      <w:rPr>
        <w:rFonts w:hint="default"/>
      </w:rPr>
    </w:lvl>
    <w:lvl w:ilvl="7">
      <w:start w:val="1"/>
      <w:numFmt w:val="lowerLetter"/>
      <w:lvlText w:val="%8."/>
      <w:lvlJc w:val="left"/>
      <w:pPr>
        <w:ind w:left="5902" w:hanging="360"/>
      </w:pPr>
      <w:rPr>
        <w:rFonts w:hint="default"/>
      </w:rPr>
    </w:lvl>
    <w:lvl w:ilvl="8">
      <w:start w:val="1"/>
      <w:numFmt w:val="lowerRoman"/>
      <w:lvlText w:val="%9."/>
      <w:lvlJc w:val="right"/>
      <w:pPr>
        <w:ind w:left="6622" w:hanging="180"/>
      </w:pPr>
      <w:rPr>
        <w:rFonts w:hint="default"/>
      </w:rPr>
    </w:lvl>
  </w:abstractNum>
  <w:abstractNum w:abstractNumId="19" w15:restartNumberingAfterBreak="0">
    <w:nsid w:val="0ABC74E0"/>
    <w:multiLevelType w:val="multilevel"/>
    <w:tmpl w:val="1316997E"/>
    <w:lvl w:ilvl="0">
      <w:start w:val="1"/>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0" w15:restartNumberingAfterBreak="0">
    <w:nsid w:val="0B810B36"/>
    <w:multiLevelType w:val="hybridMultilevel"/>
    <w:tmpl w:val="8C703766"/>
    <w:lvl w:ilvl="0" w:tplc="E794AD94">
      <w:start w:val="1"/>
      <w:numFmt w:val="decimalZero"/>
      <w:pStyle w:val="Ttulo1"/>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1" w15:restartNumberingAfterBreak="0">
    <w:nsid w:val="180D65FD"/>
    <w:multiLevelType w:val="multilevel"/>
    <w:tmpl w:val="E52C539E"/>
    <w:lvl w:ilvl="0">
      <w:start w:val="14"/>
      <w:numFmt w:val="decimal"/>
      <w:lvlText w:val="%1."/>
      <w:lvlJc w:val="left"/>
      <w:pPr>
        <w:ind w:left="550" w:hanging="550"/>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C3251D2"/>
    <w:multiLevelType w:val="hybridMultilevel"/>
    <w:tmpl w:val="FAD8F8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1D08615F"/>
    <w:multiLevelType w:val="hybridMultilevel"/>
    <w:tmpl w:val="A400447A"/>
    <w:lvl w:ilvl="0" w:tplc="47F29C50">
      <w:start w:val="1"/>
      <w:numFmt w:val="lowerLetter"/>
      <w:pStyle w:val="Lista"/>
      <w:lvlText w:val="%1)"/>
      <w:lvlJc w:val="left"/>
      <w:pPr>
        <w:tabs>
          <w:tab w:val="num" w:pos="360"/>
        </w:tabs>
        <w:ind w:left="340" w:hanging="34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4" w15:restartNumberingAfterBreak="0">
    <w:nsid w:val="1D5C100D"/>
    <w:multiLevelType w:val="multilevel"/>
    <w:tmpl w:val="C7EC3D12"/>
    <w:lvl w:ilvl="0">
      <w:start w:val="1"/>
      <w:numFmt w:val="decimal"/>
      <w:pStyle w:val="Nivel1"/>
      <w:lvlText w:val="%1."/>
      <w:lvlJc w:val="left"/>
      <w:pPr>
        <w:ind w:left="360" w:hanging="360"/>
      </w:pPr>
      <w:rPr>
        <w:b/>
      </w:rPr>
    </w:lvl>
    <w:lvl w:ilvl="1">
      <w:start w:val="1"/>
      <w:numFmt w:val="decimal"/>
      <w:lvlText w:val="%1.%2."/>
      <w:lvlJc w:val="left"/>
      <w:pPr>
        <w:ind w:left="999" w:hanging="432"/>
      </w:pPr>
      <w:rPr>
        <w:rFonts w:ascii="Arial" w:hAnsi="Arial" w:cs="Arial" w:hint="default"/>
        <w:b w:val="0"/>
        <w:color w:val="auto"/>
        <w:sz w:val="20"/>
        <w:szCs w:val="20"/>
      </w:rPr>
    </w:lvl>
    <w:lvl w:ilvl="2">
      <w:start w:val="1"/>
      <w:numFmt w:val="decimal"/>
      <w:lvlText w:val="%1.%2.%3."/>
      <w:lvlJc w:val="left"/>
      <w:pPr>
        <w:ind w:left="1922" w:hanging="504"/>
      </w:pPr>
      <w:rPr>
        <w:b w:val="0"/>
        <w:i w:val="0"/>
        <w:color w:val="auto"/>
        <w:sz w:val="20"/>
        <w:szCs w:val="20"/>
      </w:rPr>
    </w:lvl>
    <w:lvl w:ilvl="3">
      <w:start w:val="1"/>
      <w:numFmt w:val="decimal"/>
      <w:lvlText w:val="%1.%2.%3.%4."/>
      <w:lvlJc w:val="left"/>
      <w:pPr>
        <w:ind w:left="1728" w:hanging="648"/>
      </w:pPr>
      <w:rPr>
        <w:i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DC37F92"/>
    <w:multiLevelType w:val="multilevel"/>
    <w:tmpl w:val="175C65AE"/>
    <w:lvl w:ilvl="0">
      <w:start w:val="1"/>
      <w:numFmt w:val="decimal"/>
      <w:pStyle w:val="TtuloFinep1"/>
      <w:lvlText w:val="%1."/>
      <w:lvlJc w:val="left"/>
      <w:pPr>
        <w:ind w:left="501"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tuloFinep2"/>
      <w:lvlText w:val="%1.%2."/>
      <w:lvlJc w:val="left"/>
      <w:pPr>
        <w:ind w:left="1567" w:hanging="432"/>
      </w:pPr>
      <w:rPr>
        <w:rFonts w:ascii="Tahoma" w:hAnsi="Tahoma" w:cs="Tahoma"/>
        <w:b/>
      </w:rPr>
    </w:lvl>
    <w:lvl w:ilvl="2">
      <w:start w:val="1"/>
      <w:numFmt w:val="decimal"/>
      <w:pStyle w:val="TtuloFinep3"/>
      <w:lvlText w:val="%1.%2.%3."/>
      <w:lvlJc w:val="left"/>
      <w:pPr>
        <w:ind w:left="1072" w:hanging="504"/>
      </w:pPr>
      <w:rPr>
        <w:rFonts w:ascii="Tahoma" w:hAnsi="Tahoma" w:cs="Tahoma"/>
      </w:rPr>
    </w:lvl>
    <w:lvl w:ilvl="3">
      <w:start w:val="1"/>
      <w:numFmt w:val="decimal"/>
      <w:lvlText w:val="%1.%2.%3.%4."/>
      <w:lvlJc w:val="left"/>
      <w:pPr>
        <w:ind w:left="1728" w:hanging="648"/>
      </w:pPr>
      <w:rPr>
        <w:rFonts w:ascii="Times New Roman" w:hAnsi="Times New Roman" w:cs="Times New Roman"/>
      </w:rPr>
    </w:lvl>
    <w:lvl w:ilvl="4">
      <w:start w:val="1"/>
      <w:numFmt w:val="decimal"/>
      <w:lvlText w:val="%1.%2.%3.%4.%5."/>
      <w:lvlJc w:val="left"/>
      <w:pPr>
        <w:ind w:left="2232" w:hanging="792"/>
      </w:pPr>
      <w:rPr>
        <w:rFonts w:ascii="Times New Roman" w:hAnsi="Times New Roman" w:cs="Times New Roman"/>
      </w:rPr>
    </w:lvl>
    <w:lvl w:ilvl="5">
      <w:start w:val="1"/>
      <w:numFmt w:val="decimal"/>
      <w:lvlText w:val="%1.%2.%3.%4.%5.%6."/>
      <w:lvlJc w:val="left"/>
      <w:pPr>
        <w:ind w:left="2736" w:hanging="936"/>
      </w:pPr>
      <w:rPr>
        <w:rFonts w:ascii="Times New Roman" w:hAnsi="Times New Roman" w:cs="Times New Roman"/>
      </w:rPr>
    </w:lvl>
    <w:lvl w:ilvl="6">
      <w:start w:val="1"/>
      <w:numFmt w:val="decimal"/>
      <w:lvlText w:val="%1.%2.%3.%4.%5.%6.%7."/>
      <w:lvlJc w:val="left"/>
      <w:pPr>
        <w:ind w:left="3240" w:hanging="1080"/>
      </w:pPr>
      <w:rPr>
        <w:rFonts w:ascii="Times New Roman" w:hAnsi="Times New Roman" w:cs="Times New Roman"/>
      </w:rPr>
    </w:lvl>
    <w:lvl w:ilvl="7">
      <w:start w:val="1"/>
      <w:numFmt w:val="decimal"/>
      <w:lvlText w:val="%1.%2.%3.%4.%5.%6.%7.%8."/>
      <w:lvlJc w:val="left"/>
      <w:pPr>
        <w:ind w:left="3744" w:hanging="1224"/>
      </w:pPr>
      <w:rPr>
        <w:rFonts w:ascii="Times New Roman" w:hAnsi="Times New Roman" w:cs="Times New Roman"/>
      </w:rPr>
    </w:lvl>
    <w:lvl w:ilvl="8">
      <w:start w:val="1"/>
      <w:numFmt w:val="decimal"/>
      <w:lvlText w:val="%1.%2.%3.%4.%5.%6.%7.%8.%9."/>
      <w:lvlJc w:val="left"/>
      <w:pPr>
        <w:ind w:left="4320" w:hanging="1440"/>
      </w:pPr>
      <w:rPr>
        <w:rFonts w:ascii="Times New Roman" w:hAnsi="Times New Roman" w:cs="Times New Roman"/>
      </w:rPr>
    </w:lvl>
  </w:abstractNum>
  <w:abstractNum w:abstractNumId="26" w15:restartNumberingAfterBreak="0">
    <w:nsid w:val="1DCD6D4C"/>
    <w:multiLevelType w:val="hybridMultilevel"/>
    <w:tmpl w:val="530EA8B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229E3173"/>
    <w:multiLevelType w:val="multilevel"/>
    <w:tmpl w:val="A888118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2963028E"/>
    <w:multiLevelType w:val="multilevel"/>
    <w:tmpl w:val="B5C0259A"/>
    <w:lvl w:ilvl="0">
      <w:start w:val="1"/>
      <w:numFmt w:val="decimal"/>
      <w:pStyle w:val="Titulo1"/>
      <w:lvlText w:val="%1."/>
      <w:lvlJc w:val="left"/>
      <w:pPr>
        <w:tabs>
          <w:tab w:val="num" w:pos="720"/>
        </w:tabs>
        <w:ind w:left="720" w:hanging="360"/>
      </w:pPr>
      <w:rPr>
        <w:rFonts w:hint="default"/>
      </w:rPr>
    </w:lvl>
    <w:lvl w:ilvl="1">
      <w:start w:val="1"/>
      <w:numFmt w:val="decimal"/>
      <w:pStyle w:val="Titulo2"/>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29" w15:restartNumberingAfterBreak="0">
    <w:nsid w:val="30560215"/>
    <w:multiLevelType w:val="multilevel"/>
    <w:tmpl w:val="FDBC9A94"/>
    <w:lvl w:ilvl="0">
      <w:start w:val="24"/>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106734B"/>
    <w:multiLevelType w:val="multilevel"/>
    <w:tmpl w:val="A882F1D6"/>
    <w:lvl w:ilvl="0">
      <w:start w:val="19"/>
      <w:numFmt w:val="decimal"/>
      <w:lvlText w:val="%1."/>
      <w:lvlJc w:val="left"/>
      <w:pPr>
        <w:ind w:left="400" w:hanging="400"/>
      </w:pPr>
      <w:rPr>
        <w:rFonts w:hint="default"/>
        <w:color w:val="000000"/>
      </w:rPr>
    </w:lvl>
    <w:lvl w:ilvl="1">
      <w:start w:val="1"/>
      <w:numFmt w:val="decimal"/>
      <w:lvlText w:val="%1.%2."/>
      <w:lvlJc w:val="left"/>
      <w:pPr>
        <w:ind w:left="862" w:hanging="720"/>
      </w:pPr>
      <w:rPr>
        <w:rFonts w:hint="default"/>
        <w:color w:val="000000"/>
      </w:rPr>
    </w:lvl>
    <w:lvl w:ilvl="2">
      <w:start w:val="1"/>
      <w:numFmt w:val="decimal"/>
      <w:lvlText w:val="%1.%2.%3."/>
      <w:lvlJc w:val="left"/>
      <w:pPr>
        <w:ind w:left="1004" w:hanging="720"/>
      </w:pPr>
      <w:rPr>
        <w:rFonts w:hint="default"/>
        <w:color w:val="000000"/>
      </w:rPr>
    </w:lvl>
    <w:lvl w:ilvl="3">
      <w:start w:val="1"/>
      <w:numFmt w:val="decimal"/>
      <w:lvlText w:val="%1.%2.%3.%4."/>
      <w:lvlJc w:val="left"/>
      <w:pPr>
        <w:ind w:left="1506" w:hanging="1080"/>
      </w:pPr>
      <w:rPr>
        <w:rFonts w:hint="default"/>
        <w:color w:val="000000"/>
      </w:rPr>
    </w:lvl>
    <w:lvl w:ilvl="4">
      <w:start w:val="1"/>
      <w:numFmt w:val="decimal"/>
      <w:lvlText w:val="%1.%2.%3.%4.%5."/>
      <w:lvlJc w:val="left"/>
      <w:pPr>
        <w:ind w:left="1648" w:hanging="1080"/>
      </w:pPr>
      <w:rPr>
        <w:rFonts w:hint="default"/>
        <w:color w:val="000000"/>
      </w:rPr>
    </w:lvl>
    <w:lvl w:ilvl="5">
      <w:start w:val="1"/>
      <w:numFmt w:val="decimal"/>
      <w:lvlText w:val="%1.%2.%3.%4.%5.%6."/>
      <w:lvlJc w:val="left"/>
      <w:pPr>
        <w:ind w:left="2150" w:hanging="1440"/>
      </w:pPr>
      <w:rPr>
        <w:rFonts w:hint="default"/>
        <w:color w:val="000000"/>
      </w:rPr>
    </w:lvl>
    <w:lvl w:ilvl="6">
      <w:start w:val="1"/>
      <w:numFmt w:val="decimal"/>
      <w:lvlText w:val="%1.%2.%3.%4.%5.%6.%7."/>
      <w:lvlJc w:val="left"/>
      <w:pPr>
        <w:ind w:left="2292" w:hanging="1440"/>
      </w:pPr>
      <w:rPr>
        <w:rFonts w:hint="default"/>
        <w:color w:val="000000"/>
      </w:rPr>
    </w:lvl>
    <w:lvl w:ilvl="7">
      <w:start w:val="1"/>
      <w:numFmt w:val="decimal"/>
      <w:lvlText w:val="%1.%2.%3.%4.%5.%6.%7.%8."/>
      <w:lvlJc w:val="left"/>
      <w:pPr>
        <w:ind w:left="2794" w:hanging="1800"/>
      </w:pPr>
      <w:rPr>
        <w:rFonts w:hint="default"/>
        <w:color w:val="000000"/>
      </w:rPr>
    </w:lvl>
    <w:lvl w:ilvl="8">
      <w:start w:val="1"/>
      <w:numFmt w:val="decimal"/>
      <w:lvlText w:val="%1.%2.%3.%4.%5.%6.%7.%8.%9."/>
      <w:lvlJc w:val="left"/>
      <w:pPr>
        <w:ind w:left="2936" w:hanging="1800"/>
      </w:pPr>
      <w:rPr>
        <w:rFonts w:hint="default"/>
        <w:color w:val="000000"/>
      </w:rPr>
    </w:lvl>
  </w:abstractNum>
  <w:abstractNum w:abstractNumId="31" w15:restartNumberingAfterBreak="0">
    <w:nsid w:val="36701BB8"/>
    <w:multiLevelType w:val="hybridMultilevel"/>
    <w:tmpl w:val="1ED642E6"/>
    <w:lvl w:ilvl="0" w:tplc="DED66F6C">
      <w:start w:val="1"/>
      <w:numFmt w:val="lowerLetter"/>
      <w:pStyle w:val="Lista4"/>
      <w:lvlText w:val="%1)"/>
      <w:lvlJc w:val="left"/>
      <w:pPr>
        <w:tabs>
          <w:tab w:val="num" w:pos="360"/>
        </w:tabs>
        <w:ind w:left="340" w:hanging="34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2" w15:restartNumberingAfterBreak="0">
    <w:nsid w:val="39DA326B"/>
    <w:multiLevelType w:val="multilevel"/>
    <w:tmpl w:val="E0B638F2"/>
    <w:lvl w:ilvl="0">
      <w:start w:val="2"/>
      <w:numFmt w:val="decimal"/>
      <w:lvlText w:val="%1."/>
      <w:lvlJc w:val="left"/>
      <w:pPr>
        <w:tabs>
          <w:tab w:val="num" w:pos="405"/>
        </w:tabs>
        <w:ind w:left="405" w:hanging="405"/>
      </w:pPr>
      <w:rPr>
        <w:strike w:val="0"/>
        <w:dstrike w:val="0"/>
        <w:u w:val="none"/>
        <w:effect w:val="none"/>
      </w:rPr>
    </w:lvl>
    <w:lvl w:ilvl="1">
      <w:start w:val="1"/>
      <w:numFmt w:val="decimal"/>
      <w:lvlText w:val="%1.%2."/>
      <w:lvlJc w:val="left"/>
      <w:pPr>
        <w:tabs>
          <w:tab w:val="num" w:pos="720"/>
        </w:tabs>
        <w:ind w:left="720" w:hanging="720"/>
      </w:pPr>
      <w:rPr>
        <w:b w:val="0"/>
        <w:strike w:val="0"/>
        <w:dstrike w:val="0"/>
        <w:u w:val="none"/>
        <w:effect w:val="none"/>
      </w:rPr>
    </w:lvl>
    <w:lvl w:ilvl="2">
      <w:start w:val="1"/>
      <w:numFmt w:val="decimal"/>
      <w:pStyle w:val="TTULO3"/>
      <w:lvlText w:val="%1.%2.%3."/>
      <w:lvlJc w:val="left"/>
      <w:pPr>
        <w:tabs>
          <w:tab w:val="num" w:pos="720"/>
        </w:tabs>
        <w:ind w:left="720" w:hanging="720"/>
      </w:pPr>
      <w:rPr>
        <w:strike w:val="0"/>
        <w:dstrike w:val="0"/>
        <w:u w:val="none"/>
        <w:effect w:val="none"/>
      </w:rPr>
    </w:lvl>
    <w:lvl w:ilvl="3">
      <w:start w:val="1"/>
      <w:numFmt w:val="decimal"/>
      <w:lvlText w:val="%1.%2.%3.%4."/>
      <w:lvlJc w:val="left"/>
      <w:pPr>
        <w:tabs>
          <w:tab w:val="num" w:pos="1080"/>
        </w:tabs>
        <w:ind w:left="1080" w:hanging="1080"/>
      </w:pPr>
      <w:rPr>
        <w:strike w:val="0"/>
        <w:dstrike w:val="0"/>
        <w:u w:val="none"/>
        <w:effect w:val="none"/>
      </w:rPr>
    </w:lvl>
    <w:lvl w:ilvl="4">
      <w:start w:val="1"/>
      <w:numFmt w:val="decimal"/>
      <w:lvlText w:val="%1.%2.%3.%4.%5."/>
      <w:lvlJc w:val="left"/>
      <w:pPr>
        <w:tabs>
          <w:tab w:val="num" w:pos="1080"/>
        </w:tabs>
        <w:ind w:left="1080" w:hanging="1080"/>
      </w:pPr>
      <w:rPr>
        <w:strike w:val="0"/>
        <w:dstrike w:val="0"/>
        <w:u w:val="none"/>
        <w:effect w:val="none"/>
      </w:rPr>
    </w:lvl>
    <w:lvl w:ilvl="5">
      <w:start w:val="1"/>
      <w:numFmt w:val="decimal"/>
      <w:lvlText w:val="%1.%2.%3.%4.%5.%6."/>
      <w:lvlJc w:val="left"/>
      <w:pPr>
        <w:tabs>
          <w:tab w:val="num" w:pos="1440"/>
        </w:tabs>
        <w:ind w:left="1440" w:hanging="1440"/>
      </w:pPr>
      <w:rPr>
        <w:strike w:val="0"/>
        <w:dstrike w:val="0"/>
        <w:u w:val="none"/>
        <w:effect w:val="none"/>
      </w:rPr>
    </w:lvl>
    <w:lvl w:ilvl="6">
      <w:start w:val="1"/>
      <w:numFmt w:val="decimal"/>
      <w:lvlText w:val="%1.%2.%3.%4.%5.%6.%7."/>
      <w:lvlJc w:val="left"/>
      <w:pPr>
        <w:tabs>
          <w:tab w:val="num" w:pos="1440"/>
        </w:tabs>
        <w:ind w:left="1440" w:hanging="1440"/>
      </w:pPr>
      <w:rPr>
        <w:strike w:val="0"/>
        <w:dstrike w:val="0"/>
        <w:u w:val="none"/>
        <w:effect w:val="none"/>
      </w:rPr>
    </w:lvl>
    <w:lvl w:ilvl="7">
      <w:start w:val="1"/>
      <w:numFmt w:val="decimal"/>
      <w:lvlText w:val="%1.%2.%3.%4.%5.%6.%7.%8."/>
      <w:lvlJc w:val="left"/>
      <w:pPr>
        <w:tabs>
          <w:tab w:val="num" w:pos="1800"/>
        </w:tabs>
        <w:ind w:left="1800" w:hanging="1800"/>
      </w:pPr>
      <w:rPr>
        <w:strike w:val="0"/>
        <w:dstrike w:val="0"/>
        <w:u w:val="none"/>
        <w:effect w:val="none"/>
      </w:rPr>
    </w:lvl>
    <w:lvl w:ilvl="8">
      <w:start w:val="1"/>
      <w:numFmt w:val="decimal"/>
      <w:lvlText w:val="%1.%2.%3.%4.%5.%6.%7.%8.%9."/>
      <w:lvlJc w:val="left"/>
      <w:pPr>
        <w:tabs>
          <w:tab w:val="num" w:pos="2160"/>
        </w:tabs>
        <w:ind w:left="2160" w:hanging="2160"/>
      </w:pPr>
      <w:rPr>
        <w:strike w:val="0"/>
        <w:dstrike w:val="0"/>
        <w:u w:val="none"/>
        <w:effect w:val="none"/>
      </w:rPr>
    </w:lvl>
  </w:abstractNum>
  <w:abstractNum w:abstractNumId="33" w15:restartNumberingAfterBreak="0">
    <w:nsid w:val="3AA80903"/>
    <w:multiLevelType w:val="hybridMultilevel"/>
    <w:tmpl w:val="C532B352"/>
    <w:lvl w:ilvl="0" w:tplc="CACA1C7E">
      <w:start w:val="1"/>
      <w:numFmt w:val="lowerLetter"/>
      <w:pStyle w:val="Lista7"/>
      <w:lvlText w:val="%1)"/>
      <w:lvlJc w:val="left"/>
      <w:pPr>
        <w:tabs>
          <w:tab w:val="num" w:pos="360"/>
        </w:tabs>
        <w:ind w:left="340" w:hanging="34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4" w15:restartNumberingAfterBreak="0">
    <w:nsid w:val="3AAA3FB6"/>
    <w:multiLevelType w:val="hybridMultilevel"/>
    <w:tmpl w:val="E5D2547E"/>
    <w:lvl w:ilvl="0" w:tplc="5D70E6F8">
      <w:start w:val="1"/>
      <w:numFmt w:val="lowerLetter"/>
      <w:pStyle w:val="Lista6"/>
      <w:lvlText w:val="%1)"/>
      <w:lvlJc w:val="left"/>
      <w:pPr>
        <w:tabs>
          <w:tab w:val="num" w:pos="360"/>
        </w:tabs>
        <w:ind w:left="36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5" w15:restartNumberingAfterBreak="0">
    <w:nsid w:val="3CA65ACE"/>
    <w:multiLevelType w:val="multilevel"/>
    <w:tmpl w:val="AA12F40A"/>
    <w:lvl w:ilvl="0">
      <w:start w:val="1"/>
      <w:numFmt w:val="decimal"/>
      <w:lvlText w:val="%1."/>
      <w:lvlJc w:val="left"/>
      <w:pPr>
        <w:ind w:left="720" w:hanging="360"/>
      </w:pPr>
      <w:rPr>
        <w:rFonts w:hint="default"/>
        <w:b/>
        <w:color w:val="auto"/>
      </w:rPr>
    </w:lvl>
    <w:lvl w:ilvl="1">
      <w:start w:val="1"/>
      <w:numFmt w:val="decimal"/>
      <w:isLgl/>
      <w:lvlText w:val="%1.%2."/>
      <w:lvlJc w:val="left"/>
      <w:pPr>
        <w:ind w:left="1080" w:hanging="720"/>
      </w:pPr>
      <w:rPr>
        <w:rFonts w:hint="default"/>
        <w:b w:val="0"/>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48D02607"/>
    <w:multiLevelType w:val="multilevel"/>
    <w:tmpl w:val="41D88392"/>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4994761C"/>
    <w:multiLevelType w:val="hybridMultilevel"/>
    <w:tmpl w:val="B6F66ED6"/>
    <w:lvl w:ilvl="0" w:tplc="83CA5366">
      <w:start w:val="1"/>
      <w:numFmt w:val="lowerLetter"/>
      <w:pStyle w:val="Lista2"/>
      <w:lvlText w:val="%1)"/>
      <w:lvlJc w:val="left"/>
      <w:pPr>
        <w:tabs>
          <w:tab w:val="num" w:pos="360"/>
        </w:tabs>
        <w:ind w:left="340" w:hanging="340"/>
      </w:pPr>
      <w:rPr>
        <w:rFonts w:hint="default"/>
      </w:rPr>
    </w:lvl>
    <w:lvl w:ilvl="1" w:tplc="04160019" w:tentative="1">
      <w:start w:val="1"/>
      <w:numFmt w:val="lowerLetter"/>
      <w:lvlText w:val="%2."/>
      <w:lvlJc w:val="left"/>
      <w:pPr>
        <w:tabs>
          <w:tab w:val="num" w:pos="1723"/>
        </w:tabs>
        <w:ind w:left="1723" w:hanging="360"/>
      </w:pPr>
    </w:lvl>
    <w:lvl w:ilvl="2" w:tplc="0416001B" w:tentative="1">
      <w:start w:val="1"/>
      <w:numFmt w:val="lowerRoman"/>
      <w:lvlText w:val="%3."/>
      <w:lvlJc w:val="right"/>
      <w:pPr>
        <w:tabs>
          <w:tab w:val="num" w:pos="2443"/>
        </w:tabs>
        <w:ind w:left="2443" w:hanging="180"/>
      </w:pPr>
    </w:lvl>
    <w:lvl w:ilvl="3" w:tplc="0416000F" w:tentative="1">
      <w:start w:val="1"/>
      <w:numFmt w:val="decimal"/>
      <w:lvlText w:val="%4."/>
      <w:lvlJc w:val="left"/>
      <w:pPr>
        <w:tabs>
          <w:tab w:val="num" w:pos="3163"/>
        </w:tabs>
        <w:ind w:left="3163" w:hanging="360"/>
      </w:pPr>
    </w:lvl>
    <w:lvl w:ilvl="4" w:tplc="04160019" w:tentative="1">
      <w:start w:val="1"/>
      <w:numFmt w:val="lowerLetter"/>
      <w:lvlText w:val="%5."/>
      <w:lvlJc w:val="left"/>
      <w:pPr>
        <w:tabs>
          <w:tab w:val="num" w:pos="3883"/>
        </w:tabs>
        <w:ind w:left="3883" w:hanging="360"/>
      </w:pPr>
    </w:lvl>
    <w:lvl w:ilvl="5" w:tplc="0416001B" w:tentative="1">
      <w:start w:val="1"/>
      <w:numFmt w:val="lowerRoman"/>
      <w:lvlText w:val="%6."/>
      <w:lvlJc w:val="right"/>
      <w:pPr>
        <w:tabs>
          <w:tab w:val="num" w:pos="4603"/>
        </w:tabs>
        <w:ind w:left="4603" w:hanging="180"/>
      </w:pPr>
    </w:lvl>
    <w:lvl w:ilvl="6" w:tplc="0416000F" w:tentative="1">
      <w:start w:val="1"/>
      <w:numFmt w:val="decimal"/>
      <w:lvlText w:val="%7."/>
      <w:lvlJc w:val="left"/>
      <w:pPr>
        <w:tabs>
          <w:tab w:val="num" w:pos="5323"/>
        </w:tabs>
        <w:ind w:left="5323" w:hanging="360"/>
      </w:pPr>
    </w:lvl>
    <w:lvl w:ilvl="7" w:tplc="04160019" w:tentative="1">
      <w:start w:val="1"/>
      <w:numFmt w:val="lowerLetter"/>
      <w:lvlText w:val="%8."/>
      <w:lvlJc w:val="left"/>
      <w:pPr>
        <w:tabs>
          <w:tab w:val="num" w:pos="6043"/>
        </w:tabs>
        <w:ind w:left="6043" w:hanging="360"/>
      </w:pPr>
    </w:lvl>
    <w:lvl w:ilvl="8" w:tplc="0416001B" w:tentative="1">
      <w:start w:val="1"/>
      <w:numFmt w:val="lowerRoman"/>
      <w:lvlText w:val="%9."/>
      <w:lvlJc w:val="right"/>
      <w:pPr>
        <w:tabs>
          <w:tab w:val="num" w:pos="6763"/>
        </w:tabs>
        <w:ind w:left="6763" w:hanging="180"/>
      </w:pPr>
    </w:lvl>
  </w:abstractNum>
  <w:abstractNum w:abstractNumId="38" w15:restartNumberingAfterBreak="0">
    <w:nsid w:val="4ACE02CF"/>
    <w:multiLevelType w:val="hybridMultilevel"/>
    <w:tmpl w:val="314E056E"/>
    <w:lvl w:ilvl="0" w:tplc="66CE836E">
      <w:start w:val="1"/>
      <w:numFmt w:val="lowerLetter"/>
      <w:pStyle w:val="Lista9"/>
      <w:lvlText w:val="%1)"/>
      <w:lvlJc w:val="left"/>
      <w:pPr>
        <w:tabs>
          <w:tab w:val="num" w:pos="360"/>
        </w:tabs>
        <w:ind w:left="360" w:hanging="360"/>
      </w:p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9" w15:restartNumberingAfterBreak="0">
    <w:nsid w:val="51B546E2"/>
    <w:multiLevelType w:val="multilevel"/>
    <w:tmpl w:val="E35E3B82"/>
    <w:styleLink w:val="Estilo2"/>
    <w:lvl w:ilvl="0">
      <w:start w:val="1"/>
      <w:numFmt w:val="decimal"/>
      <w:lvlText w:val="8.%1"/>
      <w:lvlJc w:val="lef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40" w15:restartNumberingAfterBreak="0">
    <w:nsid w:val="52F25CAA"/>
    <w:multiLevelType w:val="hybridMultilevel"/>
    <w:tmpl w:val="85987C08"/>
    <w:lvl w:ilvl="0" w:tplc="04847ED2">
      <w:start w:val="1"/>
      <w:numFmt w:val="lowerLetter"/>
      <w:pStyle w:val="Lista5"/>
      <w:lvlText w:val="%1)"/>
      <w:lvlJc w:val="left"/>
      <w:pPr>
        <w:tabs>
          <w:tab w:val="num" w:pos="360"/>
        </w:tabs>
        <w:ind w:left="340" w:hanging="34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1" w15:restartNumberingAfterBreak="0">
    <w:nsid w:val="53617DE1"/>
    <w:multiLevelType w:val="multilevel"/>
    <w:tmpl w:val="B5DA1724"/>
    <w:lvl w:ilvl="0">
      <w:start w:val="14"/>
      <w:numFmt w:val="decimal"/>
      <w:lvlText w:val="%1."/>
      <w:lvlJc w:val="left"/>
      <w:pPr>
        <w:ind w:left="550" w:hanging="550"/>
      </w:pPr>
      <w:rPr>
        <w:rFonts w:hint="default"/>
        <w:b/>
        <w:bCs/>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51428B0"/>
    <w:multiLevelType w:val="hybridMultilevel"/>
    <w:tmpl w:val="42D44ABA"/>
    <w:lvl w:ilvl="0" w:tplc="53543EC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584C30C0"/>
    <w:multiLevelType w:val="hybridMultilevel"/>
    <w:tmpl w:val="78049686"/>
    <w:lvl w:ilvl="0" w:tplc="26F862C2">
      <w:start w:val="1"/>
      <w:numFmt w:val="lowerLetter"/>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5AB92E59"/>
    <w:multiLevelType w:val="hybridMultilevel"/>
    <w:tmpl w:val="A3EE80A4"/>
    <w:lvl w:ilvl="0" w:tplc="1B2A6338">
      <w:start w:val="1"/>
      <w:numFmt w:val="lowerLetter"/>
      <w:pStyle w:val="Lista3"/>
      <w:lvlText w:val="%1)"/>
      <w:lvlJc w:val="left"/>
      <w:pPr>
        <w:tabs>
          <w:tab w:val="num" w:pos="360"/>
        </w:tabs>
        <w:ind w:left="340" w:hanging="34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5" w15:restartNumberingAfterBreak="0">
    <w:nsid w:val="5F7A1DD8"/>
    <w:multiLevelType w:val="multilevel"/>
    <w:tmpl w:val="EDD45DF2"/>
    <w:lvl w:ilvl="0">
      <w:start w:val="9"/>
      <w:numFmt w:val="decimal"/>
      <w:pStyle w:val="Ttulo8"/>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6" w15:restartNumberingAfterBreak="0">
    <w:nsid w:val="61DD361E"/>
    <w:multiLevelType w:val="multilevel"/>
    <w:tmpl w:val="99829F54"/>
    <w:lvl w:ilvl="0">
      <w:start w:val="1"/>
      <w:numFmt w:val="decimal"/>
      <w:pStyle w:val="Nivel01"/>
      <w:suff w:val="space"/>
      <w:lvlText w:val="%1."/>
      <w:lvlJc w:val="left"/>
      <w:pPr>
        <w:ind w:left="0" w:firstLine="0"/>
      </w:pPr>
      <w:rPr>
        <w:rFonts w:hint="default"/>
        <w:b/>
        <w:i w:val="0"/>
      </w:rPr>
    </w:lvl>
    <w:lvl w:ilvl="1">
      <w:start w:val="1"/>
      <w:numFmt w:val="decimal"/>
      <w:suff w:val="space"/>
      <w:lvlText w:val="%1.%2."/>
      <w:lvlJc w:val="left"/>
      <w:pPr>
        <w:ind w:left="284" w:firstLine="0"/>
      </w:pPr>
      <w:rPr>
        <w:rFonts w:hint="default"/>
        <w:b w:val="0"/>
        <w:i w:val="0"/>
        <w:color w:val="auto"/>
      </w:rPr>
    </w:lvl>
    <w:lvl w:ilvl="2">
      <w:start w:val="1"/>
      <w:numFmt w:val="decimal"/>
      <w:suff w:val="space"/>
      <w:lvlText w:val="%1.%2.%3."/>
      <w:lvlJc w:val="left"/>
      <w:pPr>
        <w:ind w:left="567" w:firstLine="0"/>
      </w:pPr>
      <w:rPr>
        <w:rFonts w:hint="default"/>
        <w:b w:val="0"/>
        <w:i w:val="0"/>
      </w:rPr>
    </w:lvl>
    <w:lvl w:ilvl="3">
      <w:start w:val="1"/>
      <w:numFmt w:val="decimal"/>
      <w:suff w:val="space"/>
      <w:lvlText w:val="%1.%2.%3.%4."/>
      <w:lvlJc w:val="left"/>
      <w:pPr>
        <w:ind w:left="851" w:firstLine="0"/>
      </w:pPr>
      <w:rPr>
        <w:rFonts w:hint="default"/>
        <w:b/>
        <w:i w:val="0"/>
      </w:rPr>
    </w:lvl>
    <w:lvl w:ilvl="4">
      <w:start w:val="1"/>
      <w:numFmt w:val="decimal"/>
      <w:suff w:val="space"/>
      <w:lvlText w:val="%1.%2.%3.%4.%5."/>
      <w:lvlJc w:val="left"/>
      <w:pPr>
        <w:ind w:left="1134" w:firstLine="0"/>
      </w:pPr>
      <w:rPr>
        <w:rFonts w:hint="default"/>
        <w:b/>
        <w:i w:val="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7" w15:restartNumberingAfterBreak="0">
    <w:nsid w:val="64D91475"/>
    <w:multiLevelType w:val="multilevel"/>
    <w:tmpl w:val="EBC238D4"/>
    <w:lvl w:ilvl="0">
      <w:start w:val="5"/>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48" w15:restartNumberingAfterBreak="0">
    <w:nsid w:val="6B2D702C"/>
    <w:multiLevelType w:val="hybridMultilevel"/>
    <w:tmpl w:val="A814971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6D1A437A"/>
    <w:multiLevelType w:val="hybridMultilevel"/>
    <w:tmpl w:val="450E825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718C48A9"/>
    <w:multiLevelType w:val="multilevel"/>
    <w:tmpl w:val="65DAF704"/>
    <w:lvl w:ilvl="0">
      <w:start w:val="4"/>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51" w15:restartNumberingAfterBreak="0">
    <w:nsid w:val="765D26C3"/>
    <w:multiLevelType w:val="multilevel"/>
    <w:tmpl w:val="9EEAE56A"/>
    <w:lvl w:ilvl="0">
      <w:start w:val="14"/>
      <w:numFmt w:val="decimal"/>
      <w:lvlText w:val="%1."/>
      <w:lvlJc w:val="left"/>
      <w:pPr>
        <w:ind w:left="550" w:hanging="550"/>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A892CBA"/>
    <w:multiLevelType w:val="hybridMultilevel"/>
    <w:tmpl w:val="19E01570"/>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7DE0459C"/>
    <w:multiLevelType w:val="multilevel"/>
    <w:tmpl w:val="73D8C854"/>
    <w:lvl w:ilvl="0">
      <w:start w:val="4"/>
      <w:numFmt w:val="decimal"/>
      <w:pStyle w:val="Ttulo9"/>
      <w:lvlText w:val="%1"/>
      <w:lvlJc w:val="left"/>
      <w:pPr>
        <w:tabs>
          <w:tab w:val="num" w:pos="525"/>
        </w:tabs>
        <w:ind w:left="525" w:hanging="525"/>
      </w:pPr>
      <w:rPr>
        <w:rFonts w:hint="default"/>
      </w:rPr>
    </w:lvl>
    <w:lvl w:ilvl="1">
      <w:start w:val="5"/>
      <w:numFmt w:val="decimal"/>
      <w:lvlText w:val="%1.%2"/>
      <w:lvlJc w:val="left"/>
      <w:pPr>
        <w:tabs>
          <w:tab w:val="num" w:pos="1234"/>
        </w:tabs>
        <w:ind w:left="1234" w:hanging="525"/>
      </w:pPr>
      <w:rPr>
        <w:rFonts w:hint="default"/>
      </w:rPr>
    </w:lvl>
    <w:lvl w:ilvl="2">
      <w:start w:val="4"/>
      <w:numFmt w:val="decimal"/>
      <w:lvlText w:val="%1.%2.%3"/>
      <w:lvlJc w:val="left"/>
      <w:pPr>
        <w:tabs>
          <w:tab w:val="num" w:pos="2138"/>
        </w:tabs>
        <w:ind w:left="2138" w:hanging="720"/>
      </w:pPr>
      <w:rPr>
        <w:rFonts w:hint="default"/>
      </w:rPr>
    </w:lvl>
    <w:lvl w:ilvl="3">
      <w:start w:val="1"/>
      <w:numFmt w:val="decimal"/>
      <w:lvlText w:val="%1.%2.%3.%4"/>
      <w:lvlJc w:val="left"/>
      <w:pPr>
        <w:tabs>
          <w:tab w:val="num" w:pos="3207"/>
        </w:tabs>
        <w:ind w:left="3207" w:hanging="108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985"/>
        </w:tabs>
        <w:ind w:left="4985" w:hanging="144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763"/>
        </w:tabs>
        <w:ind w:left="6763" w:hanging="1800"/>
      </w:pPr>
      <w:rPr>
        <w:rFonts w:hint="default"/>
      </w:rPr>
    </w:lvl>
    <w:lvl w:ilvl="8">
      <w:start w:val="1"/>
      <w:numFmt w:val="decimal"/>
      <w:lvlText w:val="%1.%2.%3.%4.%5.%6.%7.%8.%9"/>
      <w:lvlJc w:val="left"/>
      <w:pPr>
        <w:tabs>
          <w:tab w:val="num" w:pos="7472"/>
        </w:tabs>
        <w:ind w:left="7472" w:hanging="1800"/>
      </w:pPr>
      <w:rPr>
        <w:rFonts w:hint="default"/>
      </w:rPr>
    </w:lvl>
  </w:abstractNum>
  <w:abstractNum w:abstractNumId="54" w15:restartNumberingAfterBreak="0">
    <w:nsid w:val="7FE83614"/>
    <w:multiLevelType w:val="multilevel"/>
    <w:tmpl w:val="211A3716"/>
    <w:lvl w:ilvl="0">
      <w:start w:val="21"/>
      <w:numFmt w:val="decimal"/>
      <w:pStyle w:val="Nvel2-Red"/>
      <w:lvlText w:val="%1."/>
      <w:lvlJc w:val="left"/>
      <w:pPr>
        <w:ind w:left="600" w:hanging="600"/>
      </w:pPr>
      <w:rPr>
        <w:rFonts w:hint="default"/>
      </w:rPr>
    </w:lvl>
    <w:lvl w:ilvl="1">
      <w:start w:val="1"/>
      <w:numFmt w:val="decimal"/>
      <w:lvlText w:val="%1.%2."/>
      <w:lvlJc w:val="left"/>
      <w:pPr>
        <w:ind w:left="755" w:hanging="720"/>
      </w:pPr>
      <w:rPr>
        <w:rFonts w:hint="default"/>
      </w:rPr>
    </w:lvl>
    <w:lvl w:ilvl="2">
      <w:start w:val="1"/>
      <w:numFmt w:val="decimal"/>
      <w:lvlText w:val="%1.%2.%3."/>
      <w:lvlJc w:val="left"/>
      <w:pPr>
        <w:ind w:left="790" w:hanging="720"/>
      </w:pPr>
      <w:rPr>
        <w:rFonts w:hint="default"/>
      </w:rPr>
    </w:lvl>
    <w:lvl w:ilvl="3">
      <w:start w:val="1"/>
      <w:numFmt w:val="decimal"/>
      <w:lvlText w:val="%1.%2.%3.%4."/>
      <w:lvlJc w:val="left"/>
      <w:pPr>
        <w:ind w:left="1185" w:hanging="1080"/>
      </w:pPr>
      <w:rPr>
        <w:rFonts w:hint="default"/>
      </w:rPr>
    </w:lvl>
    <w:lvl w:ilvl="4">
      <w:start w:val="1"/>
      <w:numFmt w:val="decimal"/>
      <w:lvlText w:val="%1.%2.%3.%4.%5."/>
      <w:lvlJc w:val="left"/>
      <w:pPr>
        <w:ind w:left="1220" w:hanging="1080"/>
      </w:pPr>
      <w:rPr>
        <w:rFonts w:hint="default"/>
      </w:rPr>
    </w:lvl>
    <w:lvl w:ilvl="5">
      <w:start w:val="1"/>
      <w:numFmt w:val="decimal"/>
      <w:lvlText w:val="%1.%2.%3.%4.%5.%6."/>
      <w:lvlJc w:val="left"/>
      <w:pPr>
        <w:ind w:left="1615" w:hanging="1440"/>
      </w:pPr>
      <w:rPr>
        <w:rFonts w:hint="default"/>
      </w:rPr>
    </w:lvl>
    <w:lvl w:ilvl="6">
      <w:start w:val="1"/>
      <w:numFmt w:val="decimal"/>
      <w:lvlText w:val="%1.%2.%3.%4.%5.%6.%7."/>
      <w:lvlJc w:val="left"/>
      <w:pPr>
        <w:ind w:left="1650" w:hanging="1440"/>
      </w:pPr>
      <w:rPr>
        <w:rFonts w:hint="default"/>
      </w:rPr>
    </w:lvl>
    <w:lvl w:ilvl="7">
      <w:start w:val="1"/>
      <w:numFmt w:val="decimal"/>
      <w:lvlText w:val="%1.%2.%3.%4.%5.%6.%7.%8."/>
      <w:lvlJc w:val="left"/>
      <w:pPr>
        <w:ind w:left="2045" w:hanging="1800"/>
      </w:pPr>
      <w:rPr>
        <w:rFonts w:hint="default"/>
      </w:rPr>
    </w:lvl>
    <w:lvl w:ilvl="8">
      <w:start w:val="1"/>
      <w:numFmt w:val="decimal"/>
      <w:lvlText w:val="%1.%2.%3.%4.%5.%6.%7.%8.%9."/>
      <w:lvlJc w:val="left"/>
      <w:pPr>
        <w:ind w:left="2080" w:hanging="1800"/>
      </w:pPr>
      <w:rPr>
        <w:rFonts w:hint="default"/>
      </w:rPr>
    </w:lvl>
  </w:abstractNum>
  <w:num w:numId="1">
    <w:abstractNumId w:val="20"/>
  </w:num>
  <w:num w:numId="2">
    <w:abstractNumId w:val="53"/>
  </w:num>
  <w:num w:numId="3">
    <w:abstractNumId w:val="45"/>
  </w:num>
  <w:num w:numId="4">
    <w:abstractNumId w:val="34"/>
  </w:num>
  <w:num w:numId="5">
    <w:abstractNumId w:val="23"/>
  </w:num>
  <w:num w:numId="6">
    <w:abstractNumId w:val="37"/>
  </w:num>
  <w:num w:numId="7">
    <w:abstractNumId w:val="44"/>
  </w:num>
  <w:num w:numId="8">
    <w:abstractNumId w:val="31"/>
  </w:num>
  <w:num w:numId="9">
    <w:abstractNumId w:val="40"/>
  </w:num>
  <w:num w:numId="10">
    <w:abstractNumId w:val="38"/>
  </w:num>
  <w:num w:numId="11">
    <w:abstractNumId w:val="33"/>
  </w:num>
  <w:num w:numId="12">
    <w:abstractNumId w:val="28"/>
  </w:num>
  <w:num w:numId="13">
    <w:abstractNumId w:val="32"/>
  </w:num>
  <w:num w:numId="14">
    <w:abstractNumId w:val="24"/>
  </w:num>
  <w:num w:numId="15">
    <w:abstractNumId w:val="39"/>
  </w:num>
  <w:num w:numId="16">
    <w:abstractNumId w:val="18"/>
  </w:num>
  <w:num w:numId="17">
    <w:abstractNumId w:val="46"/>
  </w:num>
  <w:num w:numId="18">
    <w:abstractNumId w:val="35"/>
  </w:num>
  <w:num w:numId="19">
    <w:abstractNumId w:val="25"/>
  </w:num>
  <w:num w:numId="20">
    <w:abstractNumId w:val="52"/>
  </w:num>
  <w:num w:numId="21">
    <w:abstractNumId w:val="19"/>
  </w:num>
  <w:num w:numId="22">
    <w:abstractNumId w:val="16"/>
  </w:num>
  <w:num w:numId="23">
    <w:abstractNumId w:val="50"/>
  </w:num>
  <w:num w:numId="24">
    <w:abstractNumId w:val="47"/>
  </w:num>
  <w:num w:numId="25">
    <w:abstractNumId w:val="36"/>
  </w:num>
  <w:num w:numId="26">
    <w:abstractNumId w:val="27"/>
  </w:num>
  <w:num w:numId="27">
    <w:abstractNumId w:val="49"/>
  </w:num>
  <w:num w:numId="28">
    <w:abstractNumId w:val="26"/>
  </w:num>
  <w:num w:numId="29">
    <w:abstractNumId w:val="42"/>
  </w:num>
  <w:num w:numId="30">
    <w:abstractNumId w:val="54"/>
  </w:num>
  <w:num w:numId="31">
    <w:abstractNumId w:val="22"/>
  </w:num>
  <w:num w:numId="32">
    <w:abstractNumId w:val="43"/>
  </w:num>
  <w:num w:numId="33">
    <w:abstractNumId w:val="41"/>
  </w:num>
  <w:num w:numId="34">
    <w:abstractNumId w:val="17"/>
  </w:num>
  <w:num w:numId="35">
    <w:abstractNumId w:val="30"/>
  </w:num>
  <w:num w:numId="36">
    <w:abstractNumId w:val="15"/>
  </w:num>
  <w:num w:numId="37">
    <w:abstractNumId w:val="29"/>
  </w:num>
  <w:num w:numId="38">
    <w:abstractNumId w:val="48"/>
  </w:num>
  <w:num w:numId="39">
    <w:abstractNumId w:val="51"/>
  </w:num>
  <w:num w:numId="40">
    <w:abstractNumId w:val="21"/>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uido Tande Crespo Zeba">
    <w15:presenceInfo w15:providerId="AD" w15:userId="S::gtcrespo@finep.gov.br::54958b93-e167-4a06-8dd8-79c11f885d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trackRevisions/>
  <w:defaultTabStop w:val="709"/>
  <w:hyphenationZone w:val="425"/>
  <w:characterSpacingControl w:val="doNotCompress"/>
  <w:hdrShapeDefaults>
    <o:shapedefaults v:ext="edit" spidmax="2049" style="mso-position-vertical-relative:pag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1A1"/>
    <w:rsid w:val="00001473"/>
    <w:rsid w:val="00001B12"/>
    <w:rsid w:val="00002691"/>
    <w:rsid w:val="00003983"/>
    <w:rsid w:val="0000521C"/>
    <w:rsid w:val="00006288"/>
    <w:rsid w:val="000104E4"/>
    <w:rsid w:val="00010D63"/>
    <w:rsid w:val="0001197B"/>
    <w:rsid w:val="00011D9F"/>
    <w:rsid w:val="00014B6E"/>
    <w:rsid w:val="00014D7A"/>
    <w:rsid w:val="0001522C"/>
    <w:rsid w:val="000153A6"/>
    <w:rsid w:val="0001581A"/>
    <w:rsid w:val="000158AE"/>
    <w:rsid w:val="0002290B"/>
    <w:rsid w:val="0002294C"/>
    <w:rsid w:val="00022C80"/>
    <w:rsid w:val="00025280"/>
    <w:rsid w:val="0002574D"/>
    <w:rsid w:val="00025AB6"/>
    <w:rsid w:val="00026F7A"/>
    <w:rsid w:val="000272E3"/>
    <w:rsid w:val="00027A14"/>
    <w:rsid w:val="0003067B"/>
    <w:rsid w:val="00031698"/>
    <w:rsid w:val="00031DF3"/>
    <w:rsid w:val="00032861"/>
    <w:rsid w:val="00032A0C"/>
    <w:rsid w:val="00032E3D"/>
    <w:rsid w:val="00034056"/>
    <w:rsid w:val="00034E0F"/>
    <w:rsid w:val="0003543E"/>
    <w:rsid w:val="000354D2"/>
    <w:rsid w:val="000357E3"/>
    <w:rsid w:val="0003685E"/>
    <w:rsid w:val="00036E52"/>
    <w:rsid w:val="0003705D"/>
    <w:rsid w:val="00037B28"/>
    <w:rsid w:val="00037F3C"/>
    <w:rsid w:val="00041834"/>
    <w:rsid w:val="0004194D"/>
    <w:rsid w:val="000429C2"/>
    <w:rsid w:val="00047480"/>
    <w:rsid w:val="00047D7A"/>
    <w:rsid w:val="0005117A"/>
    <w:rsid w:val="00051300"/>
    <w:rsid w:val="00053508"/>
    <w:rsid w:val="000536B3"/>
    <w:rsid w:val="00055E13"/>
    <w:rsid w:val="00057F92"/>
    <w:rsid w:val="0006037A"/>
    <w:rsid w:val="0006109F"/>
    <w:rsid w:val="0006171F"/>
    <w:rsid w:val="0006237F"/>
    <w:rsid w:val="00062D2C"/>
    <w:rsid w:val="00064510"/>
    <w:rsid w:val="00064BF3"/>
    <w:rsid w:val="0006533F"/>
    <w:rsid w:val="0006553B"/>
    <w:rsid w:val="00071148"/>
    <w:rsid w:val="00071559"/>
    <w:rsid w:val="0007448F"/>
    <w:rsid w:val="0007714C"/>
    <w:rsid w:val="000802BC"/>
    <w:rsid w:val="00080385"/>
    <w:rsid w:val="0008100D"/>
    <w:rsid w:val="000812B3"/>
    <w:rsid w:val="00081D6F"/>
    <w:rsid w:val="00081FCE"/>
    <w:rsid w:val="0008260B"/>
    <w:rsid w:val="00082BDF"/>
    <w:rsid w:val="0008353F"/>
    <w:rsid w:val="00084340"/>
    <w:rsid w:val="00086771"/>
    <w:rsid w:val="00091149"/>
    <w:rsid w:val="00091948"/>
    <w:rsid w:val="000928A9"/>
    <w:rsid w:val="00092C5A"/>
    <w:rsid w:val="00093166"/>
    <w:rsid w:val="000935D6"/>
    <w:rsid w:val="000A0337"/>
    <w:rsid w:val="000A135E"/>
    <w:rsid w:val="000A1E8B"/>
    <w:rsid w:val="000A3507"/>
    <w:rsid w:val="000A35FE"/>
    <w:rsid w:val="000A41B3"/>
    <w:rsid w:val="000A42C4"/>
    <w:rsid w:val="000A4B84"/>
    <w:rsid w:val="000A57C7"/>
    <w:rsid w:val="000A742B"/>
    <w:rsid w:val="000A7CFF"/>
    <w:rsid w:val="000B36F8"/>
    <w:rsid w:val="000B399E"/>
    <w:rsid w:val="000B5CE6"/>
    <w:rsid w:val="000B707C"/>
    <w:rsid w:val="000C0421"/>
    <w:rsid w:val="000C0AB2"/>
    <w:rsid w:val="000C0F05"/>
    <w:rsid w:val="000C2723"/>
    <w:rsid w:val="000C2B44"/>
    <w:rsid w:val="000C3B73"/>
    <w:rsid w:val="000C48BF"/>
    <w:rsid w:val="000C5B98"/>
    <w:rsid w:val="000C5D52"/>
    <w:rsid w:val="000C6215"/>
    <w:rsid w:val="000C6272"/>
    <w:rsid w:val="000C759E"/>
    <w:rsid w:val="000C77E6"/>
    <w:rsid w:val="000C7B07"/>
    <w:rsid w:val="000C7D03"/>
    <w:rsid w:val="000D095C"/>
    <w:rsid w:val="000D1184"/>
    <w:rsid w:val="000D3963"/>
    <w:rsid w:val="000D6C59"/>
    <w:rsid w:val="000D6CED"/>
    <w:rsid w:val="000E029F"/>
    <w:rsid w:val="000E075D"/>
    <w:rsid w:val="000E1459"/>
    <w:rsid w:val="000E1B21"/>
    <w:rsid w:val="000E3598"/>
    <w:rsid w:val="000E4AC5"/>
    <w:rsid w:val="000E5C32"/>
    <w:rsid w:val="000F03CC"/>
    <w:rsid w:val="000F25A6"/>
    <w:rsid w:val="000F262D"/>
    <w:rsid w:val="000F2B83"/>
    <w:rsid w:val="000F37D1"/>
    <w:rsid w:val="000F3C5C"/>
    <w:rsid w:val="000F406D"/>
    <w:rsid w:val="000F4DFD"/>
    <w:rsid w:val="000F65E4"/>
    <w:rsid w:val="000F69F8"/>
    <w:rsid w:val="000F6E87"/>
    <w:rsid w:val="000F7929"/>
    <w:rsid w:val="000F7965"/>
    <w:rsid w:val="000F7BD6"/>
    <w:rsid w:val="0010522E"/>
    <w:rsid w:val="0010594B"/>
    <w:rsid w:val="00105B1B"/>
    <w:rsid w:val="0010687A"/>
    <w:rsid w:val="00106928"/>
    <w:rsid w:val="0011189B"/>
    <w:rsid w:val="00111B77"/>
    <w:rsid w:val="00111F1C"/>
    <w:rsid w:val="001131B3"/>
    <w:rsid w:val="0011342F"/>
    <w:rsid w:val="001135F2"/>
    <w:rsid w:val="00114DE7"/>
    <w:rsid w:val="0011529D"/>
    <w:rsid w:val="00116AD0"/>
    <w:rsid w:val="00117487"/>
    <w:rsid w:val="00117E9B"/>
    <w:rsid w:val="001212FB"/>
    <w:rsid w:val="001223BF"/>
    <w:rsid w:val="001226A0"/>
    <w:rsid w:val="001228F9"/>
    <w:rsid w:val="001233F5"/>
    <w:rsid w:val="001234AE"/>
    <w:rsid w:val="00124068"/>
    <w:rsid w:val="001240BF"/>
    <w:rsid w:val="00124A3D"/>
    <w:rsid w:val="00125718"/>
    <w:rsid w:val="00125B3E"/>
    <w:rsid w:val="00126174"/>
    <w:rsid w:val="001270EF"/>
    <w:rsid w:val="00130B5E"/>
    <w:rsid w:val="0013146A"/>
    <w:rsid w:val="001315EB"/>
    <w:rsid w:val="0013167D"/>
    <w:rsid w:val="00132A16"/>
    <w:rsid w:val="0013348D"/>
    <w:rsid w:val="00133D07"/>
    <w:rsid w:val="00133D5A"/>
    <w:rsid w:val="00134159"/>
    <w:rsid w:val="00134A65"/>
    <w:rsid w:val="00134FFD"/>
    <w:rsid w:val="00135032"/>
    <w:rsid w:val="00135F2E"/>
    <w:rsid w:val="00136311"/>
    <w:rsid w:val="00137B3B"/>
    <w:rsid w:val="0014098F"/>
    <w:rsid w:val="00140D67"/>
    <w:rsid w:val="0014114B"/>
    <w:rsid w:val="00141877"/>
    <w:rsid w:val="00141951"/>
    <w:rsid w:val="001427CD"/>
    <w:rsid w:val="00142CD1"/>
    <w:rsid w:val="00144BE6"/>
    <w:rsid w:val="0014767A"/>
    <w:rsid w:val="00147AA4"/>
    <w:rsid w:val="00151D14"/>
    <w:rsid w:val="00151EE5"/>
    <w:rsid w:val="00153131"/>
    <w:rsid w:val="001545C6"/>
    <w:rsid w:val="00155978"/>
    <w:rsid w:val="00155B3C"/>
    <w:rsid w:val="00155D96"/>
    <w:rsid w:val="001600BB"/>
    <w:rsid w:val="00161E73"/>
    <w:rsid w:val="00162D61"/>
    <w:rsid w:val="0016611D"/>
    <w:rsid w:val="00170F0C"/>
    <w:rsid w:val="001716D8"/>
    <w:rsid w:val="0017282E"/>
    <w:rsid w:val="0017336A"/>
    <w:rsid w:val="001733B2"/>
    <w:rsid w:val="0017375E"/>
    <w:rsid w:val="00173A60"/>
    <w:rsid w:val="00173D0A"/>
    <w:rsid w:val="00174690"/>
    <w:rsid w:val="0017716B"/>
    <w:rsid w:val="00177E9B"/>
    <w:rsid w:val="00180896"/>
    <w:rsid w:val="001812D0"/>
    <w:rsid w:val="00181341"/>
    <w:rsid w:val="00181CE1"/>
    <w:rsid w:val="00181DFB"/>
    <w:rsid w:val="001831D5"/>
    <w:rsid w:val="0018372A"/>
    <w:rsid w:val="00185480"/>
    <w:rsid w:val="0018673C"/>
    <w:rsid w:val="0018684B"/>
    <w:rsid w:val="001903EE"/>
    <w:rsid w:val="00190B72"/>
    <w:rsid w:val="00195639"/>
    <w:rsid w:val="001964CB"/>
    <w:rsid w:val="0019729D"/>
    <w:rsid w:val="001A0547"/>
    <w:rsid w:val="001A10E5"/>
    <w:rsid w:val="001A1CB5"/>
    <w:rsid w:val="001A1DA5"/>
    <w:rsid w:val="001A209F"/>
    <w:rsid w:val="001A2587"/>
    <w:rsid w:val="001A2BC1"/>
    <w:rsid w:val="001A331A"/>
    <w:rsid w:val="001A36F0"/>
    <w:rsid w:val="001A45C1"/>
    <w:rsid w:val="001A51CF"/>
    <w:rsid w:val="001A5E4C"/>
    <w:rsid w:val="001A6BB2"/>
    <w:rsid w:val="001B0859"/>
    <w:rsid w:val="001B46A1"/>
    <w:rsid w:val="001B502E"/>
    <w:rsid w:val="001B54F8"/>
    <w:rsid w:val="001B5D5B"/>
    <w:rsid w:val="001B62B3"/>
    <w:rsid w:val="001B667B"/>
    <w:rsid w:val="001B7AC3"/>
    <w:rsid w:val="001C0B08"/>
    <w:rsid w:val="001C1361"/>
    <w:rsid w:val="001C3EF6"/>
    <w:rsid w:val="001C43BD"/>
    <w:rsid w:val="001C4D7C"/>
    <w:rsid w:val="001C5008"/>
    <w:rsid w:val="001C5343"/>
    <w:rsid w:val="001C61E4"/>
    <w:rsid w:val="001C6839"/>
    <w:rsid w:val="001C69BE"/>
    <w:rsid w:val="001C6C1D"/>
    <w:rsid w:val="001C7639"/>
    <w:rsid w:val="001C76FB"/>
    <w:rsid w:val="001D1B92"/>
    <w:rsid w:val="001D2B65"/>
    <w:rsid w:val="001D5F9F"/>
    <w:rsid w:val="001D646E"/>
    <w:rsid w:val="001D6DF7"/>
    <w:rsid w:val="001D7B7F"/>
    <w:rsid w:val="001E0E36"/>
    <w:rsid w:val="001E12F8"/>
    <w:rsid w:val="001E19BD"/>
    <w:rsid w:val="001E1B26"/>
    <w:rsid w:val="001E2816"/>
    <w:rsid w:val="001E38CF"/>
    <w:rsid w:val="001E4490"/>
    <w:rsid w:val="001E6F44"/>
    <w:rsid w:val="001F0FA2"/>
    <w:rsid w:val="001F24DA"/>
    <w:rsid w:val="001F3E42"/>
    <w:rsid w:val="001F43B7"/>
    <w:rsid w:val="001F480D"/>
    <w:rsid w:val="001F4827"/>
    <w:rsid w:val="001F6306"/>
    <w:rsid w:val="001F6BE9"/>
    <w:rsid w:val="001F70C8"/>
    <w:rsid w:val="001F7357"/>
    <w:rsid w:val="001F7BD8"/>
    <w:rsid w:val="0020035A"/>
    <w:rsid w:val="00202514"/>
    <w:rsid w:val="00202EAC"/>
    <w:rsid w:val="00203509"/>
    <w:rsid w:val="002035A3"/>
    <w:rsid w:val="00204B7F"/>
    <w:rsid w:val="002067EB"/>
    <w:rsid w:val="00207D6F"/>
    <w:rsid w:val="002105A0"/>
    <w:rsid w:val="00210ECB"/>
    <w:rsid w:val="002129C6"/>
    <w:rsid w:val="00213884"/>
    <w:rsid w:val="00213DC2"/>
    <w:rsid w:val="002141D0"/>
    <w:rsid w:val="00214253"/>
    <w:rsid w:val="00216D5C"/>
    <w:rsid w:val="00217E3D"/>
    <w:rsid w:val="0022044E"/>
    <w:rsid w:val="002204AD"/>
    <w:rsid w:val="00222269"/>
    <w:rsid w:val="002229D1"/>
    <w:rsid w:val="002235E9"/>
    <w:rsid w:val="00225B9B"/>
    <w:rsid w:val="00226C08"/>
    <w:rsid w:val="0022717A"/>
    <w:rsid w:val="00232703"/>
    <w:rsid w:val="0023425A"/>
    <w:rsid w:val="002349BF"/>
    <w:rsid w:val="00235E96"/>
    <w:rsid w:val="00235EF6"/>
    <w:rsid w:val="002368A2"/>
    <w:rsid w:val="00240D8B"/>
    <w:rsid w:val="00241D86"/>
    <w:rsid w:val="002424ED"/>
    <w:rsid w:val="00242AFA"/>
    <w:rsid w:val="0024357F"/>
    <w:rsid w:val="00244089"/>
    <w:rsid w:val="0024432C"/>
    <w:rsid w:val="00244CB8"/>
    <w:rsid w:val="00245030"/>
    <w:rsid w:val="00245CCA"/>
    <w:rsid w:val="0024662B"/>
    <w:rsid w:val="00246B9F"/>
    <w:rsid w:val="00252CD9"/>
    <w:rsid w:val="002533DB"/>
    <w:rsid w:val="002553A6"/>
    <w:rsid w:val="002564A2"/>
    <w:rsid w:val="00260226"/>
    <w:rsid w:val="00260729"/>
    <w:rsid w:val="002608A4"/>
    <w:rsid w:val="00261063"/>
    <w:rsid w:val="002619B3"/>
    <w:rsid w:val="0026225F"/>
    <w:rsid w:val="002626B4"/>
    <w:rsid w:val="0026288A"/>
    <w:rsid w:val="00262F36"/>
    <w:rsid w:val="0026300B"/>
    <w:rsid w:val="00264586"/>
    <w:rsid w:val="0026536B"/>
    <w:rsid w:val="002707D3"/>
    <w:rsid w:val="00270D25"/>
    <w:rsid w:val="002710F1"/>
    <w:rsid w:val="00271D00"/>
    <w:rsid w:val="00272652"/>
    <w:rsid w:val="00272966"/>
    <w:rsid w:val="00273A95"/>
    <w:rsid w:val="00274588"/>
    <w:rsid w:val="00274787"/>
    <w:rsid w:val="0027555E"/>
    <w:rsid w:val="002767E9"/>
    <w:rsid w:val="00276B60"/>
    <w:rsid w:val="00276C60"/>
    <w:rsid w:val="00276E27"/>
    <w:rsid w:val="002775B1"/>
    <w:rsid w:val="0027761E"/>
    <w:rsid w:val="00277B2F"/>
    <w:rsid w:val="00281AFD"/>
    <w:rsid w:val="002855EC"/>
    <w:rsid w:val="00287739"/>
    <w:rsid w:val="00290462"/>
    <w:rsid w:val="0029310A"/>
    <w:rsid w:val="0029468A"/>
    <w:rsid w:val="00294E7B"/>
    <w:rsid w:val="00294FB3"/>
    <w:rsid w:val="00295FEF"/>
    <w:rsid w:val="002966FB"/>
    <w:rsid w:val="00297512"/>
    <w:rsid w:val="00297588"/>
    <w:rsid w:val="002A00DB"/>
    <w:rsid w:val="002A06FB"/>
    <w:rsid w:val="002A1F4E"/>
    <w:rsid w:val="002A3A1B"/>
    <w:rsid w:val="002A3EC8"/>
    <w:rsid w:val="002A45D5"/>
    <w:rsid w:val="002A4765"/>
    <w:rsid w:val="002A62CC"/>
    <w:rsid w:val="002A7C85"/>
    <w:rsid w:val="002B0887"/>
    <w:rsid w:val="002B0A14"/>
    <w:rsid w:val="002B104A"/>
    <w:rsid w:val="002B2F62"/>
    <w:rsid w:val="002B3130"/>
    <w:rsid w:val="002B3B2C"/>
    <w:rsid w:val="002B3CC9"/>
    <w:rsid w:val="002B68A9"/>
    <w:rsid w:val="002B712D"/>
    <w:rsid w:val="002C0DB2"/>
    <w:rsid w:val="002C18F8"/>
    <w:rsid w:val="002C1BBC"/>
    <w:rsid w:val="002C1BFB"/>
    <w:rsid w:val="002C2F91"/>
    <w:rsid w:val="002C70D4"/>
    <w:rsid w:val="002C766F"/>
    <w:rsid w:val="002C7D0F"/>
    <w:rsid w:val="002D072F"/>
    <w:rsid w:val="002D17EC"/>
    <w:rsid w:val="002D1FB5"/>
    <w:rsid w:val="002D3085"/>
    <w:rsid w:val="002D31C7"/>
    <w:rsid w:val="002D3DF3"/>
    <w:rsid w:val="002D4478"/>
    <w:rsid w:val="002D4EA0"/>
    <w:rsid w:val="002D5975"/>
    <w:rsid w:val="002D6038"/>
    <w:rsid w:val="002D634D"/>
    <w:rsid w:val="002D71D7"/>
    <w:rsid w:val="002D72BE"/>
    <w:rsid w:val="002D75CB"/>
    <w:rsid w:val="002D772B"/>
    <w:rsid w:val="002E09EE"/>
    <w:rsid w:val="002E116F"/>
    <w:rsid w:val="002E226D"/>
    <w:rsid w:val="002E5952"/>
    <w:rsid w:val="002E7737"/>
    <w:rsid w:val="002F08BF"/>
    <w:rsid w:val="002F4827"/>
    <w:rsid w:val="002F4C67"/>
    <w:rsid w:val="002F4D3A"/>
    <w:rsid w:val="002F762B"/>
    <w:rsid w:val="00301421"/>
    <w:rsid w:val="003027A0"/>
    <w:rsid w:val="003037E2"/>
    <w:rsid w:val="0030469B"/>
    <w:rsid w:val="00304A24"/>
    <w:rsid w:val="00305E23"/>
    <w:rsid w:val="00307B78"/>
    <w:rsid w:val="00311524"/>
    <w:rsid w:val="00312E82"/>
    <w:rsid w:val="0031523F"/>
    <w:rsid w:val="00315D00"/>
    <w:rsid w:val="00316D2E"/>
    <w:rsid w:val="003172E4"/>
    <w:rsid w:val="0031763C"/>
    <w:rsid w:val="00321B03"/>
    <w:rsid w:val="00321E99"/>
    <w:rsid w:val="00322357"/>
    <w:rsid w:val="003245C6"/>
    <w:rsid w:val="003266E1"/>
    <w:rsid w:val="00327674"/>
    <w:rsid w:val="00330424"/>
    <w:rsid w:val="00330521"/>
    <w:rsid w:val="00331C3E"/>
    <w:rsid w:val="003325FC"/>
    <w:rsid w:val="003326AB"/>
    <w:rsid w:val="00332AED"/>
    <w:rsid w:val="00333010"/>
    <w:rsid w:val="00334F78"/>
    <w:rsid w:val="00335226"/>
    <w:rsid w:val="00340D3A"/>
    <w:rsid w:val="003413C0"/>
    <w:rsid w:val="0034284A"/>
    <w:rsid w:val="003429B2"/>
    <w:rsid w:val="00344AEC"/>
    <w:rsid w:val="00345207"/>
    <w:rsid w:val="00345518"/>
    <w:rsid w:val="0034572C"/>
    <w:rsid w:val="00345775"/>
    <w:rsid w:val="00345AF3"/>
    <w:rsid w:val="00350613"/>
    <w:rsid w:val="00350C69"/>
    <w:rsid w:val="00351CE9"/>
    <w:rsid w:val="00353E6A"/>
    <w:rsid w:val="00354699"/>
    <w:rsid w:val="00354BD5"/>
    <w:rsid w:val="00354CA1"/>
    <w:rsid w:val="00360709"/>
    <w:rsid w:val="00360F10"/>
    <w:rsid w:val="003618B5"/>
    <w:rsid w:val="00362EE0"/>
    <w:rsid w:val="00362FB2"/>
    <w:rsid w:val="00363892"/>
    <w:rsid w:val="00363A8E"/>
    <w:rsid w:val="00363D8F"/>
    <w:rsid w:val="00365469"/>
    <w:rsid w:val="00365ABE"/>
    <w:rsid w:val="003666D3"/>
    <w:rsid w:val="00366D97"/>
    <w:rsid w:val="00366F19"/>
    <w:rsid w:val="0036707F"/>
    <w:rsid w:val="003674AC"/>
    <w:rsid w:val="003704DC"/>
    <w:rsid w:val="00370ABC"/>
    <w:rsid w:val="00370E7F"/>
    <w:rsid w:val="00371B0F"/>
    <w:rsid w:val="00371C08"/>
    <w:rsid w:val="003721C3"/>
    <w:rsid w:val="00373BF2"/>
    <w:rsid w:val="003744F0"/>
    <w:rsid w:val="003769FA"/>
    <w:rsid w:val="00377966"/>
    <w:rsid w:val="00380C40"/>
    <w:rsid w:val="003821C2"/>
    <w:rsid w:val="003855C1"/>
    <w:rsid w:val="00385659"/>
    <w:rsid w:val="003879FE"/>
    <w:rsid w:val="00387F42"/>
    <w:rsid w:val="003904BB"/>
    <w:rsid w:val="0039114D"/>
    <w:rsid w:val="00391F5B"/>
    <w:rsid w:val="00392898"/>
    <w:rsid w:val="00394C20"/>
    <w:rsid w:val="0039719E"/>
    <w:rsid w:val="003A0244"/>
    <w:rsid w:val="003A0D36"/>
    <w:rsid w:val="003A1BC9"/>
    <w:rsid w:val="003A318F"/>
    <w:rsid w:val="003A3E0C"/>
    <w:rsid w:val="003A4598"/>
    <w:rsid w:val="003A474B"/>
    <w:rsid w:val="003A5FDC"/>
    <w:rsid w:val="003A6640"/>
    <w:rsid w:val="003A66A3"/>
    <w:rsid w:val="003A70C2"/>
    <w:rsid w:val="003B235C"/>
    <w:rsid w:val="003B2921"/>
    <w:rsid w:val="003B6525"/>
    <w:rsid w:val="003B6A54"/>
    <w:rsid w:val="003C1212"/>
    <w:rsid w:val="003C126D"/>
    <w:rsid w:val="003C187E"/>
    <w:rsid w:val="003D035F"/>
    <w:rsid w:val="003D1803"/>
    <w:rsid w:val="003D2E44"/>
    <w:rsid w:val="003D3FA6"/>
    <w:rsid w:val="003D50D4"/>
    <w:rsid w:val="003D573D"/>
    <w:rsid w:val="003D6E47"/>
    <w:rsid w:val="003D7709"/>
    <w:rsid w:val="003E084F"/>
    <w:rsid w:val="003E0B0E"/>
    <w:rsid w:val="003E0FE6"/>
    <w:rsid w:val="003E1070"/>
    <w:rsid w:val="003E1B32"/>
    <w:rsid w:val="003E2B1F"/>
    <w:rsid w:val="003E2C4E"/>
    <w:rsid w:val="003E4920"/>
    <w:rsid w:val="003E53C5"/>
    <w:rsid w:val="003E5ACD"/>
    <w:rsid w:val="003E5F4B"/>
    <w:rsid w:val="003E76B5"/>
    <w:rsid w:val="003E7A1F"/>
    <w:rsid w:val="003F0BE2"/>
    <w:rsid w:val="003F22DF"/>
    <w:rsid w:val="003F23C2"/>
    <w:rsid w:val="003F2888"/>
    <w:rsid w:val="003F437C"/>
    <w:rsid w:val="003F43EF"/>
    <w:rsid w:val="003F4F9C"/>
    <w:rsid w:val="003F6F91"/>
    <w:rsid w:val="003F7019"/>
    <w:rsid w:val="003F7F34"/>
    <w:rsid w:val="00401312"/>
    <w:rsid w:val="004027FE"/>
    <w:rsid w:val="00402C6A"/>
    <w:rsid w:val="00403AC1"/>
    <w:rsid w:val="00405F80"/>
    <w:rsid w:val="00407988"/>
    <w:rsid w:val="00407E90"/>
    <w:rsid w:val="004106D0"/>
    <w:rsid w:val="00413014"/>
    <w:rsid w:val="00414545"/>
    <w:rsid w:val="00414B02"/>
    <w:rsid w:val="00416763"/>
    <w:rsid w:val="004169A4"/>
    <w:rsid w:val="00420527"/>
    <w:rsid w:val="00420F94"/>
    <w:rsid w:val="00421C89"/>
    <w:rsid w:val="004223E0"/>
    <w:rsid w:val="0042262C"/>
    <w:rsid w:val="00422C7E"/>
    <w:rsid w:val="00424429"/>
    <w:rsid w:val="00425B39"/>
    <w:rsid w:val="00427543"/>
    <w:rsid w:val="00427E96"/>
    <w:rsid w:val="00433515"/>
    <w:rsid w:val="0043374F"/>
    <w:rsid w:val="00434AFF"/>
    <w:rsid w:val="00436351"/>
    <w:rsid w:val="00440450"/>
    <w:rsid w:val="004416EE"/>
    <w:rsid w:val="00442789"/>
    <w:rsid w:val="00442CCE"/>
    <w:rsid w:val="00442E46"/>
    <w:rsid w:val="004434FB"/>
    <w:rsid w:val="00443BBD"/>
    <w:rsid w:val="00444E67"/>
    <w:rsid w:val="004457B6"/>
    <w:rsid w:val="00447557"/>
    <w:rsid w:val="004479B1"/>
    <w:rsid w:val="00452DDB"/>
    <w:rsid w:val="0045339D"/>
    <w:rsid w:val="00453A6E"/>
    <w:rsid w:val="004552E6"/>
    <w:rsid w:val="004557F4"/>
    <w:rsid w:val="00457A96"/>
    <w:rsid w:val="00461DAF"/>
    <w:rsid w:val="00463549"/>
    <w:rsid w:val="00465EC8"/>
    <w:rsid w:val="0046746A"/>
    <w:rsid w:val="004679F7"/>
    <w:rsid w:val="00467CA1"/>
    <w:rsid w:val="00472FAB"/>
    <w:rsid w:val="004743C0"/>
    <w:rsid w:val="00475196"/>
    <w:rsid w:val="004758C5"/>
    <w:rsid w:val="00477662"/>
    <w:rsid w:val="00477AA7"/>
    <w:rsid w:val="00477DB0"/>
    <w:rsid w:val="00480D00"/>
    <w:rsid w:val="00482B1F"/>
    <w:rsid w:val="004841C3"/>
    <w:rsid w:val="00484AF6"/>
    <w:rsid w:val="0048514C"/>
    <w:rsid w:val="00485BB3"/>
    <w:rsid w:val="004863B8"/>
    <w:rsid w:val="004867DD"/>
    <w:rsid w:val="00487990"/>
    <w:rsid w:val="004904EB"/>
    <w:rsid w:val="00490664"/>
    <w:rsid w:val="0049285A"/>
    <w:rsid w:val="0049313E"/>
    <w:rsid w:val="004939C1"/>
    <w:rsid w:val="004972BC"/>
    <w:rsid w:val="00497C43"/>
    <w:rsid w:val="00497CC8"/>
    <w:rsid w:val="004A0A90"/>
    <w:rsid w:val="004A3521"/>
    <w:rsid w:val="004A3B21"/>
    <w:rsid w:val="004A3D69"/>
    <w:rsid w:val="004A4A30"/>
    <w:rsid w:val="004A5675"/>
    <w:rsid w:val="004A6046"/>
    <w:rsid w:val="004A69DE"/>
    <w:rsid w:val="004A7CD5"/>
    <w:rsid w:val="004A7E3F"/>
    <w:rsid w:val="004B02F3"/>
    <w:rsid w:val="004B0C48"/>
    <w:rsid w:val="004B0F60"/>
    <w:rsid w:val="004B269B"/>
    <w:rsid w:val="004B41D0"/>
    <w:rsid w:val="004C0205"/>
    <w:rsid w:val="004C1D05"/>
    <w:rsid w:val="004C2E44"/>
    <w:rsid w:val="004C35AC"/>
    <w:rsid w:val="004C3D51"/>
    <w:rsid w:val="004C44BD"/>
    <w:rsid w:val="004C45E1"/>
    <w:rsid w:val="004C4751"/>
    <w:rsid w:val="004C4891"/>
    <w:rsid w:val="004C48DD"/>
    <w:rsid w:val="004C5849"/>
    <w:rsid w:val="004C5C4C"/>
    <w:rsid w:val="004C7721"/>
    <w:rsid w:val="004C7A77"/>
    <w:rsid w:val="004D0BE8"/>
    <w:rsid w:val="004D1B36"/>
    <w:rsid w:val="004D1DE5"/>
    <w:rsid w:val="004D310D"/>
    <w:rsid w:val="004D3967"/>
    <w:rsid w:val="004D3CBB"/>
    <w:rsid w:val="004D3F7C"/>
    <w:rsid w:val="004D42FE"/>
    <w:rsid w:val="004D5202"/>
    <w:rsid w:val="004D5578"/>
    <w:rsid w:val="004D6576"/>
    <w:rsid w:val="004D6CE3"/>
    <w:rsid w:val="004D6FBF"/>
    <w:rsid w:val="004E1EAC"/>
    <w:rsid w:val="004E2BF8"/>
    <w:rsid w:val="004E3442"/>
    <w:rsid w:val="004E6027"/>
    <w:rsid w:val="004E6E73"/>
    <w:rsid w:val="004F294D"/>
    <w:rsid w:val="004F347B"/>
    <w:rsid w:val="004F4484"/>
    <w:rsid w:val="004F492C"/>
    <w:rsid w:val="004F56D3"/>
    <w:rsid w:val="004F5EB4"/>
    <w:rsid w:val="004F6686"/>
    <w:rsid w:val="004F6970"/>
    <w:rsid w:val="004F6FF7"/>
    <w:rsid w:val="00500103"/>
    <w:rsid w:val="00500A4A"/>
    <w:rsid w:val="00501A44"/>
    <w:rsid w:val="0050373B"/>
    <w:rsid w:val="00503B6E"/>
    <w:rsid w:val="00503D17"/>
    <w:rsid w:val="00504B0C"/>
    <w:rsid w:val="005072AD"/>
    <w:rsid w:val="0051118B"/>
    <w:rsid w:val="00512313"/>
    <w:rsid w:val="00514201"/>
    <w:rsid w:val="00514E1B"/>
    <w:rsid w:val="00520CED"/>
    <w:rsid w:val="00522406"/>
    <w:rsid w:val="00525310"/>
    <w:rsid w:val="005257F5"/>
    <w:rsid w:val="0052596D"/>
    <w:rsid w:val="00526DB6"/>
    <w:rsid w:val="0052739E"/>
    <w:rsid w:val="005279BE"/>
    <w:rsid w:val="00530792"/>
    <w:rsid w:val="005326CD"/>
    <w:rsid w:val="00532971"/>
    <w:rsid w:val="00533EFD"/>
    <w:rsid w:val="00540A14"/>
    <w:rsid w:val="005414BD"/>
    <w:rsid w:val="0054188C"/>
    <w:rsid w:val="00541F7D"/>
    <w:rsid w:val="00542005"/>
    <w:rsid w:val="00542DA0"/>
    <w:rsid w:val="00543142"/>
    <w:rsid w:val="00543386"/>
    <w:rsid w:val="00544349"/>
    <w:rsid w:val="00544837"/>
    <w:rsid w:val="0054534C"/>
    <w:rsid w:val="00547B5D"/>
    <w:rsid w:val="00547C5F"/>
    <w:rsid w:val="00550B7B"/>
    <w:rsid w:val="00552FD3"/>
    <w:rsid w:val="0055330F"/>
    <w:rsid w:val="005540F5"/>
    <w:rsid w:val="005559E7"/>
    <w:rsid w:val="0055787F"/>
    <w:rsid w:val="00560DA2"/>
    <w:rsid w:val="0056117E"/>
    <w:rsid w:val="00562A4F"/>
    <w:rsid w:val="00563B6E"/>
    <w:rsid w:val="00564298"/>
    <w:rsid w:val="005643BC"/>
    <w:rsid w:val="005646CD"/>
    <w:rsid w:val="0056591D"/>
    <w:rsid w:val="005662D1"/>
    <w:rsid w:val="005668EC"/>
    <w:rsid w:val="005678CA"/>
    <w:rsid w:val="005701A0"/>
    <w:rsid w:val="00570318"/>
    <w:rsid w:val="00570B61"/>
    <w:rsid w:val="00572CC6"/>
    <w:rsid w:val="00574CA9"/>
    <w:rsid w:val="005762C1"/>
    <w:rsid w:val="00576380"/>
    <w:rsid w:val="00577B2A"/>
    <w:rsid w:val="005808B8"/>
    <w:rsid w:val="00581970"/>
    <w:rsid w:val="00581FC5"/>
    <w:rsid w:val="0058249B"/>
    <w:rsid w:val="005824FD"/>
    <w:rsid w:val="00586923"/>
    <w:rsid w:val="00587754"/>
    <w:rsid w:val="00592308"/>
    <w:rsid w:val="00594095"/>
    <w:rsid w:val="00594833"/>
    <w:rsid w:val="00595092"/>
    <w:rsid w:val="00596FA9"/>
    <w:rsid w:val="005979B8"/>
    <w:rsid w:val="005A0B5E"/>
    <w:rsid w:val="005A1874"/>
    <w:rsid w:val="005A197C"/>
    <w:rsid w:val="005A437C"/>
    <w:rsid w:val="005A47C0"/>
    <w:rsid w:val="005A53F7"/>
    <w:rsid w:val="005A6552"/>
    <w:rsid w:val="005A6A2E"/>
    <w:rsid w:val="005A7D69"/>
    <w:rsid w:val="005B0121"/>
    <w:rsid w:val="005B2FA8"/>
    <w:rsid w:val="005B31E0"/>
    <w:rsid w:val="005B45C1"/>
    <w:rsid w:val="005B49D8"/>
    <w:rsid w:val="005B4E2F"/>
    <w:rsid w:val="005B50AC"/>
    <w:rsid w:val="005B66F2"/>
    <w:rsid w:val="005C00EB"/>
    <w:rsid w:val="005C11F6"/>
    <w:rsid w:val="005C167E"/>
    <w:rsid w:val="005C1E15"/>
    <w:rsid w:val="005C29DF"/>
    <w:rsid w:val="005C50C3"/>
    <w:rsid w:val="005C51E2"/>
    <w:rsid w:val="005C52E7"/>
    <w:rsid w:val="005C61EF"/>
    <w:rsid w:val="005C6E63"/>
    <w:rsid w:val="005C76BF"/>
    <w:rsid w:val="005C7BE3"/>
    <w:rsid w:val="005D4394"/>
    <w:rsid w:val="005D4F54"/>
    <w:rsid w:val="005D5650"/>
    <w:rsid w:val="005D5B22"/>
    <w:rsid w:val="005D715B"/>
    <w:rsid w:val="005D7491"/>
    <w:rsid w:val="005D7C65"/>
    <w:rsid w:val="005E18AD"/>
    <w:rsid w:val="005E19A6"/>
    <w:rsid w:val="005E1A65"/>
    <w:rsid w:val="005E1F2B"/>
    <w:rsid w:val="005E31C7"/>
    <w:rsid w:val="005E4161"/>
    <w:rsid w:val="005E4A80"/>
    <w:rsid w:val="005E5675"/>
    <w:rsid w:val="005E6AC0"/>
    <w:rsid w:val="005E75A2"/>
    <w:rsid w:val="005F202B"/>
    <w:rsid w:val="005F30DB"/>
    <w:rsid w:val="005F4220"/>
    <w:rsid w:val="005F44D2"/>
    <w:rsid w:val="005F4AAF"/>
    <w:rsid w:val="005F537F"/>
    <w:rsid w:val="005F5BC2"/>
    <w:rsid w:val="005F5ED9"/>
    <w:rsid w:val="00600803"/>
    <w:rsid w:val="006013AC"/>
    <w:rsid w:val="006013B8"/>
    <w:rsid w:val="006041FA"/>
    <w:rsid w:val="00606E35"/>
    <w:rsid w:val="006109BD"/>
    <w:rsid w:val="0061123E"/>
    <w:rsid w:val="006122B8"/>
    <w:rsid w:val="006140B8"/>
    <w:rsid w:val="00615CE8"/>
    <w:rsid w:val="00615F25"/>
    <w:rsid w:val="006161F7"/>
    <w:rsid w:val="00616491"/>
    <w:rsid w:val="0061679F"/>
    <w:rsid w:val="00616B8D"/>
    <w:rsid w:val="00617361"/>
    <w:rsid w:val="00617733"/>
    <w:rsid w:val="0062014C"/>
    <w:rsid w:val="006224CA"/>
    <w:rsid w:val="00623AD5"/>
    <w:rsid w:val="0062476D"/>
    <w:rsid w:val="00624E5F"/>
    <w:rsid w:val="00624FD9"/>
    <w:rsid w:val="0062763D"/>
    <w:rsid w:val="00627B96"/>
    <w:rsid w:val="006306E8"/>
    <w:rsid w:val="0063483B"/>
    <w:rsid w:val="00636C46"/>
    <w:rsid w:val="00637897"/>
    <w:rsid w:val="006404CA"/>
    <w:rsid w:val="00641954"/>
    <w:rsid w:val="006429A6"/>
    <w:rsid w:val="006502CD"/>
    <w:rsid w:val="00650FFA"/>
    <w:rsid w:val="006520B6"/>
    <w:rsid w:val="0065330F"/>
    <w:rsid w:val="00653368"/>
    <w:rsid w:val="006540FD"/>
    <w:rsid w:val="00654AB3"/>
    <w:rsid w:val="00655889"/>
    <w:rsid w:val="00655E59"/>
    <w:rsid w:val="00656185"/>
    <w:rsid w:val="00656635"/>
    <w:rsid w:val="006566B9"/>
    <w:rsid w:val="00660373"/>
    <w:rsid w:val="006604C8"/>
    <w:rsid w:val="00661A42"/>
    <w:rsid w:val="00661BF3"/>
    <w:rsid w:val="00661EC0"/>
    <w:rsid w:val="006634BF"/>
    <w:rsid w:val="00665420"/>
    <w:rsid w:val="006654A9"/>
    <w:rsid w:val="006654BB"/>
    <w:rsid w:val="00665C11"/>
    <w:rsid w:val="00665FDD"/>
    <w:rsid w:val="00666632"/>
    <w:rsid w:val="006708EF"/>
    <w:rsid w:val="006719F0"/>
    <w:rsid w:val="006721E1"/>
    <w:rsid w:val="00676218"/>
    <w:rsid w:val="0067775E"/>
    <w:rsid w:val="00677C5A"/>
    <w:rsid w:val="00677D83"/>
    <w:rsid w:val="00680820"/>
    <w:rsid w:val="00680D75"/>
    <w:rsid w:val="00681332"/>
    <w:rsid w:val="00681BC4"/>
    <w:rsid w:val="00681F4D"/>
    <w:rsid w:val="00685B28"/>
    <w:rsid w:val="00686224"/>
    <w:rsid w:val="0068660C"/>
    <w:rsid w:val="006866EF"/>
    <w:rsid w:val="006874FE"/>
    <w:rsid w:val="00687A7A"/>
    <w:rsid w:val="00690ECA"/>
    <w:rsid w:val="00692C4D"/>
    <w:rsid w:val="00692D70"/>
    <w:rsid w:val="0069368C"/>
    <w:rsid w:val="00695AF9"/>
    <w:rsid w:val="0069647B"/>
    <w:rsid w:val="006967B3"/>
    <w:rsid w:val="0069698A"/>
    <w:rsid w:val="006979CD"/>
    <w:rsid w:val="006A1B87"/>
    <w:rsid w:val="006A2E87"/>
    <w:rsid w:val="006A2EDE"/>
    <w:rsid w:val="006A35A6"/>
    <w:rsid w:val="006A4A0D"/>
    <w:rsid w:val="006A4D90"/>
    <w:rsid w:val="006A6AB3"/>
    <w:rsid w:val="006B381F"/>
    <w:rsid w:val="006B3BCA"/>
    <w:rsid w:val="006B7C6E"/>
    <w:rsid w:val="006B7FC8"/>
    <w:rsid w:val="006C0FC9"/>
    <w:rsid w:val="006C20F0"/>
    <w:rsid w:val="006C2B64"/>
    <w:rsid w:val="006C3F8E"/>
    <w:rsid w:val="006C4251"/>
    <w:rsid w:val="006C4787"/>
    <w:rsid w:val="006C6E70"/>
    <w:rsid w:val="006D0B63"/>
    <w:rsid w:val="006D0F3D"/>
    <w:rsid w:val="006D2140"/>
    <w:rsid w:val="006D2ACD"/>
    <w:rsid w:val="006D2C11"/>
    <w:rsid w:val="006D358E"/>
    <w:rsid w:val="006D3C6F"/>
    <w:rsid w:val="006D5D11"/>
    <w:rsid w:val="006D5ECA"/>
    <w:rsid w:val="006D7071"/>
    <w:rsid w:val="006D70FC"/>
    <w:rsid w:val="006D73F8"/>
    <w:rsid w:val="006E05E8"/>
    <w:rsid w:val="006E09F7"/>
    <w:rsid w:val="006E38C2"/>
    <w:rsid w:val="006E3A87"/>
    <w:rsid w:val="006E4572"/>
    <w:rsid w:val="006E5BDC"/>
    <w:rsid w:val="006E7366"/>
    <w:rsid w:val="006E7719"/>
    <w:rsid w:val="006E799D"/>
    <w:rsid w:val="006F0067"/>
    <w:rsid w:val="006F0344"/>
    <w:rsid w:val="006F07D2"/>
    <w:rsid w:val="006F1FDC"/>
    <w:rsid w:val="006F4AF1"/>
    <w:rsid w:val="006F5F24"/>
    <w:rsid w:val="006F714F"/>
    <w:rsid w:val="00700F50"/>
    <w:rsid w:val="00701B95"/>
    <w:rsid w:val="00703596"/>
    <w:rsid w:val="007039DC"/>
    <w:rsid w:val="0070428B"/>
    <w:rsid w:val="00706A74"/>
    <w:rsid w:val="0070742D"/>
    <w:rsid w:val="00707EFE"/>
    <w:rsid w:val="007107C7"/>
    <w:rsid w:val="00712795"/>
    <w:rsid w:val="00712C4C"/>
    <w:rsid w:val="00712D26"/>
    <w:rsid w:val="00713815"/>
    <w:rsid w:val="007146AE"/>
    <w:rsid w:val="007158CF"/>
    <w:rsid w:val="00717682"/>
    <w:rsid w:val="00717A80"/>
    <w:rsid w:val="00720194"/>
    <w:rsid w:val="00722594"/>
    <w:rsid w:val="007227C2"/>
    <w:rsid w:val="007237F8"/>
    <w:rsid w:val="007243BD"/>
    <w:rsid w:val="007243C4"/>
    <w:rsid w:val="00724937"/>
    <w:rsid w:val="00724B80"/>
    <w:rsid w:val="00726F6F"/>
    <w:rsid w:val="007277E2"/>
    <w:rsid w:val="00730A69"/>
    <w:rsid w:val="00730AE0"/>
    <w:rsid w:val="0073263C"/>
    <w:rsid w:val="00735BF7"/>
    <w:rsid w:val="007368EE"/>
    <w:rsid w:val="0073735F"/>
    <w:rsid w:val="007374F9"/>
    <w:rsid w:val="00737DC6"/>
    <w:rsid w:val="007418EC"/>
    <w:rsid w:val="0074196F"/>
    <w:rsid w:val="0074336B"/>
    <w:rsid w:val="0074402D"/>
    <w:rsid w:val="00745201"/>
    <w:rsid w:val="00745E31"/>
    <w:rsid w:val="007462E5"/>
    <w:rsid w:val="00747F92"/>
    <w:rsid w:val="007519DA"/>
    <w:rsid w:val="00753B19"/>
    <w:rsid w:val="00753CBC"/>
    <w:rsid w:val="00755429"/>
    <w:rsid w:val="0075648F"/>
    <w:rsid w:val="00756B60"/>
    <w:rsid w:val="00757277"/>
    <w:rsid w:val="00757C8E"/>
    <w:rsid w:val="007604CD"/>
    <w:rsid w:val="00761533"/>
    <w:rsid w:val="00762886"/>
    <w:rsid w:val="00762935"/>
    <w:rsid w:val="00762D6E"/>
    <w:rsid w:val="00763288"/>
    <w:rsid w:val="0076339E"/>
    <w:rsid w:val="00763B4E"/>
    <w:rsid w:val="00763F8A"/>
    <w:rsid w:val="00765DD4"/>
    <w:rsid w:val="0076604E"/>
    <w:rsid w:val="00766783"/>
    <w:rsid w:val="007701D4"/>
    <w:rsid w:val="00770A8E"/>
    <w:rsid w:val="00771A3E"/>
    <w:rsid w:val="007724EE"/>
    <w:rsid w:val="00772D49"/>
    <w:rsid w:val="007743CF"/>
    <w:rsid w:val="007745C9"/>
    <w:rsid w:val="00775F03"/>
    <w:rsid w:val="00776450"/>
    <w:rsid w:val="00777BF0"/>
    <w:rsid w:val="00780CF3"/>
    <w:rsid w:val="00782ED8"/>
    <w:rsid w:val="00784AE1"/>
    <w:rsid w:val="00785776"/>
    <w:rsid w:val="00785C19"/>
    <w:rsid w:val="00786407"/>
    <w:rsid w:val="007866EF"/>
    <w:rsid w:val="00787AE0"/>
    <w:rsid w:val="00790327"/>
    <w:rsid w:val="00792323"/>
    <w:rsid w:val="00793D23"/>
    <w:rsid w:val="00795574"/>
    <w:rsid w:val="00795A9C"/>
    <w:rsid w:val="00797317"/>
    <w:rsid w:val="007A069C"/>
    <w:rsid w:val="007A1CEC"/>
    <w:rsid w:val="007A309B"/>
    <w:rsid w:val="007A4D8E"/>
    <w:rsid w:val="007A66F0"/>
    <w:rsid w:val="007B279F"/>
    <w:rsid w:val="007B371F"/>
    <w:rsid w:val="007B3BEB"/>
    <w:rsid w:val="007B5CCA"/>
    <w:rsid w:val="007C1756"/>
    <w:rsid w:val="007C49FE"/>
    <w:rsid w:val="007C55C4"/>
    <w:rsid w:val="007C5977"/>
    <w:rsid w:val="007C5FAC"/>
    <w:rsid w:val="007C6601"/>
    <w:rsid w:val="007D1294"/>
    <w:rsid w:val="007D2222"/>
    <w:rsid w:val="007D3277"/>
    <w:rsid w:val="007D49B6"/>
    <w:rsid w:val="007D4A81"/>
    <w:rsid w:val="007D5728"/>
    <w:rsid w:val="007E0713"/>
    <w:rsid w:val="007E08DC"/>
    <w:rsid w:val="007E0C78"/>
    <w:rsid w:val="007E17E8"/>
    <w:rsid w:val="007E281B"/>
    <w:rsid w:val="007E325C"/>
    <w:rsid w:val="007E33FE"/>
    <w:rsid w:val="007E349F"/>
    <w:rsid w:val="007E4640"/>
    <w:rsid w:val="007E52B6"/>
    <w:rsid w:val="007E64B1"/>
    <w:rsid w:val="007E64CA"/>
    <w:rsid w:val="007F05EB"/>
    <w:rsid w:val="007F0693"/>
    <w:rsid w:val="007F0DC1"/>
    <w:rsid w:val="007F0DEC"/>
    <w:rsid w:val="007F159D"/>
    <w:rsid w:val="007F1C93"/>
    <w:rsid w:val="007F1CC6"/>
    <w:rsid w:val="007F26F4"/>
    <w:rsid w:val="007F3110"/>
    <w:rsid w:val="007F3703"/>
    <w:rsid w:val="007F484E"/>
    <w:rsid w:val="007F7089"/>
    <w:rsid w:val="007F7D32"/>
    <w:rsid w:val="008022C2"/>
    <w:rsid w:val="008075CA"/>
    <w:rsid w:val="0080764E"/>
    <w:rsid w:val="00812D3A"/>
    <w:rsid w:val="00814151"/>
    <w:rsid w:val="00815C88"/>
    <w:rsid w:val="00815E33"/>
    <w:rsid w:val="00816496"/>
    <w:rsid w:val="00817CAD"/>
    <w:rsid w:val="00820BE9"/>
    <w:rsid w:val="00820D22"/>
    <w:rsid w:val="008223CB"/>
    <w:rsid w:val="00822DC9"/>
    <w:rsid w:val="008234B2"/>
    <w:rsid w:val="008234E3"/>
    <w:rsid w:val="00824217"/>
    <w:rsid w:val="00824BF2"/>
    <w:rsid w:val="0082664E"/>
    <w:rsid w:val="00827053"/>
    <w:rsid w:val="00827644"/>
    <w:rsid w:val="00827DB7"/>
    <w:rsid w:val="00832ACF"/>
    <w:rsid w:val="00832E9F"/>
    <w:rsid w:val="00833FE1"/>
    <w:rsid w:val="008340C4"/>
    <w:rsid w:val="0083491C"/>
    <w:rsid w:val="00834EF1"/>
    <w:rsid w:val="008355C7"/>
    <w:rsid w:val="00837EBA"/>
    <w:rsid w:val="00840437"/>
    <w:rsid w:val="00841EED"/>
    <w:rsid w:val="00841F05"/>
    <w:rsid w:val="00842349"/>
    <w:rsid w:val="008423FA"/>
    <w:rsid w:val="00842C5D"/>
    <w:rsid w:val="00842D04"/>
    <w:rsid w:val="00846380"/>
    <w:rsid w:val="008471B9"/>
    <w:rsid w:val="0084755E"/>
    <w:rsid w:val="00850086"/>
    <w:rsid w:val="0085066B"/>
    <w:rsid w:val="008508A2"/>
    <w:rsid w:val="00851E40"/>
    <w:rsid w:val="00852D3F"/>
    <w:rsid w:val="00853F32"/>
    <w:rsid w:val="008540C7"/>
    <w:rsid w:val="00854688"/>
    <w:rsid w:val="0085501E"/>
    <w:rsid w:val="00855D90"/>
    <w:rsid w:val="00855E2A"/>
    <w:rsid w:val="008569AD"/>
    <w:rsid w:val="00857D52"/>
    <w:rsid w:val="00857DAC"/>
    <w:rsid w:val="00860DC8"/>
    <w:rsid w:val="008611B1"/>
    <w:rsid w:val="00862E83"/>
    <w:rsid w:val="00865C3E"/>
    <w:rsid w:val="00866794"/>
    <w:rsid w:val="00867FD3"/>
    <w:rsid w:val="00872D11"/>
    <w:rsid w:val="0087417D"/>
    <w:rsid w:val="008743C2"/>
    <w:rsid w:val="00874818"/>
    <w:rsid w:val="00875C03"/>
    <w:rsid w:val="008761F0"/>
    <w:rsid w:val="00876899"/>
    <w:rsid w:val="0087712F"/>
    <w:rsid w:val="008771E1"/>
    <w:rsid w:val="00880BDD"/>
    <w:rsid w:val="0088184A"/>
    <w:rsid w:val="00882EE5"/>
    <w:rsid w:val="008842DA"/>
    <w:rsid w:val="0088457D"/>
    <w:rsid w:val="00884913"/>
    <w:rsid w:val="00885D56"/>
    <w:rsid w:val="00886504"/>
    <w:rsid w:val="008875F0"/>
    <w:rsid w:val="008915B6"/>
    <w:rsid w:val="0089383F"/>
    <w:rsid w:val="0089680C"/>
    <w:rsid w:val="008A16D6"/>
    <w:rsid w:val="008A1B2B"/>
    <w:rsid w:val="008A20C8"/>
    <w:rsid w:val="008A2168"/>
    <w:rsid w:val="008A3FC4"/>
    <w:rsid w:val="008A4E24"/>
    <w:rsid w:val="008A55BB"/>
    <w:rsid w:val="008A7945"/>
    <w:rsid w:val="008B0B15"/>
    <w:rsid w:val="008B268E"/>
    <w:rsid w:val="008B50CE"/>
    <w:rsid w:val="008B5872"/>
    <w:rsid w:val="008B59CB"/>
    <w:rsid w:val="008B6280"/>
    <w:rsid w:val="008B6C3E"/>
    <w:rsid w:val="008B789B"/>
    <w:rsid w:val="008C0211"/>
    <w:rsid w:val="008C13D4"/>
    <w:rsid w:val="008C18DE"/>
    <w:rsid w:val="008C2682"/>
    <w:rsid w:val="008C2A19"/>
    <w:rsid w:val="008C345F"/>
    <w:rsid w:val="008C36F9"/>
    <w:rsid w:val="008C44A2"/>
    <w:rsid w:val="008C6FCD"/>
    <w:rsid w:val="008C7037"/>
    <w:rsid w:val="008D289A"/>
    <w:rsid w:val="008D7344"/>
    <w:rsid w:val="008E105D"/>
    <w:rsid w:val="008E106A"/>
    <w:rsid w:val="008E1C44"/>
    <w:rsid w:val="008E2E2B"/>
    <w:rsid w:val="008E3C8B"/>
    <w:rsid w:val="008E3F60"/>
    <w:rsid w:val="008E58FB"/>
    <w:rsid w:val="008E61D6"/>
    <w:rsid w:val="008E7B6B"/>
    <w:rsid w:val="008E7D16"/>
    <w:rsid w:val="008F13F7"/>
    <w:rsid w:val="008F1AFD"/>
    <w:rsid w:val="008F1F83"/>
    <w:rsid w:val="008F2833"/>
    <w:rsid w:val="008F2B41"/>
    <w:rsid w:val="008F4111"/>
    <w:rsid w:val="008F60DC"/>
    <w:rsid w:val="008F6D38"/>
    <w:rsid w:val="008F6DC2"/>
    <w:rsid w:val="008F77AF"/>
    <w:rsid w:val="00900368"/>
    <w:rsid w:val="009007FC"/>
    <w:rsid w:val="009008CC"/>
    <w:rsid w:val="00900C3A"/>
    <w:rsid w:val="00900E4C"/>
    <w:rsid w:val="0090100F"/>
    <w:rsid w:val="009019FF"/>
    <w:rsid w:val="00901E9C"/>
    <w:rsid w:val="00902533"/>
    <w:rsid w:val="0090316A"/>
    <w:rsid w:val="00903C29"/>
    <w:rsid w:val="00904F82"/>
    <w:rsid w:val="0090592F"/>
    <w:rsid w:val="009068ED"/>
    <w:rsid w:val="00911259"/>
    <w:rsid w:val="0091212E"/>
    <w:rsid w:val="00913072"/>
    <w:rsid w:val="00913A42"/>
    <w:rsid w:val="00913ADC"/>
    <w:rsid w:val="00914BF0"/>
    <w:rsid w:val="00915C12"/>
    <w:rsid w:val="009161F2"/>
    <w:rsid w:val="0091694B"/>
    <w:rsid w:val="00916963"/>
    <w:rsid w:val="00916A88"/>
    <w:rsid w:val="0092095E"/>
    <w:rsid w:val="00921779"/>
    <w:rsid w:val="00921A5F"/>
    <w:rsid w:val="00922249"/>
    <w:rsid w:val="009227B3"/>
    <w:rsid w:val="009314A7"/>
    <w:rsid w:val="00932A0E"/>
    <w:rsid w:val="00934264"/>
    <w:rsid w:val="0093460B"/>
    <w:rsid w:val="00935410"/>
    <w:rsid w:val="009375AE"/>
    <w:rsid w:val="00937D6C"/>
    <w:rsid w:val="0094101A"/>
    <w:rsid w:val="00942DB9"/>
    <w:rsid w:val="00943CBA"/>
    <w:rsid w:val="00944298"/>
    <w:rsid w:val="009459ED"/>
    <w:rsid w:val="00946263"/>
    <w:rsid w:val="00946681"/>
    <w:rsid w:val="00950616"/>
    <w:rsid w:val="009520DD"/>
    <w:rsid w:val="009535D4"/>
    <w:rsid w:val="00953BD0"/>
    <w:rsid w:val="00955001"/>
    <w:rsid w:val="0095613E"/>
    <w:rsid w:val="009570F3"/>
    <w:rsid w:val="00962061"/>
    <w:rsid w:val="0096214D"/>
    <w:rsid w:val="00964BE4"/>
    <w:rsid w:val="00964EC1"/>
    <w:rsid w:val="009663B1"/>
    <w:rsid w:val="0096656A"/>
    <w:rsid w:val="0097027D"/>
    <w:rsid w:val="009703F4"/>
    <w:rsid w:val="009708B8"/>
    <w:rsid w:val="0097102D"/>
    <w:rsid w:val="009714A8"/>
    <w:rsid w:val="00974500"/>
    <w:rsid w:val="00974E26"/>
    <w:rsid w:val="00975D0B"/>
    <w:rsid w:val="00976FF1"/>
    <w:rsid w:val="009778C7"/>
    <w:rsid w:val="00977B59"/>
    <w:rsid w:val="00981334"/>
    <w:rsid w:val="00981534"/>
    <w:rsid w:val="00981798"/>
    <w:rsid w:val="00982551"/>
    <w:rsid w:val="00982C14"/>
    <w:rsid w:val="009837F8"/>
    <w:rsid w:val="00986677"/>
    <w:rsid w:val="00986F4B"/>
    <w:rsid w:val="009902CF"/>
    <w:rsid w:val="0099289F"/>
    <w:rsid w:val="00992F6B"/>
    <w:rsid w:val="00992F71"/>
    <w:rsid w:val="00993389"/>
    <w:rsid w:val="00994772"/>
    <w:rsid w:val="009947E3"/>
    <w:rsid w:val="00995349"/>
    <w:rsid w:val="00996151"/>
    <w:rsid w:val="00997A6D"/>
    <w:rsid w:val="009A1CB1"/>
    <w:rsid w:val="009A3084"/>
    <w:rsid w:val="009A3F52"/>
    <w:rsid w:val="009A643B"/>
    <w:rsid w:val="009A6678"/>
    <w:rsid w:val="009A7CF4"/>
    <w:rsid w:val="009B0ECC"/>
    <w:rsid w:val="009B2F4C"/>
    <w:rsid w:val="009B399E"/>
    <w:rsid w:val="009B4233"/>
    <w:rsid w:val="009B466B"/>
    <w:rsid w:val="009B6AFB"/>
    <w:rsid w:val="009B6DF6"/>
    <w:rsid w:val="009B73CC"/>
    <w:rsid w:val="009C0196"/>
    <w:rsid w:val="009C0C1E"/>
    <w:rsid w:val="009C1071"/>
    <w:rsid w:val="009C13FE"/>
    <w:rsid w:val="009C219E"/>
    <w:rsid w:val="009C3DD9"/>
    <w:rsid w:val="009C3EFC"/>
    <w:rsid w:val="009C44B0"/>
    <w:rsid w:val="009C5CA2"/>
    <w:rsid w:val="009C6647"/>
    <w:rsid w:val="009C7E6A"/>
    <w:rsid w:val="009D0951"/>
    <w:rsid w:val="009D0FCC"/>
    <w:rsid w:val="009D10D4"/>
    <w:rsid w:val="009D12A6"/>
    <w:rsid w:val="009D1830"/>
    <w:rsid w:val="009D2BA4"/>
    <w:rsid w:val="009D3538"/>
    <w:rsid w:val="009D3A8E"/>
    <w:rsid w:val="009D4B49"/>
    <w:rsid w:val="009D4DC2"/>
    <w:rsid w:val="009D5198"/>
    <w:rsid w:val="009D74BE"/>
    <w:rsid w:val="009D7810"/>
    <w:rsid w:val="009E0345"/>
    <w:rsid w:val="009E11D7"/>
    <w:rsid w:val="009E1547"/>
    <w:rsid w:val="009E1CBE"/>
    <w:rsid w:val="009E2409"/>
    <w:rsid w:val="009E2BB1"/>
    <w:rsid w:val="009E36BF"/>
    <w:rsid w:val="009F015F"/>
    <w:rsid w:val="009F27E8"/>
    <w:rsid w:val="009F2BB3"/>
    <w:rsid w:val="009F41B0"/>
    <w:rsid w:val="009F735D"/>
    <w:rsid w:val="009F77A0"/>
    <w:rsid w:val="009F7DB0"/>
    <w:rsid w:val="00A000A0"/>
    <w:rsid w:val="00A00C6B"/>
    <w:rsid w:val="00A0287B"/>
    <w:rsid w:val="00A046E5"/>
    <w:rsid w:val="00A0637A"/>
    <w:rsid w:val="00A06F94"/>
    <w:rsid w:val="00A07F60"/>
    <w:rsid w:val="00A11083"/>
    <w:rsid w:val="00A113D6"/>
    <w:rsid w:val="00A1162A"/>
    <w:rsid w:val="00A11990"/>
    <w:rsid w:val="00A1280B"/>
    <w:rsid w:val="00A14AA3"/>
    <w:rsid w:val="00A15135"/>
    <w:rsid w:val="00A15EE2"/>
    <w:rsid w:val="00A17A4D"/>
    <w:rsid w:val="00A17DDD"/>
    <w:rsid w:val="00A2084D"/>
    <w:rsid w:val="00A20E20"/>
    <w:rsid w:val="00A21501"/>
    <w:rsid w:val="00A215FB"/>
    <w:rsid w:val="00A244B5"/>
    <w:rsid w:val="00A25848"/>
    <w:rsid w:val="00A25DD2"/>
    <w:rsid w:val="00A26291"/>
    <w:rsid w:val="00A26822"/>
    <w:rsid w:val="00A27239"/>
    <w:rsid w:val="00A30BB3"/>
    <w:rsid w:val="00A30BEE"/>
    <w:rsid w:val="00A323C8"/>
    <w:rsid w:val="00A344C5"/>
    <w:rsid w:val="00A344D0"/>
    <w:rsid w:val="00A34534"/>
    <w:rsid w:val="00A35090"/>
    <w:rsid w:val="00A4030C"/>
    <w:rsid w:val="00A40651"/>
    <w:rsid w:val="00A425FF"/>
    <w:rsid w:val="00A4405E"/>
    <w:rsid w:val="00A4472A"/>
    <w:rsid w:val="00A4499F"/>
    <w:rsid w:val="00A45AE6"/>
    <w:rsid w:val="00A46785"/>
    <w:rsid w:val="00A50037"/>
    <w:rsid w:val="00A50D82"/>
    <w:rsid w:val="00A524C8"/>
    <w:rsid w:val="00A538B6"/>
    <w:rsid w:val="00A545CF"/>
    <w:rsid w:val="00A54981"/>
    <w:rsid w:val="00A54C71"/>
    <w:rsid w:val="00A55C08"/>
    <w:rsid w:val="00A5611D"/>
    <w:rsid w:val="00A57632"/>
    <w:rsid w:val="00A57764"/>
    <w:rsid w:val="00A644A2"/>
    <w:rsid w:val="00A65565"/>
    <w:rsid w:val="00A65633"/>
    <w:rsid w:val="00A65BDE"/>
    <w:rsid w:val="00A66C7A"/>
    <w:rsid w:val="00A66F20"/>
    <w:rsid w:val="00A6733B"/>
    <w:rsid w:val="00A70834"/>
    <w:rsid w:val="00A715F2"/>
    <w:rsid w:val="00A71E86"/>
    <w:rsid w:val="00A73213"/>
    <w:rsid w:val="00A74337"/>
    <w:rsid w:val="00A745DF"/>
    <w:rsid w:val="00A75490"/>
    <w:rsid w:val="00A763B4"/>
    <w:rsid w:val="00A77CBA"/>
    <w:rsid w:val="00A80248"/>
    <w:rsid w:val="00A80DF5"/>
    <w:rsid w:val="00A82339"/>
    <w:rsid w:val="00A83091"/>
    <w:rsid w:val="00A84B62"/>
    <w:rsid w:val="00A84D80"/>
    <w:rsid w:val="00A8733A"/>
    <w:rsid w:val="00A90615"/>
    <w:rsid w:val="00A914EB"/>
    <w:rsid w:val="00A92563"/>
    <w:rsid w:val="00A9351A"/>
    <w:rsid w:val="00A94E4A"/>
    <w:rsid w:val="00A96A19"/>
    <w:rsid w:val="00AA031D"/>
    <w:rsid w:val="00AA18D8"/>
    <w:rsid w:val="00AA1EF1"/>
    <w:rsid w:val="00AA2E30"/>
    <w:rsid w:val="00AA307C"/>
    <w:rsid w:val="00AA4829"/>
    <w:rsid w:val="00AA4864"/>
    <w:rsid w:val="00AA5D44"/>
    <w:rsid w:val="00AA6BA8"/>
    <w:rsid w:val="00AA7376"/>
    <w:rsid w:val="00AA7F0E"/>
    <w:rsid w:val="00AA7FBB"/>
    <w:rsid w:val="00AB0EFB"/>
    <w:rsid w:val="00AB1564"/>
    <w:rsid w:val="00AB2788"/>
    <w:rsid w:val="00AB2D1B"/>
    <w:rsid w:val="00AB3E02"/>
    <w:rsid w:val="00AB4FF1"/>
    <w:rsid w:val="00AB501E"/>
    <w:rsid w:val="00AB6333"/>
    <w:rsid w:val="00AC07FC"/>
    <w:rsid w:val="00AC0C7B"/>
    <w:rsid w:val="00AC1989"/>
    <w:rsid w:val="00AC57A5"/>
    <w:rsid w:val="00AC7B84"/>
    <w:rsid w:val="00AD2C5E"/>
    <w:rsid w:val="00AD6DD1"/>
    <w:rsid w:val="00AD70DB"/>
    <w:rsid w:val="00AD7A37"/>
    <w:rsid w:val="00AE045A"/>
    <w:rsid w:val="00AE078E"/>
    <w:rsid w:val="00AE08E3"/>
    <w:rsid w:val="00AE1017"/>
    <w:rsid w:val="00AE1B41"/>
    <w:rsid w:val="00AE4EC7"/>
    <w:rsid w:val="00AE594D"/>
    <w:rsid w:val="00AE5B10"/>
    <w:rsid w:val="00AE67E5"/>
    <w:rsid w:val="00AE712F"/>
    <w:rsid w:val="00AE75AA"/>
    <w:rsid w:val="00AF16F7"/>
    <w:rsid w:val="00AF1ABD"/>
    <w:rsid w:val="00AF2019"/>
    <w:rsid w:val="00AF275E"/>
    <w:rsid w:val="00AF465A"/>
    <w:rsid w:val="00AF59AC"/>
    <w:rsid w:val="00AF6328"/>
    <w:rsid w:val="00AF68B8"/>
    <w:rsid w:val="00AF699B"/>
    <w:rsid w:val="00AF7048"/>
    <w:rsid w:val="00AF741C"/>
    <w:rsid w:val="00AF7999"/>
    <w:rsid w:val="00B01295"/>
    <w:rsid w:val="00B01F57"/>
    <w:rsid w:val="00B01FB7"/>
    <w:rsid w:val="00B020E8"/>
    <w:rsid w:val="00B05265"/>
    <w:rsid w:val="00B05981"/>
    <w:rsid w:val="00B06A5F"/>
    <w:rsid w:val="00B07A61"/>
    <w:rsid w:val="00B10181"/>
    <w:rsid w:val="00B109D6"/>
    <w:rsid w:val="00B12176"/>
    <w:rsid w:val="00B138B3"/>
    <w:rsid w:val="00B13EA0"/>
    <w:rsid w:val="00B165DD"/>
    <w:rsid w:val="00B20064"/>
    <w:rsid w:val="00B206A3"/>
    <w:rsid w:val="00B2174F"/>
    <w:rsid w:val="00B22E6C"/>
    <w:rsid w:val="00B23358"/>
    <w:rsid w:val="00B2410E"/>
    <w:rsid w:val="00B250D2"/>
    <w:rsid w:val="00B264EF"/>
    <w:rsid w:val="00B26762"/>
    <w:rsid w:val="00B26E81"/>
    <w:rsid w:val="00B309AA"/>
    <w:rsid w:val="00B30D3A"/>
    <w:rsid w:val="00B31CF9"/>
    <w:rsid w:val="00B329BD"/>
    <w:rsid w:val="00B32FCF"/>
    <w:rsid w:val="00B3372C"/>
    <w:rsid w:val="00B34535"/>
    <w:rsid w:val="00B36D61"/>
    <w:rsid w:val="00B41544"/>
    <w:rsid w:val="00B45B7F"/>
    <w:rsid w:val="00B45CD8"/>
    <w:rsid w:val="00B47972"/>
    <w:rsid w:val="00B51329"/>
    <w:rsid w:val="00B5170A"/>
    <w:rsid w:val="00B5267A"/>
    <w:rsid w:val="00B52C12"/>
    <w:rsid w:val="00B53F41"/>
    <w:rsid w:val="00B546B6"/>
    <w:rsid w:val="00B564B4"/>
    <w:rsid w:val="00B57AFA"/>
    <w:rsid w:val="00B60418"/>
    <w:rsid w:val="00B60DA3"/>
    <w:rsid w:val="00B61690"/>
    <w:rsid w:val="00B620EE"/>
    <w:rsid w:val="00B631E4"/>
    <w:rsid w:val="00B63F85"/>
    <w:rsid w:val="00B64391"/>
    <w:rsid w:val="00B643C5"/>
    <w:rsid w:val="00B656EE"/>
    <w:rsid w:val="00B659F5"/>
    <w:rsid w:val="00B666D7"/>
    <w:rsid w:val="00B66A02"/>
    <w:rsid w:val="00B6769C"/>
    <w:rsid w:val="00B6773B"/>
    <w:rsid w:val="00B67EF4"/>
    <w:rsid w:val="00B70792"/>
    <w:rsid w:val="00B709D4"/>
    <w:rsid w:val="00B71874"/>
    <w:rsid w:val="00B720B4"/>
    <w:rsid w:val="00B747B6"/>
    <w:rsid w:val="00B75257"/>
    <w:rsid w:val="00B75DE7"/>
    <w:rsid w:val="00B7762F"/>
    <w:rsid w:val="00B80681"/>
    <w:rsid w:val="00B810E7"/>
    <w:rsid w:val="00B83E5C"/>
    <w:rsid w:val="00B83EF0"/>
    <w:rsid w:val="00B84F63"/>
    <w:rsid w:val="00B85472"/>
    <w:rsid w:val="00B856EE"/>
    <w:rsid w:val="00B86746"/>
    <w:rsid w:val="00B871BF"/>
    <w:rsid w:val="00B91626"/>
    <w:rsid w:val="00B92402"/>
    <w:rsid w:val="00B94057"/>
    <w:rsid w:val="00B956D9"/>
    <w:rsid w:val="00B95CE6"/>
    <w:rsid w:val="00B963CF"/>
    <w:rsid w:val="00B9713F"/>
    <w:rsid w:val="00BA0ABB"/>
    <w:rsid w:val="00BA3495"/>
    <w:rsid w:val="00BA6104"/>
    <w:rsid w:val="00BA77DB"/>
    <w:rsid w:val="00BA7ED4"/>
    <w:rsid w:val="00BB07EF"/>
    <w:rsid w:val="00BB0FCD"/>
    <w:rsid w:val="00BB31B9"/>
    <w:rsid w:val="00BB50F5"/>
    <w:rsid w:val="00BB5773"/>
    <w:rsid w:val="00BB6E1C"/>
    <w:rsid w:val="00BB72DC"/>
    <w:rsid w:val="00BB7EEE"/>
    <w:rsid w:val="00BC107F"/>
    <w:rsid w:val="00BC14E0"/>
    <w:rsid w:val="00BC190C"/>
    <w:rsid w:val="00BC1F91"/>
    <w:rsid w:val="00BC21BC"/>
    <w:rsid w:val="00BC28BA"/>
    <w:rsid w:val="00BC2D6F"/>
    <w:rsid w:val="00BC3767"/>
    <w:rsid w:val="00BC39B0"/>
    <w:rsid w:val="00BC5946"/>
    <w:rsid w:val="00BC6227"/>
    <w:rsid w:val="00BC63A0"/>
    <w:rsid w:val="00BC69E4"/>
    <w:rsid w:val="00BC7446"/>
    <w:rsid w:val="00BD027E"/>
    <w:rsid w:val="00BD1DB4"/>
    <w:rsid w:val="00BD23F7"/>
    <w:rsid w:val="00BD2B23"/>
    <w:rsid w:val="00BD35FF"/>
    <w:rsid w:val="00BD44C2"/>
    <w:rsid w:val="00BD4BC3"/>
    <w:rsid w:val="00BD4CA7"/>
    <w:rsid w:val="00BD5685"/>
    <w:rsid w:val="00BD6561"/>
    <w:rsid w:val="00BD7AC2"/>
    <w:rsid w:val="00BE1270"/>
    <w:rsid w:val="00BE2958"/>
    <w:rsid w:val="00BE355E"/>
    <w:rsid w:val="00BE480E"/>
    <w:rsid w:val="00BE6EBE"/>
    <w:rsid w:val="00BE77A3"/>
    <w:rsid w:val="00BF1604"/>
    <w:rsid w:val="00BF2124"/>
    <w:rsid w:val="00BF2B5A"/>
    <w:rsid w:val="00BF4C9B"/>
    <w:rsid w:val="00BF570E"/>
    <w:rsid w:val="00BF5AB4"/>
    <w:rsid w:val="00BF6FF7"/>
    <w:rsid w:val="00BF7FDD"/>
    <w:rsid w:val="00C0059B"/>
    <w:rsid w:val="00C00664"/>
    <w:rsid w:val="00C00AA9"/>
    <w:rsid w:val="00C025B4"/>
    <w:rsid w:val="00C04B21"/>
    <w:rsid w:val="00C051E4"/>
    <w:rsid w:val="00C0591F"/>
    <w:rsid w:val="00C05B28"/>
    <w:rsid w:val="00C05B7B"/>
    <w:rsid w:val="00C06697"/>
    <w:rsid w:val="00C13E26"/>
    <w:rsid w:val="00C152D8"/>
    <w:rsid w:val="00C15588"/>
    <w:rsid w:val="00C15E7C"/>
    <w:rsid w:val="00C17E7A"/>
    <w:rsid w:val="00C20914"/>
    <w:rsid w:val="00C20BF8"/>
    <w:rsid w:val="00C215E2"/>
    <w:rsid w:val="00C21990"/>
    <w:rsid w:val="00C22C9B"/>
    <w:rsid w:val="00C23A6F"/>
    <w:rsid w:val="00C23DC4"/>
    <w:rsid w:val="00C24AAC"/>
    <w:rsid w:val="00C24FCB"/>
    <w:rsid w:val="00C263AF"/>
    <w:rsid w:val="00C26551"/>
    <w:rsid w:val="00C26A62"/>
    <w:rsid w:val="00C2734B"/>
    <w:rsid w:val="00C27B78"/>
    <w:rsid w:val="00C30C9E"/>
    <w:rsid w:val="00C318E7"/>
    <w:rsid w:val="00C31CDB"/>
    <w:rsid w:val="00C34C33"/>
    <w:rsid w:val="00C357E0"/>
    <w:rsid w:val="00C36C6F"/>
    <w:rsid w:val="00C36E10"/>
    <w:rsid w:val="00C41609"/>
    <w:rsid w:val="00C43E23"/>
    <w:rsid w:val="00C44994"/>
    <w:rsid w:val="00C45BDF"/>
    <w:rsid w:val="00C461BB"/>
    <w:rsid w:val="00C4750F"/>
    <w:rsid w:val="00C47C73"/>
    <w:rsid w:val="00C507FD"/>
    <w:rsid w:val="00C51749"/>
    <w:rsid w:val="00C52387"/>
    <w:rsid w:val="00C5316F"/>
    <w:rsid w:val="00C535CC"/>
    <w:rsid w:val="00C558ED"/>
    <w:rsid w:val="00C5591E"/>
    <w:rsid w:val="00C55BC6"/>
    <w:rsid w:val="00C60764"/>
    <w:rsid w:val="00C6331D"/>
    <w:rsid w:val="00C6364C"/>
    <w:rsid w:val="00C63A75"/>
    <w:rsid w:val="00C63B95"/>
    <w:rsid w:val="00C65456"/>
    <w:rsid w:val="00C6664C"/>
    <w:rsid w:val="00C67AB7"/>
    <w:rsid w:val="00C712CA"/>
    <w:rsid w:val="00C71C61"/>
    <w:rsid w:val="00C7214D"/>
    <w:rsid w:val="00C727B7"/>
    <w:rsid w:val="00C73F94"/>
    <w:rsid w:val="00C73F98"/>
    <w:rsid w:val="00C74A4E"/>
    <w:rsid w:val="00C74F2A"/>
    <w:rsid w:val="00C76464"/>
    <w:rsid w:val="00C766F8"/>
    <w:rsid w:val="00C76B2A"/>
    <w:rsid w:val="00C80D96"/>
    <w:rsid w:val="00C80DFE"/>
    <w:rsid w:val="00C81040"/>
    <w:rsid w:val="00C841F1"/>
    <w:rsid w:val="00C8533C"/>
    <w:rsid w:val="00C85A0B"/>
    <w:rsid w:val="00C86008"/>
    <w:rsid w:val="00C8659C"/>
    <w:rsid w:val="00C911CB"/>
    <w:rsid w:val="00C921E5"/>
    <w:rsid w:val="00C93121"/>
    <w:rsid w:val="00C932FD"/>
    <w:rsid w:val="00C955D2"/>
    <w:rsid w:val="00C95C4B"/>
    <w:rsid w:val="00C97064"/>
    <w:rsid w:val="00C975A5"/>
    <w:rsid w:val="00C9776F"/>
    <w:rsid w:val="00C97CC9"/>
    <w:rsid w:val="00C97E44"/>
    <w:rsid w:val="00CA010B"/>
    <w:rsid w:val="00CA21F0"/>
    <w:rsid w:val="00CA3375"/>
    <w:rsid w:val="00CA397D"/>
    <w:rsid w:val="00CB0C6E"/>
    <w:rsid w:val="00CB1047"/>
    <w:rsid w:val="00CB1844"/>
    <w:rsid w:val="00CB2048"/>
    <w:rsid w:val="00CB258A"/>
    <w:rsid w:val="00CB383D"/>
    <w:rsid w:val="00CB4715"/>
    <w:rsid w:val="00CB59A0"/>
    <w:rsid w:val="00CB5A60"/>
    <w:rsid w:val="00CB641A"/>
    <w:rsid w:val="00CB6A57"/>
    <w:rsid w:val="00CB75B7"/>
    <w:rsid w:val="00CB76A5"/>
    <w:rsid w:val="00CB7FC5"/>
    <w:rsid w:val="00CC01E4"/>
    <w:rsid w:val="00CC4EF4"/>
    <w:rsid w:val="00CC53F9"/>
    <w:rsid w:val="00CC6255"/>
    <w:rsid w:val="00CC62A2"/>
    <w:rsid w:val="00CC72C7"/>
    <w:rsid w:val="00CC73E5"/>
    <w:rsid w:val="00CD01A1"/>
    <w:rsid w:val="00CD06F4"/>
    <w:rsid w:val="00CD1FFF"/>
    <w:rsid w:val="00CD2800"/>
    <w:rsid w:val="00CD57F0"/>
    <w:rsid w:val="00CD6593"/>
    <w:rsid w:val="00CD794C"/>
    <w:rsid w:val="00CE006E"/>
    <w:rsid w:val="00CE0A08"/>
    <w:rsid w:val="00CE223D"/>
    <w:rsid w:val="00CE3331"/>
    <w:rsid w:val="00CE5BDD"/>
    <w:rsid w:val="00CE6530"/>
    <w:rsid w:val="00CE7002"/>
    <w:rsid w:val="00CF09A1"/>
    <w:rsid w:val="00CF2A4F"/>
    <w:rsid w:val="00CF2A7B"/>
    <w:rsid w:val="00CF341F"/>
    <w:rsid w:val="00CF3718"/>
    <w:rsid w:val="00CF4BB2"/>
    <w:rsid w:val="00D00EAE"/>
    <w:rsid w:val="00D0158C"/>
    <w:rsid w:val="00D02234"/>
    <w:rsid w:val="00D02E97"/>
    <w:rsid w:val="00D047D1"/>
    <w:rsid w:val="00D06851"/>
    <w:rsid w:val="00D1072A"/>
    <w:rsid w:val="00D10C03"/>
    <w:rsid w:val="00D11D37"/>
    <w:rsid w:val="00D1231E"/>
    <w:rsid w:val="00D12BF5"/>
    <w:rsid w:val="00D12E14"/>
    <w:rsid w:val="00D13A73"/>
    <w:rsid w:val="00D14C3D"/>
    <w:rsid w:val="00D163A6"/>
    <w:rsid w:val="00D17C91"/>
    <w:rsid w:val="00D17D94"/>
    <w:rsid w:val="00D206BF"/>
    <w:rsid w:val="00D20A34"/>
    <w:rsid w:val="00D20AC6"/>
    <w:rsid w:val="00D21102"/>
    <w:rsid w:val="00D21C5F"/>
    <w:rsid w:val="00D21E9C"/>
    <w:rsid w:val="00D21FAC"/>
    <w:rsid w:val="00D23459"/>
    <w:rsid w:val="00D24F63"/>
    <w:rsid w:val="00D279A0"/>
    <w:rsid w:val="00D27ED4"/>
    <w:rsid w:val="00D30A83"/>
    <w:rsid w:val="00D30EA6"/>
    <w:rsid w:val="00D31FAB"/>
    <w:rsid w:val="00D33C57"/>
    <w:rsid w:val="00D35B29"/>
    <w:rsid w:val="00D36A4A"/>
    <w:rsid w:val="00D378E0"/>
    <w:rsid w:val="00D4076E"/>
    <w:rsid w:val="00D4079B"/>
    <w:rsid w:val="00D41080"/>
    <w:rsid w:val="00D4161A"/>
    <w:rsid w:val="00D41637"/>
    <w:rsid w:val="00D42E65"/>
    <w:rsid w:val="00D43DDA"/>
    <w:rsid w:val="00D43E84"/>
    <w:rsid w:val="00D446F7"/>
    <w:rsid w:val="00D450FD"/>
    <w:rsid w:val="00D45591"/>
    <w:rsid w:val="00D45623"/>
    <w:rsid w:val="00D462F5"/>
    <w:rsid w:val="00D476AE"/>
    <w:rsid w:val="00D47812"/>
    <w:rsid w:val="00D5011C"/>
    <w:rsid w:val="00D5173D"/>
    <w:rsid w:val="00D52509"/>
    <w:rsid w:val="00D52FBB"/>
    <w:rsid w:val="00D53819"/>
    <w:rsid w:val="00D551CF"/>
    <w:rsid w:val="00D565C2"/>
    <w:rsid w:val="00D56E62"/>
    <w:rsid w:val="00D56FBC"/>
    <w:rsid w:val="00D60DEC"/>
    <w:rsid w:val="00D62BEA"/>
    <w:rsid w:val="00D6351A"/>
    <w:rsid w:val="00D65401"/>
    <w:rsid w:val="00D6569A"/>
    <w:rsid w:val="00D65CB8"/>
    <w:rsid w:val="00D66C4C"/>
    <w:rsid w:val="00D671C6"/>
    <w:rsid w:val="00D675EA"/>
    <w:rsid w:val="00D67617"/>
    <w:rsid w:val="00D7019E"/>
    <w:rsid w:val="00D706B2"/>
    <w:rsid w:val="00D730D3"/>
    <w:rsid w:val="00D7356A"/>
    <w:rsid w:val="00D74746"/>
    <w:rsid w:val="00D761FE"/>
    <w:rsid w:val="00D77B65"/>
    <w:rsid w:val="00D77B7C"/>
    <w:rsid w:val="00D8149D"/>
    <w:rsid w:val="00D817FD"/>
    <w:rsid w:val="00D81DDF"/>
    <w:rsid w:val="00D81E8C"/>
    <w:rsid w:val="00D81FB6"/>
    <w:rsid w:val="00D828BB"/>
    <w:rsid w:val="00D82E49"/>
    <w:rsid w:val="00D83A5B"/>
    <w:rsid w:val="00D83BBE"/>
    <w:rsid w:val="00D83CC6"/>
    <w:rsid w:val="00D901B1"/>
    <w:rsid w:val="00D90E48"/>
    <w:rsid w:val="00D917B2"/>
    <w:rsid w:val="00D92C97"/>
    <w:rsid w:val="00D94396"/>
    <w:rsid w:val="00D94E3C"/>
    <w:rsid w:val="00D9522C"/>
    <w:rsid w:val="00D95D88"/>
    <w:rsid w:val="00D95F41"/>
    <w:rsid w:val="00D9626B"/>
    <w:rsid w:val="00D97070"/>
    <w:rsid w:val="00D97820"/>
    <w:rsid w:val="00D97FA9"/>
    <w:rsid w:val="00DA28F3"/>
    <w:rsid w:val="00DA4149"/>
    <w:rsid w:val="00DA440A"/>
    <w:rsid w:val="00DA4EA2"/>
    <w:rsid w:val="00DA5194"/>
    <w:rsid w:val="00DA692A"/>
    <w:rsid w:val="00DA7A1C"/>
    <w:rsid w:val="00DB0147"/>
    <w:rsid w:val="00DB061D"/>
    <w:rsid w:val="00DB072F"/>
    <w:rsid w:val="00DB399F"/>
    <w:rsid w:val="00DB3B1C"/>
    <w:rsid w:val="00DB4D06"/>
    <w:rsid w:val="00DB5930"/>
    <w:rsid w:val="00DC024C"/>
    <w:rsid w:val="00DC083A"/>
    <w:rsid w:val="00DC0DC9"/>
    <w:rsid w:val="00DC327F"/>
    <w:rsid w:val="00DC34DF"/>
    <w:rsid w:val="00DC3B48"/>
    <w:rsid w:val="00DC5B4E"/>
    <w:rsid w:val="00DC6363"/>
    <w:rsid w:val="00DD0701"/>
    <w:rsid w:val="00DD0E67"/>
    <w:rsid w:val="00DD173D"/>
    <w:rsid w:val="00DD370F"/>
    <w:rsid w:val="00DD447B"/>
    <w:rsid w:val="00DD4879"/>
    <w:rsid w:val="00DD539B"/>
    <w:rsid w:val="00DD63E6"/>
    <w:rsid w:val="00DD7396"/>
    <w:rsid w:val="00DE0B66"/>
    <w:rsid w:val="00DE0B87"/>
    <w:rsid w:val="00DE0CBF"/>
    <w:rsid w:val="00DE214D"/>
    <w:rsid w:val="00DE3DE0"/>
    <w:rsid w:val="00DE43C7"/>
    <w:rsid w:val="00DE550B"/>
    <w:rsid w:val="00DE6319"/>
    <w:rsid w:val="00DE7171"/>
    <w:rsid w:val="00DF0094"/>
    <w:rsid w:val="00DF1B37"/>
    <w:rsid w:val="00DF6B6A"/>
    <w:rsid w:val="00DF6E90"/>
    <w:rsid w:val="00E0015C"/>
    <w:rsid w:val="00E00C86"/>
    <w:rsid w:val="00E00D7C"/>
    <w:rsid w:val="00E01A44"/>
    <w:rsid w:val="00E03F1F"/>
    <w:rsid w:val="00E04176"/>
    <w:rsid w:val="00E051CB"/>
    <w:rsid w:val="00E06222"/>
    <w:rsid w:val="00E1012C"/>
    <w:rsid w:val="00E1115E"/>
    <w:rsid w:val="00E11F6F"/>
    <w:rsid w:val="00E12A1E"/>
    <w:rsid w:val="00E12BB8"/>
    <w:rsid w:val="00E13933"/>
    <w:rsid w:val="00E1457F"/>
    <w:rsid w:val="00E14A7B"/>
    <w:rsid w:val="00E1529D"/>
    <w:rsid w:val="00E168F0"/>
    <w:rsid w:val="00E17B3E"/>
    <w:rsid w:val="00E21800"/>
    <w:rsid w:val="00E22080"/>
    <w:rsid w:val="00E247C6"/>
    <w:rsid w:val="00E24DEF"/>
    <w:rsid w:val="00E24F4D"/>
    <w:rsid w:val="00E31365"/>
    <w:rsid w:val="00E333FF"/>
    <w:rsid w:val="00E33CF6"/>
    <w:rsid w:val="00E34271"/>
    <w:rsid w:val="00E351FE"/>
    <w:rsid w:val="00E35B1B"/>
    <w:rsid w:val="00E36049"/>
    <w:rsid w:val="00E37D79"/>
    <w:rsid w:val="00E42387"/>
    <w:rsid w:val="00E435E3"/>
    <w:rsid w:val="00E46D4B"/>
    <w:rsid w:val="00E46E2E"/>
    <w:rsid w:val="00E46FED"/>
    <w:rsid w:val="00E4730B"/>
    <w:rsid w:val="00E4761C"/>
    <w:rsid w:val="00E47A48"/>
    <w:rsid w:val="00E47E48"/>
    <w:rsid w:val="00E52C15"/>
    <w:rsid w:val="00E5309C"/>
    <w:rsid w:val="00E55B37"/>
    <w:rsid w:val="00E561EC"/>
    <w:rsid w:val="00E57133"/>
    <w:rsid w:val="00E618F1"/>
    <w:rsid w:val="00E62437"/>
    <w:rsid w:val="00E65AFE"/>
    <w:rsid w:val="00E67161"/>
    <w:rsid w:val="00E67E2B"/>
    <w:rsid w:val="00E70063"/>
    <w:rsid w:val="00E72E56"/>
    <w:rsid w:val="00E73AF7"/>
    <w:rsid w:val="00E7457D"/>
    <w:rsid w:val="00E747CF"/>
    <w:rsid w:val="00E7489D"/>
    <w:rsid w:val="00E752D6"/>
    <w:rsid w:val="00E76299"/>
    <w:rsid w:val="00E767CA"/>
    <w:rsid w:val="00E8052B"/>
    <w:rsid w:val="00E81D5A"/>
    <w:rsid w:val="00E85771"/>
    <w:rsid w:val="00E862B0"/>
    <w:rsid w:val="00E87508"/>
    <w:rsid w:val="00E90BC9"/>
    <w:rsid w:val="00E91E30"/>
    <w:rsid w:val="00E94072"/>
    <w:rsid w:val="00E942DF"/>
    <w:rsid w:val="00E94DD3"/>
    <w:rsid w:val="00E94EDE"/>
    <w:rsid w:val="00E95139"/>
    <w:rsid w:val="00E95892"/>
    <w:rsid w:val="00E968CC"/>
    <w:rsid w:val="00E96AFB"/>
    <w:rsid w:val="00EA11E1"/>
    <w:rsid w:val="00EA2309"/>
    <w:rsid w:val="00EA2B67"/>
    <w:rsid w:val="00EA3CEF"/>
    <w:rsid w:val="00EA4B85"/>
    <w:rsid w:val="00EA65A2"/>
    <w:rsid w:val="00EA6681"/>
    <w:rsid w:val="00EA6F03"/>
    <w:rsid w:val="00EB15F2"/>
    <w:rsid w:val="00EB1D91"/>
    <w:rsid w:val="00EB3344"/>
    <w:rsid w:val="00EB7225"/>
    <w:rsid w:val="00EB7AF3"/>
    <w:rsid w:val="00EC4280"/>
    <w:rsid w:val="00EC4D20"/>
    <w:rsid w:val="00EC64F0"/>
    <w:rsid w:val="00EC6A2A"/>
    <w:rsid w:val="00EC75C3"/>
    <w:rsid w:val="00EC79D7"/>
    <w:rsid w:val="00ED0C45"/>
    <w:rsid w:val="00ED1788"/>
    <w:rsid w:val="00ED210E"/>
    <w:rsid w:val="00ED2CAD"/>
    <w:rsid w:val="00ED3DA9"/>
    <w:rsid w:val="00ED4222"/>
    <w:rsid w:val="00ED4323"/>
    <w:rsid w:val="00ED5CA1"/>
    <w:rsid w:val="00EE21AE"/>
    <w:rsid w:val="00EE23AA"/>
    <w:rsid w:val="00EE2B4E"/>
    <w:rsid w:val="00EE2DED"/>
    <w:rsid w:val="00EE3F35"/>
    <w:rsid w:val="00EE5501"/>
    <w:rsid w:val="00EE66E4"/>
    <w:rsid w:val="00EF0E75"/>
    <w:rsid w:val="00EF120E"/>
    <w:rsid w:val="00EF15B0"/>
    <w:rsid w:val="00EF1C4E"/>
    <w:rsid w:val="00EF20BA"/>
    <w:rsid w:val="00EF5231"/>
    <w:rsid w:val="00EF58C4"/>
    <w:rsid w:val="00EF6372"/>
    <w:rsid w:val="00EF72D9"/>
    <w:rsid w:val="00EF7C1C"/>
    <w:rsid w:val="00F03B55"/>
    <w:rsid w:val="00F03B86"/>
    <w:rsid w:val="00F03DC0"/>
    <w:rsid w:val="00F0472C"/>
    <w:rsid w:val="00F1028F"/>
    <w:rsid w:val="00F10A65"/>
    <w:rsid w:val="00F11738"/>
    <w:rsid w:val="00F121E9"/>
    <w:rsid w:val="00F12E22"/>
    <w:rsid w:val="00F13F3D"/>
    <w:rsid w:val="00F17008"/>
    <w:rsid w:val="00F20EC2"/>
    <w:rsid w:val="00F215DC"/>
    <w:rsid w:val="00F2163D"/>
    <w:rsid w:val="00F22FAE"/>
    <w:rsid w:val="00F24019"/>
    <w:rsid w:val="00F259A0"/>
    <w:rsid w:val="00F25C08"/>
    <w:rsid w:val="00F3106A"/>
    <w:rsid w:val="00F31C5F"/>
    <w:rsid w:val="00F3253E"/>
    <w:rsid w:val="00F32D82"/>
    <w:rsid w:val="00F330E9"/>
    <w:rsid w:val="00F33F3D"/>
    <w:rsid w:val="00F34F18"/>
    <w:rsid w:val="00F3598B"/>
    <w:rsid w:val="00F3749B"/>
    <w:rsid w:val="00F37C24"/>
    <w:rsid w:val="00F41092"/>
    <w:rsid w:val="00F43A9C"/>
    <w:rsid w:val="00F44651"/>
    <w:rsid w:val="00F44AE5"/>
    <w:rsid w:val="00F44D2C"/>
    <w:rsid w:val="00F45BCC"/>
    <w:rsid w:val="00F46885"/>
    <w:rsid w:val="00F46E60"/>
    <w:rsid w:val="00F50A95"/>
    <w:rsid w:val="00F52611"/>
    <w:rsid w:val="00F53783"/>
    <w:rsid w:val="00F53EE8"/>
    <w:rsid w:val="00F54723"/>
    <w:rsid w:val="00F54EDA"/>
    <w:rsid w:val="00F5705F"/>
    <w:rsid w:val="00F575F4"/>
    <w:rsid w:val="00F60263"/>
    <w:rsid w:val="00F61D85"/>
    <w:rsid w:val="00F61E46"/>
    <w:rsid w:val="00F62A05"/>
    <w:rsid w:val="00F62FB1"/>
    <w:rsid w:val="00F63112"/>
    <w:rsid w:val="00F67190"/>
    <w:rsid w:val="00F70D07"/>
    <w:rsid w:val="00F726A3"/>
    <w:rsid w:val="00F734B7"/>
    <w:rsid w:val="00F76762"/>
    <w:rsid w:val="00F769A4"/>
    <w:rsid w:val="00F801AF"/>
    <w:rsid w:val="00F8097B"/>
    <w:rsid w:val="00F81081"/>
    <w:rsid w:val="00F813C2"/>
    <w:rsid w:val="00F8199F"/>
    <w:rsid w:val="00F82C7B"/>
    <w:rsid w:val="00F84B48"/>
    <w:rsid w:val="00F84D97"/>
    <w:rsid w:val="00F85F67"/>
    <w:rsid w:val="00F90064"/>
    <w:rsid w:val="00F916B7"/>
    <w:rsid w:val="00F91EA3"/>
    <w:rsid w:val="00F9248A"/>
    <w:rsid w:val="00F935E3"/>
    <w:rsid w:val="00F938FE"/>
    <w:rsid w:val="00F93AC3"/>
    <w:rsid w:val="00F95D86"/>
    <w:rsid w:val="00F96C2E"/>
    <w:rsid w:val="00F971D7"/>
    <w:rsid w:val="00F972EE"/>
    <w:rsid w:val="00F97925"/>
    <w:rsid w:val="00F97AE4"/>
    <w:rsid w:val="00FA0475"/>
    <w:rsid w:val="00FA0965"/>
    <w:rsid w:val="00FA1D3B"/>
    <w:rsid w:val="00FA2069"/>
    <w:rsid w:val="00FA44FC"/>
    <w:rsid w:val="00FA5140"/>
    <w:rsid w:val="00FA63B0"/>
    <w:rsid w:val="00FA6B0D"/>
    <w:rsid w:val="00FA6C91"/>
    <w:rsid w:val="00FB0EA1"/>
    <w:rsid w:val="00FB2E0B"/>
    <w:rsid w:val="00FB3F65"/>
    <w:rsid w:val="00FB4771"/>
    <w:rsid w:val="00FB4912"/>
    <w:rsid w:val="00FB49EA"/>
    <w:rsid w:val="00FB4AB7"/>
    <w:rsid w:val="00FB5EE1"/>
    <w:rsid w:val="00FB7752"/>
    <w:rsid w:val="00FB7C4D"/>
    <w:rsid w:val="00FC0977"/>
    <w:rsid w:val="00FC1123"/>
    <w:rsid w:val="00FC201F"/>
    <w:rsid w:val="00FC2118"/>
    <w:rsid w:val="00FC32F3"/>
    <w:rsid w:val="00FC46EE"/>
    <w:rsid w:val="00FC4A3F"/>
    <w:rsid w:val="00FC4E52"/>
    <w:rsid w:val="00FC53D3"/>
    <w:rsid w:val="00FC6107"/>
    <w:rsid w:val="00FC752A"/>
    <w:rsid w:val="00FD195E"/>
    <w:rsid w:val="00FD1F10"/>
    <w:rsid w:val="00FD271A"/>
    <w:rsid w:val="00FD3CC7"/>
    <w:rsid w:val="00FD4D4E"/>
    <w:rsid w:val="00FD55E3"/>
    <w:rsid w:val="00FD57F4"/>
    <w:rsid w:val="00FD600F"/>
    <w:rsid w:val="00FD70D2"/>
    <w:rsid w:val="00FD71DB"/>
    <w:rsid w:val="00FD77E2"/>
    <w:rsid w:val="00FE0E30"/>
    <w:rsid w:val="00FE1F55"/>
    <w:rsid w:val="00FE27F0"/>
    <w:rsid w:val="00FE4A3B"/>
    <w:rsid w:val="00FE6074"/>
    <w:rsid w:val="00FE637D"/>
    <w:rsid w:val="00FE6665"/>
    <w:rsid w:val="00FF0A2C"/>
    <w:rsid w:val="00FF1530"/>
    <w:rsid w:val="00FF2023"/>
    <w:rsid w:val="00FF226A"/>
    <w:rsid w:val="00FF32AA"/>
    <w:rsid w:val="00FF5A88"/>
    <w:rsid w:val="00FF63FE"/>
    <w:rsid w:val="00FF680D"/>
    <w:rsid w:val="00FF71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style="mso-position-vertical-relative:page" fill="f" fillcolor="white" stroke="f">
      <v:fill color="white" on="f"/>
      <v:stroke on="f"/>
    </o:shapedefaults>
    <o:shapelayout v:ext="edit">
      <o:idmap v:ext="edit" data="1"/>
    </o:shapelayout>
  </w:shapeDefaults>
  <w:decimalSymbol w:val=","/>
  <w:listSeparator w:val=";"/>
  <w14:docId w14:val="7796D568"/>
  <w15:docId w15:val="{B6D97ABD-E6FF-4CC7-A8BD-70B65B8CB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1"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aliases w:val="Título 11"/>
    <w:basedOn w:val="Normal"/>
    <w:next w:val="Normal"/>
    <w:link w:val="Ttulo1Char"/>
    <w:uiPriority w:val="9"/>
    <w:qFormat/>
    <w:pPr>
      <w:keepNext/>
      <w:numPr>
        <w:numId w:val="1"/>
      </w:numPr>
      <w:suppressAutoHyphens/>
      <w:ind w:left="2124"/>
      <w:outlineLvl w:val="0"/>
    </w:pPr>
    <w:rPr>
      <w:rFonts w:ascii="Arial Narrow" w:hAnsi="Arial Narrow"/>
      <w:b/>
      <w:bCs/>
      <w:lang w:eastAsia="ar-SA"/>
    </w:rPr>
  </w:style>
  <w:style w:type="paragraph" w:styleId="Ttulo2">
    <w:name w:val="heading 2"/>
    <w:aliases w:val="Título 21"/>
    <w:basedOn w:val="Normal"/>
    <w:next w:val="Normal"/>
    <w:link w:val="Ttulo2Char"/>
    <w:uiPriority w:val="9"/>
    <w:qFormat/>
    <w:pPr>
      <w:keepNext/>
      <w:jc w:val="center"/>
      <w:outlineLvl w:val="1"/>
    </w:pPr>
    <w:rPr>
      <w:rFonts w:ascii="Arial" w:hAnsi="Arial" w:cs="Arial"/>
      <w:b/>
      <w:bCs/>
    </w:rPr>
  </w:style>
  <w:style w:type="paragraph" w:styleId="Ttulo30">
    <w:name w:val="heading 3"/>
    <w:aliases w:val="h3,H3,l3,H3-Heading3,E3,heading 3,l3+toc 3,CT,Sub-section Title"/>
    <w:basedOn w:val="Normal"/>
    <w:next w:val="Normal"/>
    <w:link w:val="Ttulo3Char"/>
    <w:uiPriority w:val="9"/>
    <w:qFormat/>
    <w:pPr>
      <w:keepNext/>
      <w:jc w:val="both"/>
      <w:outlineLvl w:val="2"/>
    </w:pPr>
    <w:rPr>
      <w:rFonts w:ascii="Arial" w:hAnsi="Arial" w:cs="Arial"/>
      <w:b/>
      <w:bCs/>
      <w:color w:val="FF0000"/>
      <w:szCs w:val="20"/>
    </w:rPr>
  </w:style>
  <w:style w:type="paragraph" w:styleId="Ttulo4">
    <w:name w:val="heading 4"/>
    <w:aliases w:val="4 dash,d,3"/>
    <w:basedOn w:val="Normal"/>
    <w:next w:val="Normal"/>
    <w:link w:val="Ttulo4Char"/>
    <w:uiPriority w:val="1"/>
    <w:qFormat/>
    <w:pPr>
      <w:keepNext/>
      <w:ind w:left="2127"/>
      <w:jc w:val="both"/>
      <w:outlineLvl w:val="3"/>
    </w:pPr>
    <w:rPr>
      <w:rFonts w:ascii="Arial" w:hAnsi="Arial" w:cs="Arial"/>
      <w:bCs/>
      <w:szCs w:val="20"/>
    </w:rPr>
  </w:style>
  <w:style w:type="paragraph" w:styleId="Ttulo5">
    <w:name w:val="heading 5"/>
    <w:basedOn w:val="Normal"/>
    <w:next w:val="Normal"/>
    <w:link w:val="Ttulo5Char"/>
    <w:qFormat/>
    <w:pPr>
      <w:keepNext/>
      <w:widowControl w:val="0"/>
      <w:outlineLvl w:val="4"/>
    </w:pPr>
    <w:rPr>
      <w:rFonts w:ascii="Arial" w:hAnsi="Arial" w:cs="Arial"/>
      <w:b/>
      <w:bCs/>
      <w:sz w:val="20"/>
      <w:szCs w:val="20"/>
    </w:rPr>
  </w:style>
  <w:style w:type="paragraph" w:styleId="Ttulo6">
    <w:name w:val="heading 6"/>
    <w:basedOn w:val="Normal"/>
    <w:next w:val="Normal"/>
    <w:link w:val="Ttulo6Char"/>
    <w:qFormat/>
    <w:pPr>
      <w:keepNext/>
      <w:jc w:val="both"/>
      <w:outlineLvl w:val="5"/>
    </w:pPr>
    <w:rPr>
      <w:rFonts w:ascii="Arial" w:hAnsi="Arial" w:cs="Arial"/>
      <w:b/>
    </w:rPr>
  </w:style>
  <w:style w:type="paragraph" w:styleId="Ttulo7">
    <w:name w:val="heading 7"/>
    <w:basedOn w:val="Normal"/>
    <w:next w:val="Normal"/>
    <w:qFormat/>
    <w:pPr>
      <w:keepNext/>
      <w:ind w:left="1080" w:right="-1"/>
      <w:jc w:val="center"/>
      <w:outlineLvl w:val="6"/>
    </w:pPr>
    <w:rPr>
      <w:rFonts w:ascii="Arial" w:hAnsi="Arial" w:cs="Arial"/>
      <w:b/>
      <w:sz w:val="20"/>
    </w:rPr>
  </w:style>
  <w:style w:type="paragraph" w:styleId="Ttulo8">
    <w:name w:val="heading 8"/>
    <w:basedOn w:val="Normal"/>
    <w:next w:val="Normal"/>
    <w:qFormat/>
    <w:pPr>
      <w:keepNext/>
      <w:numPr>
        <w:numId w:val="3"/>
      </w:numPr>
      <w:jc w:val="both"/>
      <w:outlineLvl w:val="7"/>
    </w:pPr>
    <w:rPr>
      <w:rFonts w:ascii="Arial" w:hAnsi="Arial"/>
      <w:b/>
      <w:szCs w:val="20"/>
    </w:rPr>
  </w:style>
  <w:style w:type="paragraph" w:styleId="Ttulo9">
    <w:name w:val="heading 9"/>
    <w:basedOn w:val="Normal"/>
    <w:next w:val="Normal"/>
    <w:qFormat/>
    <w:pPr>
      <w:keepNext/>
      <w:numPr>
        <w:numId w:val="2"/>
      </w:numPr>
      <w:autoSpaceDE w:val="0"/>
      <w:autoSpaceDN w:val="0"/>
      <w:adjustRightInd w:val="0"/>
      <w:ind w:left="426" w:hanging="426"/>
      <w:outlineLvl w:val="8"/>
    </w:pPr>
    <w:rPr>
      <w:rFonts w:ascii="Arial" w:hAnsi="Arial"/>
      <w:b/>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Cabeçalho superior,Heading 1a,h,he,HeaderNN"/>
    <w:basedOn w:val="Normal"/>
    <w:qFormat/>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styleId="Recuodecorpodetexto">
    <w:name w:val="Body Text Indent"/>
    <w:basedOn w:val="Normal"/>
    <w:link w:val="RecuodecorpodetextoChar"/>
    <w:semiHidden/>
    <w:pPr>
      <w:spacing w:before="120"/>
      <w:ind w:firstLine="748"/>
    </w:pPr>
    <w:rPr>
      <w:rFonts w:ascii="Arial" w:hAnsi="Arial" w:cs="Arial"/>
    </w:rPr>
  </w:style>
  <w:style w:type="paragraph" w:styleId="Ttulo">
    <w:name w:val="Title"/>
    <w:basedOn w:val="Normal"/>
    <w:link w:val="TtuloChar"/>
    <w:qFormat/>
    <w:pPr>
      <w:spacing w:before="120"/>
      <w:jc w:val="center"/>
    </w:pPr>
    <w:rPr>
      <w:rFonts w:ascii="Arial" w:hAnsi="Arial" w:cs="Arial"/>
      <w:b/>
      <w:bCs/>
      <w:sz w:val="36"/>
    </w:rPr>
  </w:style>
  <w:style w:type="paragraph" w:styleId="Corpodetexto">
    <w:name w:val="Body Text"/>
    <w:aliases w:val="Automática,Justificado,Depois de:  0 pt,Orig Qstn,Original Question,Corpo de texto + 12 pt,Esquerda:  2 cm,Espaçamento entre ..."/>
    <w:basedOn w:val="Normal"/>
    <w:link w:val="CorpodetextoChar"/>
    <w:uiPriority w:val="1"/>
    <w:qFormat/>
    <w:pPr>
      <w:spacing w:line="360" w:lineRule="auto"/>
    </w:pPr>
    <w:rPr>
      <w:szCs w:val="20"/>
    </w:rPr>
  </w:style>
  <w:style w:type="paragraph" w:styleId="Textodenotaderodap">
    <w:name w:val="footnote text"/>
    <w:basedOn w:val="Normal"/>
    <w:semiHidden/>
    <w:rPr>
      <w:sz w:val="20"/>
      <w:szCs w:val="20"/>
    </w:rPr>
  </w:style>
  <w:style w:type="character" w:styleId="Refdenotaderodap">
    <w:name w:val="footnote reference"/>
    <w:semiHidden/>
    <w:rPr>
      <w:vertAlign w:val="superscript"/>
    </w:rPr>
  </w:style>
  <w:style w:type="character" w:styleId="Hyperlink">
    <w:name w:val="Hyperlink"/>
    <w:rPr>
      <w:color w:val="0000FF"/>
      <w:u w:val="single"/>
    </w:rPr>
  </w:style>
  <w:style w:type="character" w:styleId="HiperlinkVisitado">
    <w:name w:val="FollowedHyperlink"/>
    <w:uiPriority w:val="99"/>
    <w:semiHidden/>
    <w:rPr>
      <w:color w:val="800080"/>
      <w:u w:val="single"/>
    </w:rPr>
  </w:style>
  <w:style w:type="paragraph" w:styleId="Corpodetexto2">
    <w:name w:val="Body Text 2"/>
    <w:basedOn w:val="Normal"/>
    <w:link w:val="Corpodetexto2Char"/>
    <w:semiHidden/>
    <w:pPr>
      <w:jc w:val="both"/>
    </w:pPr>
    <w:rPr>
      <w:rFonts w:ascii="Arial" w:hAnsi="Arial"/>
      <w:color w:val="FF0000"/>
      <w:szCs w:val="20"/>
    </w:rPr>
  </w:style>
  <w:style w:type="paragraph" w:customStyle="1" w:styleId="A010169">
    <w:name w:val="_A010169"/>
    <w:pPr>
      <w:widowControl w:val="0"/>
      <w:jc w:val="both"/>
    </w:pPr>
    <w:rPr>
      <w:color w:val="000000"/>
      <w:sz w:val="24"/>
    </w:rPr>
  </w:style>
  <w:style w:type="paragraph" w:customStyle="1" w:styleId="Ttulo80">
    <w:name w:val="Ttulo 8"/>
    <w:basedOn w:val="Normal"/>
    <w:next w:val="Normal"/>
    <w:pPr>
      <w:jc w:val="both"/>
    </w:pPr>
    <w:rPr>
      <w:rFonts w:ascii="Arial" w:hAnsi="Arial"/>
      <w:snapToGrid w:val="0"/>
      <w:szCs w:val="20"/>
    </w:rPr>
  </w:style>
  <w:style w:type="paragraph" w:customStyle="1" w:styleId="WW-Corpodetexto3">
    <w:name w:val="WW-Corpo de texto 3"/>
    <w:basedOn w:val="Normal"/>
    <w:pPr>
      <w:suppressAutoHyphens/>
      <w:jc w:val="both"/>
    </w:pPr>
    <w:rPr>
      <w:rFonts w:ascii="Courier New" w:hAnsi="Courier New"/>
      <w:szCs w:val="20"/>
    </w:rPr>
  </w:style>
  <w:style w:type="character" w:customStyle="1" w:styleId="A0">
    <w:name w:val="A0"/>
    <w:rPr>
      <w:color w:val="000000"/>
      <w:sz w:val="22"/>
    </w:rPr>
  </w:style>
  <w:style w:type="paragraph" w:customStyle="1" w:styleId="AA-ITEM01">
    <w:name w:val="AA-ITEM 01"/>
    <w:basedOn w:val="Normal"/>
    <w:next w:val="Normal"/>
    <w:pPr>
      <w:spacing w:before="240" w:after="120"/>
      <w:jc w:val="both"/>
    </w:pPr>
    <w:rPr>
      <w:rFonts w:ascii="Arial" w:hAnsi="Arial"/>
      <w:noProof/>
      <w:sz w:val="20"/>
      <w:szCs w:val="20"/>
    </w:rPr>
  </w:style>
  <w:style w:type="paragraph" w:styleId="Recuodecorpodetexto3">
    <w:name w:val="Body Text Indent 3"/>
    <w:basedOn w:val="Normal"/>
    <w:semiHidden/>
    <w:pPr>
      <w:suppressAutoHyphens/>
      <w:ind w:left="709" w:hanging="709"/>
      <w:jc w:val="both"/>
    </w:pPr>
    <w:rPr>
      <w:rFonts w:ascii="Arial" w:hAnsi="Arial" w:cs="Arial"/>
      <w:sz w:val="20"/>
      <w:lang w:eastAsia="ar-SA"/>
    </w:rPr>
  </w:style>
  <w:style w:type="character" w:styleId="nfase">
    <w:name w:val="Emphasis"/>
    <w:qFormat/>
    <w:rPr>
      <w:i/>
      <w:iCs/>
    </w:rPr>
  </w:style>
  <w:style w:type="paragraph" w:customStyle="1" w:styleId="TextoPargrafo">
    <w:name w:val="Texto Parágrafo"/>
    <w:basedOn w:val="Normal"/>
    <w:pPr>
      <w:keepLines/>
      <w:suppressAutoHyphens/>
      <w:spacing w:before="120" w:after="120" w:line="260" w:lineRule="exact"/>
      <w:ind w:firstLine="284"/>
      <w:jc w:val="both"/>
      <w:outlineLvl w:val="0"/>
    </w:pPr>
    <w:rPr>
      <w:rFonts w:ascii="Book Antiqua" w:hAnsi="Book Antiqua"/>
      <w:snapToGrid w:val="0"/>
      <w:kern w:val="20"/>
      <w:sz w:val="22"/>
      <w:szCs w:val="20"/>
    </w:rPr>
  </w:style>
  <w:style w:type="paragraph" w:customStyle="1" w:styleId="Lista8">
    <w:name w:val="Lista 8"/>
    <w:basedOn w:val="Normal"/>
    <w:pPr>
      <w:widowControl w:val="0"/>
      <w:spacing w:line="360" w:lineRule="auto"/>
      <w:jc w:val="both"/>
    </w:pPr>
    <w:rPr>
      <w:rFonts w:ascii="Arial" w:hAnsi="Arial"/>
      <w:sz w:val="20"/>
      <w:szCs w:val="20"/>
    </w:rPr>
  </w:style>
  <w:style w:type="paragraph" w:customStyle="1" w:styleId="norm">
    <w:name w:val="norm"/>
    <w:basedOn w:val="Normal"/>
    <w:pPr>
      <w:autoSpaceDE w:val="0"/>
      <w:autoSpaceDN w:val="0"/>
      <w:adjustRightInd w:val="0"/>
      <w:jc w:val="both"/>
    </w:pPr>
    <w:rPr>
      <w:rFonts w:ascii="Arial" w:hAnsi="Arial" w:cs="Arial"/>
      <w:color w:val="000000"/>
      <w:sz w:val="22"/>
      <w:szCs w:val="23"/>
    </w:rPr>
  </w:style>
  <w:style w:type="paragraph" w:styleId="Lista">
    <w:name w:val="List"/>
    <w:basedOn w:val="Normal"/>
    <w:semiHidden/>
    <w:pPr>
      <w:widowControl w:val="0"/>
      <w:numPr>
        <w:numId w:val="5"/>
      </w:numPr>
      <w:spacing w:line="360" w:lineRule="auto"/>
      <w:jc w:val="both"/>
    </w:pPr>
    <w:rPr>
      <w:rFonts w:ascii="Arial" w:hAnsi="Arial"/>
      <w:szCs w:val="20"/>
    </w:rPr>
  </w:style>
  <w:style w:type="paragraph" w:styleId="Lista2">
    <w:name w:val="List 2"/>
    <w:basedOn w:val="Normal"/>
    <w:semiHidden/>
    <w:pPr>
      <w:widowControl w:val="0"/>
      <w:numPr>
        <w:numId w:val="6"/>
      </w:numPr>
      <w:spacing w:line="360" w:lineRule="auto"/>
      <w:jc w:val="both"/>
    </w:pPr>
    <w:rPr>
      <w:rFonts w:ascii="Arial" w:hAnsi="Arial"/>
      <w:szCs w:val="20"/>
    </w:rPr>
  </w:style>
  <w:style w:type="paragraph" w:styleId="Lista3">
    <w:name w:val="List 3"/>
    <w:basedOn w:val="Normal"/>
    <w:semiHidden/>
    <w:pPr>
      <w:widowControl w:val="0"/>
      <w:numPr>
        <w:numId w:val="7"/>
      </w:numPr>
      <w:spacing w:line="360" w:lineRule="auto"/>
      <w:jc w:val="both"/>
    </w:pPr>
    <w:rPr>
      <w:rFonts w:ascii="Arial" w:hAnsi="Arial"/>
      <w:szCs w:val="20"/>
    </w:rPr>
  </w:style>
  <w:style w:type="paragraph" w:styleId="Lista4">
    <w:name w:val="List 4"/>
    <w:basedOn w:val="Normal"/>
    <w:semiHidden/>
    <w:pPr>
      <w:widowControl w:val="0"/>
      <w:numPr>
        <w:numId w:val="8"/>
      </w:numPr>
      <w:spacing w:line="360" w:lineRule="auto"/>
      <w:jc w:val="both"/>
    </w:pPr>
    <w:rPr>
      <w:rFonts w:ascii="Arial" w:hAnsi="Arial"/>
      <w:szCs w:val="20"/>
    </w:rPr>
  </w:style>
  <w:style w:type="paragraph" w:styleId="Lista5">
    <w:name w:val="List 5"/>
    <w:basedOn w:val="Normal"/>
    <w:semiHidden/>
    <w:pPr>
      <w:widowControl w:val="0"/>
      <w:numPr>
        <w:numId w:val="9"/>
      </w:numPr>
      <w:spacing w:line="360" w:lineRule="auto"/>
      <w:jc w:val="both"/>
    </w:pPr>
    <w:rPr>
      <w:rFonts w:ascii="Arial" w:hAnsi="Arial"/>
      <w:szCs w:val="20"/>
    </w:rPr>
  </w:style>
  <w:style w:type="paragraph" w:customStyle="1" w:styleId="Lista6">
    <w:name w:val="Lista 6"/>
    <w:basedOn w:val="Normal"/>
    <w:pPr>
      <w:widowControl w:val="0"/>
      <w:numPr>
        <w:numId w:val="4"/>
      </w:numPr>
      <w:spacing w:line="360" w:lineRule="auto"/>
      <w:jc w:val="both"/>
    </w:pPr>
    <w:rPr>
      <w:rFonts w:ascii="Arial" w:hAnsi="Arial"/>
      <w:bCs/>
      <w:szCs w:val="20"/>
    </w:rPr>
  </w:style>
  <w:style w:type="paragraph" w:customStyle="1" w:styleId="Lista7">
    <w:name w:val="Lista 7"/>
    <w:basedOn w:val="Normal"/>
    <w:pPr>
      <w:widowControl w:val="0"/>
      <w:numPr>
        <w:numId w:val="11"/>
      </w:numPr>
      <w:spacing w:line="360" w:lineRule="auto"/>
      <w:jc w:val="both"/>
    </w:pPr>
    <w:rPr>
      <w:rFonts w:ascii="Arial" w:hAnsi="Arial"/>
      <w:szCs w:val="20"/>
    </w:rPr>
  </w:style>
  <w:style w:type="paragraph" w:customStyle="1" w:styleId="Lista9">
    <w:name w:val="Lista 9"/>
    <w:basedOn w:val="Lista8"/>
    <w:pPr>
      <w:numPr>
        <w:numId w:val="10"/>
      </w:numPr>
    </w:pPr>
    <w:rPr>
      <w:sz w:val="24"/>
    </w:rPr>
  </w:style>
  <w:style w:type="paragraph" w:styleId="Recuodecorpodetexto2">
    <w:name w:val="Body Text Indent 2"/>
    <w:basedOn w:val="Normal"/>
    <w:semiHidden/>
    <w:pPr>
      <w:ind w:left="708"/>
      <w:jc w:val="both"/>
    </w:pPr>
    <w:rPr>
      <w:rFonts w:ascii="Arial" w:hAnsi="Arial"/>
      <w:color w:val="0000FF"/>
      <w:sz w:val="22"/>
      <w:szCs w:val="20"/>
    </w:rPr>
  </w:style>
  <w:style w:type="paragraph" w:styleId="Corpodetexto3">
    <w:name w:val="Body Text 3"/>
    <w:basedOn w:val="Normal"/>
    <w:link w:val="Corpodetexto3Char"/>
    <w:uiPriority w:val="99"/>
    <w:pPr>
      <w:widowControl w:val="0"/>
      <w:jc w:val="both"/>
    </w:pPr>
    <w:rPr>
      <w:rFonts w:ascii="Arial" w:hAnsi="Arial"/>
      <w:szCs w:val="20"/>
    </w:rPr>
  </w:style>
  <w:style w:type="paragraph" w:customStyle="1" w:styleId="Default">
    <w:name w:val="Default"/>
    <w:pPr>
      <w:autoSpaceDE w:val="0"/>
      <w:autoSpaceDN w:val="0"/>
      <w:adjustRightInd w:val="0"/>
    </w:pPr>
    <w:rPr>
      <w:color w:val="000000"/>
      <w:sz w:val="24"/>
      <w:szCs w:val="24"/>
    </w:rPr>
  </w:style>
  <w:style w:type="paragraph" w:customStyle="1" w:styleId="Defaultitemalfaminus">
    <w:name w:val="Default_item_alfa_minus"/>
    <w:basedOn w:val="Normal"/>
    <w:pPr>
      <w:widowControl w:val="0"/>
      <w:suppressLineNumbers/>
      <w:tabs>
        <w:tab w:val="num" w:pos="360"/>
      </w:tabs>
      <w:suppressAutoHyphens/>
      <w:ind w:left="360" w:hanging="360"/>
      <w:jc w:val="both"/>
    </w:pPr>
    <w:rPr>
      <w:rFonts w:ascii="Verdana" w:eastAsia="HG Mincho Light J" w:hAnsi="Verdana" w:cs="Arial Unicode MS"/>
      <w:bCs/>
      <w:color w:val="000000"/>
      <w:sz w:val="22"/>
      <w:lang w:val="de-DE"/>
    </w:rPr>
  </w:style>
  <w:style w:type="character" w:customStyle="1" w:styleId="explain2">
    <w:name w:val="explain2"/>
    <w:rPr>
      <w:rFonts w:ascii="Arial" w:hAnsi="Arial" w:cs="Arial" w:hint="default"/>
      <w:b w:val="0"/>
      <w:bCs w:val="0"/>
      <w:color w:val="333333"/>
      <w:sz w:val="21"/>
      <w:szCs w:val="21"/>
    </w:rPr>
  </w:style>
  <w:style w:type="paragraph" w:customStyle="1" w:styleId="xl24">
    <w:name w:val="xl24"/>
    <w:basedOn w:val="Normal"/>
    <w:pPr>
      <w:spacing w:before="100" w:beforeAutospacing="1" w:after="100" w:afterAutospacing="1"/>
      <w:textAlignment w:val="center"/>
    </w:pPr>
    <w:rPr>
      <w:rFonts w:ascii="Arial Unicode MS" w:eastAsia="Arial Unicode MS" w:hAnsi="Arial Unicode MS" w:cs="Arial Unicode MS"/>
    </w:rPr>
  </w:style>
  <w:style w:type="paragraph" w:customStyle="1" w:styleId="RCRodapCentralizado">
    <w:name w:val="RC RodapéCentralizado"/>
    <w:basedOn w:val="Default"/>
    <w:next w:val="Default"/>
    <w:pPr>
      <w:spacing w:before="240"/>
    </w:pPr>
    <w:rPr>
      <w:color w:val="auto"/>
      <w:sz w:val="20"/>
    </w:rPr>
  </w:style>
  <w:style w:type="paragraph" w:customStyle="1" w:styleId="P30">
    <w:name w:val="P30"/>
    <w:basedOn w:val="Default"/>
    <w:next w:val="Default"/>
    <w:rPr>
      <w:color w:val="auto"/>
      <w:sz w:val="20"/>
    </w:rPr>
  </w:style>
  <w:style w:type="paragraph" w:customStyle="1" w:styleId="BodyText21">
    <w:name w:val="Body Text 21"/>
    <w:basedOn w:val="Default"/>
    <w:next w:val="Default"/>
    <w:rPr>
      <w:color w:val="auto"/>
      <w:sz w:val="20"/>
    </w:rPr>
  </w:style>
  <w:style w:type="paragraph" w:customStyle="1" w:styleId="A223175">
    <w:name w:val="_A223175"/>
    <w:basedOn w:val="Default"/>
    <w:next w:val="Default"/>
    <w:rPr>
      <w:color w:val="auto"/>
    </w:rPr>
  </w:style>
  <w:style w:type="paragraph" w:customStyle="1" w:styleId="A190168">
    <w:name w:val="_A190168"/>
    <w:basedOn w:val="Default"/>
    <w:next w:val="Default"/>
    <w:rPr>
      <w:color w:val="auto"/>
    </w:rPr>
  </w:style>
  <w:style w:type="paragraph" w:customStyle="1" w:styleId="PADRAO">
    <w:name w:val="PADRAO"/>
    <w:basedOn w:val="Default"/>
    <w:next w:val="Default"/>
    <w:rPr>
      <w:color w:val="auto"/>
    </w:rPr>
  </w:style>
  <w:style w:type="character" w:customStyle="1" w:styleId="CabealhoChar">
    <w:name w:val="Cabeçalho Char"/>
    <w:aliases w:val="Cabeçalho superior Char,Heading 1a Char,h Char,he Char,HeaderNN Char"/>
    <w:rPr>
      <w:sz w:val="24"/>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26">
    <w:name w:val="xl26"/>
    <w:basedOn w:val="Normal"/>
    <w:pPr>
      <w:pBdr>
        <w:top w:val="single" w:sz="4" w:space="0" w:color="auto"/>
        <w:left w:val="single" w:sz="4" w:space="0" w:color="auto"/>
        <w:bottom w:val="double" w:sz="6"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27">
    <w:name w:val="xl27"/>
    <w:basedOn w:val="Normal"/>
    <w:pPr>
      <w:pBdr>
        <w:top w:val="double" w:sz="6"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w:color w:val="000000"/>
    </w:rPr>
  </w:style>
  <w:style w:type="paragraph" w:customStyle="1" w:styleId="xl28">
    <w:name w:val="xl28"/>
    <w:basedOn w:val="Normal"/>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w:color w:val="000000"/>
    </w:rPr>
  </w:style>
  <w:style w:type="paragraph" w:customStyle="1" w:styleId="xl29">
    <w:name w:val="xl29"/>
    <w:basedOn w:val="Normal"/>
    <w:pPr>
      <w:pBdr>
        <w:top w:val="double" w:sz="6" w:space="0" w:color="auto"/>
        <w:left w:val="single" w:sz="4" w:space="0" w:color="auto"/>
        <w:bottom w:val="single" w:sz="4" w:space="0" w:color="auto"/>
      </w:pBdr>
      <w:spacing w:before="100" w:beforeAutospacing="1" w:after="100" w:afterAutospacing="1"/>
      <w:jc w:val="center"/>
      <w:textAlignment w:val="center"/>
    </w:pPr>
    <w:rPr>
      <w:rFonts w:ascii="Arial" w:eastAsia="Arial Unicode MS" w:hAnsi="Arial" w:cs="Arial"/>
      <w:color w:val="000000"/>
    </w:rPr>
  </w:style>
  <w:style w:type="paragraph" w:customStyle="1" w:styleId="xl30">
    <w:name w:val="xl30"/>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w:color w:val="000000"/>
    </w:rPr>
  </w:style>
  <w:style w:type="paragraph" w:customStyle="1" w:styleId="xl31">
    <w:name w:val="xl3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w:color w:val="000000"/>
    </w:rPr>
  </w:style>
  <w:style w:type="paragraph" w:customStyle="1" w:styleId="xl32">
    <w:name w:val="xl32"/>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rPr>
  </w:style>
  <w:style w:type="paragraph" w:customStyle="1" w:styleId="xl33">
    <w:name w:val="xl3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xl34">
    <w:name w:val="xl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xl35">
    <w:name w:val="xl35"/>
    <w:basedOn w:val="Normal"/>
    <w:pPr>
      <w:pBdr>
        <w:top w:val="single" w:sz="4" w:space="0" w:color="auto"/>
        <w:bottom w:val="double" w:sz="6" w:space="0" w:color="auto"/>
        <w:right w:val="single" w:sz="4" w:space="0" w:color="auto"/>
      </w:pBdr>
      <w:spacing w:before="100" w:beforeAutospacing="1" w:after="100" w:afterAutospacing="1"/>
      <w:jc w:val="center"/>
      <w:textAlignment w:val="center"/>
    </w:pPr>
    <w:rPr>
      <w:rFonts w:ascii="Arial" w:eastAsia="Arial Unicode MS" w:hAnsi="Arial" w:cs="Arial"/>
      <w:color w:val="000000"/>
    </w:rPr>
  </w:style>
  <w:style w:type="paragraph" w:customStyle="1" w:styleId="xl36">
    <w:name w:val="xl36"/>
    <w:basedOn w:val="Normal"/>
    <w:pPr>
      <w:pBdr>
        <w:top w:val="single" w:sz="4" w:space="0" w:color="auto"/>
        <w:left w:val="single" w:sz="4" w:space="0" w:color="auto"/>
        <w:bottom w:val="double" w:sz="6" w:space="0" w:color="auto"/>
        <w:right w:val="single" w:sz="4" w:space="0" w:color="auto"/>
      </w:pBdr>
      <w:spacing w:before="100" w:beforeAutospacing="1" w:after="100" w:afterAutospacing="1"/>
      <w:jc w:val="center"/>
      <w:textAlignment w:val="center"/>
    </w:pPr>
    <w:rPr>
      <w:rFonts w:ascii="Arial" w:eastAsia="Arial Unicode MS" w:hAnsi="Arial" w:cs="Arial"/>
      <w:color w:val="000000"/>
    </w:rPr>
  </w:style>
  <w:style w:type="paragraph" w:customStyle="1" w:styleId="xl37">
    <w:name w:val="xl37"/>
    <w:basedOn w:val="Normal"/>
    <w:pPr>
      <w:pBdr>
        <w:top w:val="single" w:sz="4" w:space="0" w:color="auto"/>
        <w:left w:val="single" w:sz="4" w:space="0" w:color="auto"/>
        <w:bottom w:val="double" w:sz="6" w:space="0" w:color="auto"/>
        <w:right w:val="single" w:sz="4" w:space="0" w:color="auto"/>
      </w:pBdr>
      <w:spacing w:before="100" w:beforeAutospacing="1" w:after="100" w:afterAutospacing="1"/>
      <w:jc w:val="center"/>
    </w:pPr>
    <w:rPr>
      <w:rFonts w:ascii="Arial" w:eastAsia="Arial Unicode MS" w:hAnsi="Arial" w:cs="Arial"/>
      <w:color w:val="000000"/>
    </w:rPr>
  </w:style>
  <w:style w:type="paragraph" w:customStyle="1" w:styleId="xl38">
    <w:name w:val="xl38"/>
    <w:basedOn w:val="Normal"/>
    <w:pPr>
      <w:pBdr>
        <w:top w:val="single" w:sz="4" w:space="0" w:color="auto"/>
        <w:left w:val="single" w:sz="4" w:space="0" w:color="auto"/>
        <w:bottom w:val="double" w:sz="6" w:space="0" w:color="auto"/>
      </w:pBdr>
      <w:spacing w:before="100" w:beforeAutospacing="1" w:after="100" w:afterAutospacing="1"/>
      <w:jc w:val="center"/>
      <w:textAlignment w:val="center"/>
    </w:pPr>
    <w:rPr>
      <w:rFonts w:ascii="Arial" w:eastAsia="Arial Unicode MS" w:hAnsi="Arial" w:cs="Arial"/>
      <w:color w:val="000000"/>
    </w:rPr>
  </w:style>
  <w:style w:type="paragraph" w:customStyle="1" w:styleId="xl39">
    <w:name w:val="xl39"/>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w:sz w:val="16"/>
      <w:szCs w:val="16"/>
    </w:rPr>
  </w:style>
  <w:style w:type="paragraph" w:customStyle="1" w:styleId="xl40">
    <w:name w:val="xl40"/>
    <w:basedOn w:val="Normal"/>
    <w:pPr>
      <w:pBdr>
        <w:top w:val="double" w:sz="6"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w:color w:val="000000"/>
    </w:rPr>
  </w:style>
  <w:style w:type="paragraph" w:customStyle="1" w:styleId="xl41">
    <w:name w:val="xl41"/>
    <w:basedOn w:val="Normal"/>
    <w:pPr>
      <w:pBdr>
        <w:top w:val="double" w:sz="6"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rPr>
  </w:style>
  <w:style w:type="paragraph" w:customStyle="1" w:styleId="xl42">
    <w:name w:val="xl42"/>
    <w:basedOn w:val="Normal"/>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Arial Unicode MS"/>
    </w:rPr>
  </w:style>
  <w:style w:type="paragraph" w:customStyle="1" w:styleId="xl43">
    <w:name w:val="xl43"/>
    <w:basedOn w:val="Normal"/>
    <w:pPr>
      <w:pBdr>
        <w:top w:val="double" w:sz="6" w:space="0" w:color="auto"/>
        <w:left w:val="single" w:sz="4" w:space="0" w:color="auto"/>
        <w:bottom w:val="single" w:sz="4" w:space="0" w:color="auto"/>
      </w:pBdr>
      <w:spacing w:before="100" w:beforeAutospacing="1" w:after="100" w:afterAutospacing="1"/>
    </w:pPr>
    <w:rPr>
      <w:rFonts w:ascii="Arial Unicode MS" w:eastAsia="Arial Unicode MS" w:hAnsi="Arial Unicode MS" w:cs="Arial Unicode MS"/>
    </w:rPr>
  </w:style>
  <w:style w:type="paragraph" w:customStyle="1" w:styleId="xl44">
    <w:name w:val="xl4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rPr>
  </w:style>
  <w:style w:type="paragraph" w:customStyle="1" w:styleId="xl45">
    <w:name w:val="xl4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Arial Unicode MS"/>
    </w:rPr>
  </w:style>
  <w:style w:type="paragraph" w:customStyle="1" w:styleId="Estilo1">
    <w:name w:val="Estilo1"/>
    <w:basedOn w:val="Normal"/>
    <w:pPr>
      <w:tabs>
        <w:tab w:val="left" w:pos="2268"/>
      </w:tabs>
      <w:ind w:left="2410" w:hanging="992"/>
      <w:jc w:val="both"/>
    </w:pPr>
    <w:rPr>
      <w:snapToGrid w:val="0"/>
      <w:szCs w:val="20"/>
    </w:rPr>
  </w:style>
  <w:style w:type="paragraph" w:styleId="PargrafodaLista">
    <w:name w:val="List Paragraph"/>
    <w:basedOn w:val="Normal"/>
    <w:link w:val="PargrafodaListaChar"/>
    <w:uiPriority w:val="1"/>
    <w:qFormat/>
    <w:pPr>
      <w:spacing w:after="200" w:line="276" w:lineRule="auto"/>
      <w:ind w:left="720"/>
    </w:pPr>
    <w:rPr>
      <w:rFonts w:ascii="Calibri" w:eastAsia="Calibri" w:hAnsi="Calibri"/>
      <w:sz w:val="22"/>
      <w:szCs w:val="22"/>
      <w:lang w:eastAsia="en-US"/>
    </w:rPr>
  </w:style>
  <w:style w:type="paragraph" w:customStyle="1" w:styleId="PargrafodaLista1">
    <w:name w:val="Parágrafo da Lista1"/>
    <w:basedOn w:val="Normal"/>
    <w:qFormat/>
    <w:pPr>
      <w:ind w:left="708"/>
    </w:pPr>
    <w:rPr>
      <w:sz w:val="20"/>
      <w:szCs w:val="20"/>
    </w:rPr>
  </w:style>
  <w:style w:type="paragraph" w:customStyle="1" w:styleId="ww-corpodetexto30">
    <w:name w:val="ww-corpodetexto3"/>
    <w:basedOn w:val="Normal"/>
    <w:pPr>
      <w:spacing w:before="100" w:beforeAutospacing="1" w:after="100" w:afterAutospacing="1"/>
    </w:pPr>
    <w:rPr>
      <w:rFonts w:ascii="Arial Unicode MS" w:eastAsia="Arial Unicode MS" w:hAnsi="Arial Unicode MS" w:cs="Arial Unicode MS"/>
    </w:rPr>
  </w:style>
  <w:style w:type="paragraph" w:styleId="Textoembloco">
    <w:name w:val="Block Text"/>
    <w:basedOn w:val="Normal"/>
    <w:semiHidden/>
    <w:pPr>
      <w:ind w:left="4248" w:right="-1"/>
      <w:jc w:val="both"/>
    </w:pPr>
    <w:rPr>
      <w:rFonts w:ascii="Arial" w:hAnsi="Arial" w:cs="Arial"/>
      <w:b/>
    </w:rPr>
  </w:style>
  <w:style w:type="character" w:styleId="Nmerodepgina">
    <w:name w:val="page number"/>
    <w:basedOn w:val="Fontepargpadro"/>
    <w:uiPriority w:val="99"/>
    <w:semiHidden/>
  </w:style>
  <w:style w:type="paragraph" w:customStyle="1" w:styleId="font5">
    <w:name w:val="font5"/>
    <w:basedOn w:val="Normal"/>
    <w:pPr>
      <w:spacing w:before="100" w:beforeAutospacing="1" w:after="100" w:afterAutospacing="1"/>
    </w:pPr>
    <w:rPr>
      <w:rFonts w:ascii="Arial" w:eastAsia="Arial Unicode MS" w:hAnsi="Arial" w:cs="Arial"/>
      <w:b/>
      <w:bCs/>
      <w:sz w:val="22"/>
      <w:szCs w:val="22"/>
    </w:rPr>
  </w:style>
  <w:style w:type="paragraph" w:customStyle="1" w:styleId="font6">
    <w:name w:val="font6"/>
    <w:basedOn w:val="Normal"/>
    <w:pPr>
      <w:spacing w:before="100" w:beforeAutospacing="1" w:after="100" w:afterAutospacing="1"/>
    </w:pPr>
    <w:rPr>
      <w:rFonts w:ascii="Arial" w:eastAsia="Arial Unicode MS" w:hAnsi="Arial" w:cs="Arial"/>
      <w:sz w:val="22"/>
      <w:szCs w:val="22"/>
    </w:rPr>
  </w:style>
  <w:style w:type="paragraph" w:customStyle="1" w:styleId="xl64">
    <w:name w:val="xl64"/>
    <w:basedOn w:val="Normal"/>
    <w:pPr>
      <w:spacing w:before="100" w:beforeAutospacing="1" w:after="100" w:afterAutospacing="1"/>
    </w:pPr>
    <w:rPr>
      <w:rFonts w:ascii="Arial" w:eastAsia="Arial Unicode MS" w:hAnsi="Arial" w:cs="Arial"/>
      <w:b/>
      <w:bCs/>
      <w:sz w:val="22"/>
      <w:szCs w:val="22"/>
    </w:rPr>
  </w:style>
  <w:style w:type="paragraph" w:customStyle="1" w:styleId="xl65">
    <w:name w:val="xl65"/>
    <w:basedOn w:val="Normal"/>
    <w:pPr>
      <w:spacing w:before="100" w:beforeAutospacing="1" w:after="100" w:afterAutospacing="1"/>
    </w:pPr>
    <w:rPr>
      <w:rFonts w:ascii="Arial" w:eastAsia="Arial Unicode MS" w:hAnsi="Arial" w:cs="Arial"/>
      <w:sz w:val="22"/>
      <w:szCs w:val="22"/>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sz w:val="22"/>
      <w:szCs w:val="22"/>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sz w:val="22"/>
      <w:szCs w:val="22"/>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b/>
      <w:bCs/>
      <w:sz w:val="22"/>
      <w:szCs w:val="22"/>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22"/>
      <w:szCs w:val="22"/>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sz w:val="22"/>
      <w:szCs w:val="22"/>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22"/>
      <w:szCs w:val="22"/>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b/>
      <w:bCs/>
      <w:sz w:val="22"/>
      <w:szCs w:val="22"/>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sz w:val="22"/>
      <w:szCs w:val="22"/>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sz w:val="22"/>
      <w:szCs w:val="22"/>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b/>
      <w:bCs/>
      <w:sz w:val="22"/>
      <w:szCs w:val="22"/>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sz w:val="22"/>
      <w:szCs w:val="22"/>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sz w:val="22"/>
      <w:szCs w:val="22"/>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22"/>
      <w:szCs w:val="22"/>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22"/>
      <w:szCs w:val="22"/>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Arial Unicode MS" w:hAnsi="Arial" w:cs="Arial"/>
      <w:sz w:val="22"/>
      <w:szCs w:val="22"/>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sz w:val="22"/>
      <w:szCs w:val="22"/>
    </w:rPr>
  </w:style>
  <w:style w:type="paragraph" w:customStyle="1" w:styleId="xl83">
    <w:name w:val="xl83"/>
    <w:basedOn w:val="Normal"/>
    <w:pPr>
      <w:spacing w:before="100" w:beforeAutospacing="1" w:after="100" w:afterAutospacing="1"/>
      <w:jc w:val="center"/>
    </w:pPr>
    <w:rPr>
      <w:rFonts w:ascii="Arial" w:eastAsia="Arial Unicode MS" w:hAnsi="Arial" w:cs="Arial"/>
      <w:b/>
      <w:bCs/>
    </w:rPr>
  </w:style>
  <w:style w:type="paragraph" w:customStyle="1" w:styleId="xl84">
    <w:name w:val="xl84"/>
    <w:basedOn w:val="Normal"/>
    <w:pPr>
      <w:spacing w:before="100" w:beforeAutospacing="1" w:after="100" w:afterAutospacing="1"/>
    </w:pPr>
    <w:rPr>
      <w:rFonts w:ascii="Arial" w:eastAsia="Arial Unicode MS" w:hAnsi="Arial" w:cs="Arial"/>
      <w:u w:val="single"/>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b/>
      <w:bCs/>
      <w:sz w:val="22"/>
      <w:szCs w:val="22"/>
    </w:rPr>
  </w:style>
  <w:style w:type="paragraph" w:customStyle="1" w:styleId="xl87">
    <w:name w:val="xl87"/>
    <w:basedOn w:val="Normal"/>
    <w:pPr>
      <w:spacing w:before="100" w:beforeAutospacing="1" w:after="100" w:afterAutospacing="1"/>
    </w:pPr>
    <w:rPr>
      <w:rFonts w:ascii="Arial" w:eastAsia="Arial Unicode MS" w:hAnsi="Arial" w:cs="Arial"/>
      <w:b/>
      <w:bCs/>
      <w:sz w:val="22"/>
      <w:szCs w:val="22"/>
    </w:rPr>
  </w:style>
  <w:style w:type="paragraph" w:customStyle="1" w:styleId="xl88">
    <w:name w:val="xl8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sz w:val="22"/>
      <w:szCs w:val="22"/>
    </w:rPr>
  </w:style>
  <w:style w:type="paragraph" w:customStyle="1" w:styleId="xl89">
    <w:name w:val="xl89"/>
    <w:basedOn w:val="Normal"/>
    <w:pPr>
      <w:pBdr>
        <w:top w:val="single" w:sz="4" w:space="0" w:color="auto"/>
        <w:left w:val="single" w:sz="4" w:space="0" w:color="auto"/>
        <w:bottom w:val="single" w:sz="4" w:space="0" w:color="auto"/>
      </w:pBdr>
      <w:spacing w:before="100" w:beforeAutospacing="1" w:after="100" w:afterAutospacing="1"/>
      <w:jc w:val="center"/>
    </w:pPr>
    <w:rPr>
      <w:rFonts w:ascii="Arial" w:eastAsia="Arial Unicode MS" w:hAnsi="Arial" w:cs="Arial"/>
      <w:b/>
      <w:bCs/>
      <w:sz w:val="22"/>
      <w:szCs w:val="22"/>
    </w:rPr>
  </w:style>
  <w:style w:type="paragraph" w:customStyle="1" w:styleId="xl90">
    <w:name w:val="xl90"/>
    <w:basedOn w:val="Normal"/>
    <w:pPr>
      <w:pBdr>
        <w:top w:val="single" w:sz="4" w:space="0" w:color="auto"/>
        <w:bottom w:val="single" w:sz="4" w:space="0" w:color="auto"/>
      </w:pBdr>
      <w:spacing w:before="100" w:beforeAutospacing="1" w:after="100" w:afterAutospacing="1"/>
      <w:jc w:val="center"/>
    </w:pPr>
    <w:rPr>
      <w:rFonts w:ascii="Arial" w:eastAsia="Arial Unicode MS" w:hAnsi="Arial" w:cs="Arial"/>
      <w:b/>
      <w:bCs/>
      <w:sz w:val="22"/>
      <w:szCs w:val="22"/>
    </w:rPr>
  </w:style>
  <w:style w:type="paragraph" w:customStyle="1" w:styleId="xl91">
    <w:name w:val="xl91"/>
    <w:basedOn w:val="Normal"/>
    <w:pPr>
      <w:pBdr>
        <w:top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b/>
      <w:bCs/>
      <w:sz w:val="22"/>
      <w:szCs w:val="22"/>
    </w:rPr>
  </w:style>
  <w:style w:type="paragraph" w:customStyle="1" w:styleId="xl92">
    <w:name w:val="xl92"/>
    <w:basedOn w:val="Normal"/>
    <w:pPr>
      <w:spacing w:before="100" w:beforeAutospacing="1" w:after="100" w:afterAutospacing="1"/>
      <w:jc w:val="center"/>
    </w:pPr>
    <w:rPr>
      <w:rFonts w:ascii="Arial" w:eastAsia="Arial Unicode MS" w:hAnsi="Arial" w:cs="Arial"/>
      <w:b/>
      <w:bCs/>
      <w:sz w:val="22"/>
      <w:szCs w:val="22"/>
    </w:rPr>
  </w:style>
  <w:style w:type="paragraph" w:customStyle="1" w:styleId="xl93">
    <w:name w:val="xl93"/>
    <w:basedOn w:val="Normal"/>
    <w:pPr>
      <w:spacing w:before="100" w:beforeAutospacing="1" w:after="100" w:afterAutospacing="1"/>
      <w:jc w:val="center"/>
    </w:pPr>
    <w:rPr>
      <w:rFonts w:ascii="Arial" w:eastAsia="Arial Unicode MS" w:hAnsi="Arial" w:cs="Arial"/>
      <w:b/>
      <w:bCs/>
      <w:sz w:val="22"/>
      <w:szCs w:val="22"/>
    </w:rPr>
  </w:style>
  <w:style w:type="character" w:styleId="Forte">
    <w:name w:val="Strong"/>
    <w:qFormat/>
    <w:rPr>
      <w:b/>
      <w:bCs/>
    </w:rPr>
  </w:style>
  <w:style w:type="paragraph" w:customStyle="1" w:styleId="BNDES">
    <w:name w:val="BNDES"/>
    <w:basedOn w:val="Normal"/>
    <w:pPr>
      <w:jc w:val="both"/>
    </w:pPr>
  </w:style>
  <w:style w:type="paragraph" w:customStyle="1" w:styleId="xl46">
    <w:name w:val="xl4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eastAsia="Arial Unicode MS" w:hAnsi="Calibri" w:cs="Arial Unicode MS"/>
      <w:sz w:val="22"/>
      <w:szCs w:val="22"/>
    </w:rPr>
  </w:style>
  <w:style w:type="paragraph" w:customStyle="1" w:styleId="xl47">
    <w:name w:val="xl4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eastAsia="Arial Unicode MS" w:hAnsi="Calibri" w:cs="Arial Unicode MS"/>
      <w:color w:val="000000"/>
      <w:sz w:val="22"/>
      <w:szCs w:val="22"/>
    </w:rPr>
  </w:style>
  <w:style w:type="paragraph" w:customStyle="1" w:styleId="xl48">
    <w:name w:val="xl4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eastAsia="Arial Unicode MS" w:hAnsi="Calibri" w:cs="Arial Unicode MS"/>
      <w:color w:val="000000"/>
      <w:sz w:val="22"/>
      <w:szCs w:val="22"/>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0000"/>
      <w:spacing w:before="100" w:beforeAutospacing="1" w:after="100" w:afterAutospacing="1"/>
    </w:pPr>
    <w:rPr>
      <w:rFonts w:ascii="Arial" w:eastAsia="Arial Unicode MS" w:hAnsi="Arial" w:cs="Arial"/>
      <w:b/>
      <w:bCs/>
      <w:sz w:val="22"/>
      <w:szCs w:val="22"/>
    </w:rPr>
  </w:style>
  <w:style w:type="paragraph" w:customStyle="1" w:styleId="xl50">
    <w:name w:val="xl50"/>
    <w:basedOn w:val="Normal"/>
    <w:pPr>
      <w:pBdr>
        <w:top w:val="single" w:sz="4" w:space="0" w:color="auto"/>
        <w:left w:val="single" w:sz="4" w:space="0" w:color="auto"/>
        <w:bottom w:val="single" w:sz="4" w:space="0" w:color="auto"/>
      </w:pBdr>
      <w:spacing w:before="100" w:beforeAutospacing="1" w:after="100" w:afterAutospacing="1"/>
      <w:jc w:val="center"/>
    </w:pPr>
    <w:rPr>
      <w:rFonts w:ascii="Calibri" w:eastAsia="Arial Unicode MS" w:hAnsi="Calibri" w:cs="Arial Unicode MS"/>
      <w:b/>
      <w:bCs/>
      <w:color w:val="000000"/>
      <w:sz w:val="22"/>
      <w:szCs w:val="22"/>
    </w:rPr>
  </w:style>
  <w:style w:type="paragraph" w:customStyle="1" w:styleId="xl51">
    <w:name w:val="xl51"/>
    <w:basedOn w:val="Normal"/>
    <w:pPr>
      <w:pBdr>
        <w:top w:val="single" w:sz="4" w:space="0" w:color="auto"/>
        <w:bottom w:val="single" w:sz="4" w:space="0" w:color="auto"/>
      </w:pBdr>
      <w:spacing w:before="100" w:beforeAutospacing="1" w:after="100" w:afterAutospacing="1"/>
      <w:jc w:val="center"/>
    </w:pPr>
    <w:rPr>
      <w:rFonts w:ascii="Calibri" w:eastAsia="Arial Unicode MS" w:hAnsi="Calibri" w:cs="Arial Unicode MS"/>
      <w:b/>
      <w:bCs/>
      <w:color w:val="000000"/>
      <w:sz w:val="22"/>
      <w:szCs w:val="22"/>
    </w:rPr>
  </w:style>
  <w:style w:type="paragraph" w:customStyle="1" w:styleId="xl52">
    <w:name w:val="xl52"/>
    <w:basedOn w:val="Normal"/>
    <w:pPr>
      <w:pBdr>
        <w:top w:val="single" w:sz="4" w:space="0" w:color="auto"/>
        <w:bottom w:val="single" w:sz="4" w:space="0" w:color="auto"/>
        <w:right w:val="single" w:sz="4" w:space="0" w:color="auto"/>
      </w:pBdr>
      <w:spacing w:before="100" w:beforeAutospacing="1" w:after="100" w:afterAutospacing="1"/>
      <w:jc w:val="center"/>
    </w:pPr>
    <w:rPr>
      <w:rFonts w:ascii="Calibri" w:eastAsia="Arial Unicode MS" w:hAnsi="Calibri" w:cs="Arial Unicode MS"/>
      <w:b/>
      <w:bCs/>
      <w:color w:val="000000"/>
      <w:sz w:val="22"/>
      <w:szCs w:val="22"/>
    </w:rPr>
  </w:style>
  <w:style w:type="paragraph" w:customStyle="1" w:styleId="xl53">
    <w:name w:val="xl53"/>
    <w:basedOn w:val="Normal"/>
    <w:pPr>
      <w:pBdr>
        <w:top w:val="single" w:sz="4" w:space="0" w:color="auto"/>
        <w:left w:val="single" w:sz="4" w:space="0" w:color="auto"/>
        <w:bottom w:val="single" w:sz="4" w:space="0" w:color="auto"/>
      </w:pBdr>
      <w:shd w:val="clear" w:color="auto" w:fill="FFFF00"/>
      <w:spacing w:before="100" w:beforeAutospacing="1" w:after="100" w:afterAutospacing="1"/>
      <w:jc w:val="center"/>
    </w:pPr>
    <w:rPr>
      <w:rFonts w:ascii="Arial" w:eastAsia="Arial Unicode MS" w:hAnsi="Arial" w:cs="Arial"/>
      <w:b/>
      <w:bCs/>
      <w:sz w:val="22"/>
      <w:szCs w:val="22"/>
    </w:rPr>
  </w:style>
  <w:style w:type="paragraph" w:customStyle="1" w:styleId="xl54">
    <w:name w:val="xl54"/>
    <w:basedOn w:val="Normal"/>
    <w:pPr>
      <w:pBdr>
        <w:top w:val="single" w:sz="4" w:space="0" w:color="auto"/>
        <w:bottom w:val="single" w:sz="4" w:space="0" w:color="auto"/>
      </w:pBdr>
      <w:shd w:val="clear" w:color="auto" w:fill="FFFF00"/>
      <w:spacing w:before="100" w:beforeAutospacing="1" w:after="100" w:afterAutospacing="1"/>
      <w:jc w:val="center"/>
    </w:pPr>
    <w:rPr>
      <w:rFonts w:ascii="Arial" w:eastAsia="Arial Unicode MS" w:hAnsi="Arial" w:cs="Arial"/>
      <w:b/>
      <w:bCs/>
      <w:sz w:val="22"/>
      <w:szCs w:val="22"/>
    </w:rPr>
  </w:style>
  <w:style w:type="paragraph" w:customStyle="1" w:styleId="xl55">
    <w:name w:val="xl55"/>
    <w:basedOn w:val="Normal"/>
    <w:pPr>
      <w:pBdr>
        <w:top w:val="single" w:sz="4" w:space="0" w:color="auto"/>
        <w:bottom w:val="single" w:sz="4" w:space="0" w:color="auto"/>
        <w:right w:val="single" w:sz="4" w:space="0" w:color="auto"/>
      </w:pBdr>
      <w:shd w:val="clear" w:color="auto" w:fill="FFFF00"/>
      <w:spacing w:before="100" w:beforeAutospacing="1" w:after="100" w:afterAutospacing="1"/>
      <w:jc w:val="center"/>
    </w:pPr>
    <w:rPr>
      <w:rFonts w:ascii="Arial" w:eastAsia="Arial Unicode MS" w:hAnsi="Arial" w:cs="Arial"/>
      <w:b/>
      <w:bCs/>
      <w:sz w:val="22"/>
      <w:szCs w:val="22"/>
    </w:rPr>
  </w:style>
  <w:style w:type="paragraph" w:customStyle="1" w:styleId="Titulo1">
    <w:name w:val="Titulo 1"/>
    <w:basedOn w:val="Normal"/>
    <w:pPr>
      <w:numPr>
        <w:numId w:val="12"/>
      </w:numPr>
      <w:ind w:right="20"/>
      <w:outlineLvl w:val="0"/>
    </w:pPr>
    <w:rPr>
      <w:rFonts w:ascii="Arial" w:hAnsi="Arial" w:cs="Arial"/>
      <w:b/>
      <w:bCs/>
      <w:color w:val="000000"/>
      <w:spacing w:val="-1"/>
      <w:szCs w:val="28"/>
    </w:rPr>
  </w:style>
  <w:style w:type="paragraph" w:customStyle="1" w:styleId="Titulo2">
    <w:name w:val="Titulo 2"/>
    <w:basedOn w:val="Normal"/>
    <w:pPr>
      <w:numPr>
        <w:ilvl w:val="1"/>
        <w:numId w:val="12"/>
      </w:numPr>
      <w:jc w:val="both"/>
    </w:pPr>
    <w:rPr>
      <w:rFonts w:ascii="Arial" w:hAnsi="Arial" w:cs="Arial"/>
      <w:b/>
      <w:bCs/>
      <w:color w:val="000000"/>
      <w:spacing w:val="-1"/>
      <w:szCs w:val="28"/>
    </w:rPr>
  </w:style>
  <w:style w:type="paragraph" w:styleId="Textodebalo">
    <w:name w:val="Balloon Text"/>
    <w:basedOn w:val="Normal"/>
    <w:uiPriority w:val="99"/>
    <w:semiHidden/>
    <w:unhideWhenUsed/>
    <w:rPr>
      <w:rFonts w:ascii="Tahoma" w:hAnsi="Tahoma" w:cs="Tahoma"/>
      <w:sz w:val="16"/>
      <w:szCs w:val="16"/>
    </w:rPr>
  </w:style>
  <w:style w:type="character" w:customStyle="1" w:styleId="TextodebaloChar">
    <w:name w:val="Texto de balão Char"/>
    <w:uiPriority w:val="99"/>
    <w:semiHidden/>
    <w:rPr>
      <w:rFonts w:ascii="Tahoma" w:hAnsi="Tahoma" w:cs="Tahoma"/>
      <w:sz w:val="16"/>
      <w:szCs w:val="16"/>
    </w:rPr>
  </w:style>
  <w:style w:type="character" w:customStyle="1" w:styleId="TtuloChar">
    <w:name w:val="Título Char"/>
    <w:link w:val="Ttulo"/>
    <w:rsid w:val="006122B8"/>
    <w:rPr>
      <w:rFonts w:ascii="Arial" w:hAnsi="Arial" w:cs="Arial"/>
      <w:b/>
      <w:bCs/>
      <w:sz w:val="36"/>
      <w:szCs w:val="24"/>
    </w:rPr>
  </w:style>
  <w:style w:type="character" w:customStyle="1" w:styleId="apple-converted-space">
    <w:name w:val="apple-converted-space"/>
    <w:rsid w:val="001812D0"/>
  </w:style>
  <w:style w:type="table" w:styleId="Tabelacomgrade">
    <w:name w:val="Table Grid"/>
    <w:basedOn w:val="Tabelanormal"/>
    <w:rsid w:val="005B50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link w:val="Rodap"/>
    <w:uiPriority w:val="99"/>
    <w:rsid w:val="001F6306"/>
    <w:rPr>
      <w:sz w:val="24"/>
      <w:szCs w:val="24"/>
    </w:rPr>
  </w:style>
  <w:style w:type="paragraph" w:customStyle="1" w:styleId="Titulo">
    <w:name w:val="Titulo"/>
    <w:basedOn w:val="Normal"/>
    <w:qFormat/>
    <w:rsid w:val="001F6306"/>
    <w:pPr>
      <w:spacing w:line="276" w:lineRule="auto"/>
    </w:pPr>
    <w:rPr>
      <w:rFonts w:ascii="Tahoma" w:eastAsia="MS PGothic" w:hAnsi="Tahoma" w:cs="Tahoma"/>
      <w:color w:val="005051"/>
      <w:sz w:val="44"/>
      <w:lang w:val="en-US" w:eastAsia="en-US"/>
    </w:rPr>
  </w:style>
  <w:style w:type="paragraph" w:customStyle="1" w:styleId="Texto">
    <w:name w:val="Texto"/>
    <w:basedOn w:val="Normal"/>
    <w:qFormat/>
    <w:rsid w:val="001F6306"/>
    <w:pPr>
      <w:spacing w:line="276" w:lineRule="auto"/>
    </w:pPr>
    <w:rPr>
      <w:rFonts w:ascii="Tahoma" w:eastAsia="MS PGothic" w:hAnsi="Tahoma" w:cs="Tahoma"/>
      <w:sz w:val="22"/>
      <w:lang w:val="en-US" w:eastAsia="en-US"/>
    </w:rPr>
  </w:style>
  <w:style w:type="character" w:customStyle="1" w:styleId="Ttulo5Char">
    <w:name w:val="Título 5 Char"/>
    <w:link w:val="Ttulo5"/>
    <w:rsid w:val="001F6306"/>
    <w:rPr>
      <w:rFonts w:ascii="Arial" w:hAnsi="Arial" w:cs="Arial"/>
      <w:b/>
      <w:bCs/>
    </w:rPr>
  </w:style>
  <w:style w:type="character" w:customStyle="1" w:styleId="Ttulo6Char">
    <w:name w:val="Título 6 Char"/>
    <w:link w:val="Ttulo6"/>
    <w:rsid w:val="001F6306"/>
    <w:rPr>
      <w:rFonts w:ascii="Arial" w:hAnsi="Arial" w:cs="Arial"/>
      <w:b/>
      <w:sz w:val="24"/>
      <w:szCs w:val="24"/>
    </w:rPr>
  </w:style>
  <w:style w:type="character" w:customStyle="1" w:styleId="Corpodetexto2Char">
    <w:name w:val="Corpo de texto 2 Char"/>
    <w:link w:val="Corpodetexto2"/>
    <w:semiHidden/>
    <w:rsid w:val="001F6306"/>
    <w:rPr>
      <w:rFonts w:ascii="Arial" w:hAnsi="Arial"/>
      <w:color w:val="FF0000"/>
      <w:sz w:val="24"/>
    </w:rPr>
  </w:style>
  <w:style w:type="character" w:customStyle="1" w:styleId="Ttulo1Char">
    <w:name w:val="Título 1 Char"/>
    <w:aliases w:val="Título 11 Char"/>
    <w:link w:val="Ttulo1"/>
    <w:uiPriority w:val="9"/>
    <w:rsid w:val="001F6306"/>
    <w:rPr>
      <w:rFonts w:ascii="Arial Narrow" w:hAnsi="Arial Narrow"/>
      <w:b/>
      <w:bCs/>
      <w:sz w:val="24"/>
      <w:szCs w:val="24"/>
      <w:lang w:eastAsia="ar-SA"/>
    </w:rPr>
  </w:style>
  <w:style w:type="character" w:customStyle="1" w:styleId="Ttulo2Char">
    <w:name w:val="Título 2 Char"/>
    <w:aliases w:val="Título 21 Char"/>
    <w:link w:val="Ttulo2"/>
    <w:uiPriority w:val="9"/>
    <w:rsid w:val="001F6306"/>
    <w:rPr>
      <w:rFonts w:ascii="Arial" w:hAnsi="Arial" w:cs="Arial"/>
      <w:b/>
      <w:bCs/>
      <w:sz w:val="24"/>
      <w:szCs w:val="24"/>
    </w:rPr>
  </w:style>
  <w:style w:type="character" w:customStyle="1" w:styleId="CorpodetextoChar">
    <w:name w:val="Corpo de texto Char"/>
    <w:aliases w:val="Automática Char,Justificado Char,Depois de:  0 pt Char,Orig Qstn Char,Original Question Char,Corpo de texto + 12 pt Char,Esquerda:  2 cm Char,Espaçamento entre ... Char"/>
    <w:link w:val="Corpodetexto"/>
    <w:uiPriority w:val="1"/>
    <w:rsid w:val="001F6306"/>
    <w:rPr>
      <w:sz w:val="24"/>
    </w:rPr>
  </w:style>
  <w:style w:type="character" w:customStyle="1" w:styleId="RecuodecorpodetextoChar">
    <w:name w:val="Recuo de corpo de texto Char"/>
    <w:link w:val="Recuodecorpodetexto"/>
    <w:semiHidden/>
    <w:rsid w:val="001F6306"/>
    <w:rPr>
      <w:rFonts w:ascii="Arial" w:hAnsi="Arial" w:cs="Arial"/>
      <w:sz w:val="24"/>
      <w:szCs w:val="24"/>
    </w:rPr>
  </w:style>
  <w:style w:type="character" w:customStyle="1" w:styleId="Corpodetexto3Char">
    <w:name w:val="Corpo de texto 3 Char"/>
    <w:link w:val="Corpodetexto3"/>
    <w:uiPriority w:val="99"/>
    <w:rsid w:val="001F6306"/>
    <w:rPr>
      <w:rFonts w:ascii="Arial" w:hAnsi="Arial"/>
      <w:sz w:val="24"/>
    </w:rPr>
  </w:style>
  <w:style w:type="paragraph" w:styleId="Reviso">
    <w:name w:val="Revision"/>
    <w:hidden/>
    <w:uiPriority w:val="99"/>
    <w:semiHidden/>
    <w:rsid w:val="00037F3C"/>
    <w:rPr>
      <w:sz w:val="24"/>
      <w:szCs w:val="24"/>
    </w:rPr>
  </w:style>
  <w:style w:type="character" w:customStyle="1" w:styleId="Ttulo3Char">
    <w:name w:val="Título 3 Char"/>
    <w:aliases w:val="h3 Char,H3 Char,l3 Char,H3-Heading3 Char,E3 Char,heading 3 Char,l3+toc 3 Char,CT Char,Sub-section Title Char"/>
    <w:link w:val="Ttulo30"/>
    <w:uiPriority w:val="9"/>
    <w:rsid w:val="00CB5A60"/>
    <w:rPr>
      <w:rFonts w:ascii="Arial" w:hAnsi="Arial" w:cs="Arial"/>
      <w:b/>
      <w:bCs/>
      <w:color w:val="FF0000"/>
      <w:sz w:val="24"/>
    </w:rPr>
  </w:style>
  <w:style w:type="paragraph" w:customStyle="1" w:styleId="TTULO3">
    <w:name w:val="TÍTULO 3"/>
    <w:basedOn w:val="Normal"/>
    <w:link w:val="TTULO3Char0"/>
    <w:qFormat/>
    <w:rsid w:val="00CB5A60"/>
    <w:pPr>
      <w:numPr>
        <w:ilvl w:val="2"/>
        <w:numId w:val="13"/>
      </w:numPr>
      <w:autoSpaceDE w:val="0"/>
      <w:autoSpaceDN w:val="0"/>
      <w:adjustRightInd w:val="0"/>
      <w:spacing w:line="360" w:lineRule="auto"/>
      <w:jc w:val="both"/>
    </w:pPr>
    <w:rPr>
      <w:rFonts w:ascii="Arial" w:hAnsi="Arial" w:cs="Arial"/>
      <w:bCs/>
      <w:sz w:val="20"/>
      <w:szCs w:val="20"/>
    </w:rPr>
  </w:style>
  <w:style w:type="character" w:customStyle="1" w:styleId="TTULO3Char0">
    <w:name w:val="TÍTULO 3 Char"/>
    <w:link w:val="TTULO3"/>
    <w:rsid w:val="00CB5A60"/>
    <w:rPr>
      <w:rFonts w:ascii="Arial" w:hAnsi="Arial" w:cs="Arial"/>
      <w:bCs/>
    </w:rPr>
  </w:style>
  <w:style w:type="paragraph" w:customStyle="1" w:styleId="Nivel1">
    <w:name w:val="Nivel1"/>
    <w:basedOn w:val="Ttulo1"/>
    <w:next w:val="Normal"/>
    <w:link w:val="Nivel1Char"/>
    <w:qFormat/>
    <w:rsid w:val="00C52387"/>
    <w:pPr>
      <w:keepLines/>
      <w:numPr>
        <w:numId w:val="14"/>
      </w:numPr>
      <w:suppressAutoHyphens w:val="0"/>
      <w:spacing w:before="480" w:after="120" w:line="276" w:lineRule="auto"/>
      <w:ind w:left="357" w:hanging="357"/>
      <w:jc w:val="both"/>
    </w:pPr>
    <w:rPr>
      <w:rFonts w:ascii="Arial" w:eastAsia="MS Gothic" w:hAnsi="Arial" w:cs="Arial"/>
      <w:bCs w:val="0"/>
      <w:color w:val="000000"/>
      <w:sz w:val="20"/>
      <w:szCs w:val="20"/>
      <w:lang w:eastAsia="pt-BR"/>
    </w:rPr>
  </w:style>
  <w:style w:type="paragraph" w:customStyle="1" w:styleId="citao2">
    <w:name w:val="citação 2"/>
    <w:basedOn w:val="Citao"/>
    <w:link w:val="citao2Char"/>
    <w:qFormat/>
    <w:rsid w:val="000E4AC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ahoma"/>
      <w:sz w:val="20"/>
      <w:szCs w:val="20"/>
      <w:lang w:eastAsia="en-US"/>
    </w:rPr>
  </w:style>
  <w:style w:type="character" w:customStyle="1" w:styleId="citao2Char">
    <w:name w:val="citação 2 Char"/>
    <w:link w:val="citao2"/>
    <w:rsid w:val="000E4AC5"/>
    <w:rPr>
      <w:rFonts w:ascii="Arial" w:eastAsia="Calibri" w:hAnsi="Arial" w:cs="Tahoma"/>
      <w:i/>
      <w:iCs/>
      <w:color w:val="000000"/>
      <w:shd w:val="clear" w:color="auto" w:fill="FFFFCC"/>
      <w:lang w:eastAsia="en-US"/>
    </w:rPr>
  </w:style>
  <w:style w:type="paragraph" w:styleId="Citao">
    <w:name w:val="Quote"/>
    <w:basedOn w:val="Normal"/>
    <w:next w:val="Normal"/>
    <w:link w:val="CitaoChar"/>
    <w:uiPriority w:val="29"/>
    <w:qFormat/>
    <w:rsid w:val="000E4AC5"/>
    <w:rPr>
      <w:i/>
      <w:iCs/>
      <w:color w:val="000000"/>
    </w:rPr>
  </w:style>
  <w:style w:type="character" w:customStyle="1" w:styleId="CitaoChar">
    <w:name w:val="Citação Char"/>
    <w:link w:val="Citao"/>
    <w:uiPriority w:val="29"/>
    <w:rsid w:val="000E4AC5"/>
    <w:rPr>
      <w:i/>
      <w:iCs/>
      <w:color w:val="000000"/>
      <w:sz w:val="24"/>
      <w:szCs w:val="24"/>
    </w:rPr>
  </w:style>
  <w:style w:type="paragraph" w:customStyle="1" w:styleId="Nivel010">
    <w:name w:val="Nivel 01"/>
    <w:basedOn w:val="Ttulo1"/>
    <w:next w:val="Normal"/>
    <w:link w:val="Nivel01Char"/>
    <w:qFormat/>
    <w:rsid w:val="008C2682"/>
    <w:pPr>
      <w:keepLines/>
      <w:numPr>
        <w:numId w:val="0"/>
      </w:numPr>
      <w:tabs>
        <w:tab w:val="left" w:pos="567"/>
      </w:tabs>
      <w:suppressAutoHyphens w:val="0"/>
      <w:spacing w:before="240"/>
      <w:jc w:val="both"/>
    </w:pPr>
    <w:rPr>
      <w:rFonts w:ascii="Ecofont_Spranq_eco_Sans" w:eastAsia="MS Gothic" w:hAnsi="Ecofont_Spranq_eco_Sans"/>
      <w:color w:val="000000"/>
      <w:sz w:val="20"/>
      <w:szCs w:val="20"/>
      <w:lang w:eastAsia="pt-BR"/>
    </w:rPr>
  </w:style>
  <w:style w:type="character" w:customStyle="1" w:styleId="Nivel01Char">
    <w:name w:val="Nivel 01 Char"/>
    <w:link w:val="Nivel010"/>
    <w:rsid w:val="00226C08"/>
    <w:rPr>
      <w:rFonts w:ascii="Ecofont_Spranq_eco_Sans" w:eastAsia="MS Gothic" w:hAnsi="Ecofont_Spranq_eco_Sans"/>
      <w:b/>
      <w:bCs/>
      <w:color w:val="000000"/>
    </w:rPr>
  </w:style>
  <w:style w:type="numbering" w:customStyle="1" w:styleId="Estilo2">
    <w:name w:val="Estilo2"/>
    <w:uiPriority w:val="99"/>
    <w:rsid w:val="00C357E0"/>
    <w:pPr>
      <w:numPr>
        <w:numId w:val="15"/>
      </w:numPr>
    </w:pPr>
  </w:style>
  <w:style w:type="numbering" w:customStyle="1" w:styleId="Estilo3">
    <w:name w:val="Estilo3"/>
    <w:uiPriority w:val="99"/>
    <w:rsid w:val="00C357E0"/>
    <w:pPr>
      <w:numPr>
        <w:numId w:val="16"/>
      </w:numPr>
    </w:pPr>
  </w:style>
  <w:style w:type="character" w:customStyle="1" w:styleId="Nivel1Char">
    <w:name w:val="Nivel1 Char"/>
    <w:link w:val="Nivel1"/>
    <w:rsid w:val="00C357E0"/>
    <w:rPr>
      <w:rFonts w:ascii="Arial" w:eastAsia="MS Gothic" w:hAnsi="Arial" w:cs="Arial"/>
      <w:b/>
      <w:color w:val="000000"/>
    </w:rPr>
  </w:style>
  <w:style w:type="paragraph" w:customStyle="1" w:styleId="Nivel01">
    <w:name w:val="Nivel_01"/>
    <w:basedOn w:val="Ttulo1"/>
    <w:link w:val="Nivel01Char0"/>
    <w:qFormat/>
    <w:rsid w:val="00944298"/>
    <w:pPr>
      <w:keepLines/>
      <w:numPr>
        <w:numId w:val="17"/>
      </w:numPr>
      <w:tabs>
        <w:tab w:val="left" w:pos="567"/>
      </w:tabs>
      <w:suppressAutoHyphens w:val="0"/>
      <w:spacing w:before="240"/>
      <w:jc w:val="both"/>
    </w:pPr>
    <w:rPr>
      <w:rFonts w:ascii="Ecofont_Spranq_eco_Sans" w:eastAsia="MS Gothic" w:hAnsi="Ecofont_Spranq_eco_Sans"/>
      <w:sz w:val="20"/>
      <w:szCs w:val="20"/>
      <w:lang w:eastAsia="pt-BR"/>
    </w:rPr>
  </w:style>
  <w:style w:type="character" w:customStyle="1" w:styleId="Nivel01Char0">
    <w:name w:val="Nivel_01 Char"/>
    <w:link w:val="Nivel01"/>
    <w:rsid w:val="00944298"/>
    <w:rPr>
      <w:rFonts w:ascii="Ecofont_Spranq_eco_Sans" w:eastAsia="MS Gothic" w:hAnsi="Ecofont_Spranq_eco_Sans"/>
      <w:b/>
      <w:bCs/>
    </w:rPr>
  </w:style>
  <w:style w:type="paragraph" w:styleId="NormalWeb">
    <w:name w:val="Normal (Web)"/>
    <w:basedOn w:val="Normal"/>
    <w:uiPriority w:val="99"/>
    <w:semiHidden/>
    <w:unhideWhenUsed/>
    <w:rsid w:val="00A644A2"/>
    <w:pPr>
      <w:spacing w:before="100" w:beforeAutospacing="1" w:after="100" w:afterAutospacing="1"/>
    </w:pPr>
  </w:style>
  <w:style w:type="character" w:styleId="Refdecomentrio">
    <w:name w:val="annotation reference"/>
    <w:uiPriority w:val="99"/>
    <w:semiHidden/>
    <w:unhideWhenUsed/>
    <w:rsid w:val="00461DAF"/>
    <w:rPr>
      <w:sz w:val="16"/>
      <w:szCs w:val="16"/>
    </w:rPr>
  </w:style>
  <w:style w:type="paragraph" w:styleId="Textodecomentrio">
    <w:name w:val="annotation text"/>
    <w:basedOn w:val="Normal"/>
    <w:link w:val="TextodecomentrioChar"/>
    <w:uiPriority w:val="99"/>
    <w:unhideWhenUsed/>
    <w:rsid w:val="00461DAF"/>
    <w:rPr>
      <w:sz w:val="20"/>
      <w:szCs w:val="20"/>
    </w:rPr>
  </w:style>
  <w:style w:type="character" w:customStyle="1" w:styleId="TextodecomentrioChar">
    <w:name w:val="Texto de comentário Char"/>
    <w:basedOn w:val="Fontepargpadro"/>
    <w:link w:val="Textodecomentrio"/>
    <w:uiPriority w:val="99"/>
    <w:rsid w:val="00461DAF"/>
  </w:style>
  <w:style w:type="paragraph" w:styleId="Assuntodocomentrio">
    <w:name w:val="annotation subject"/>
    <w:basedOn w:val="Textodecomentrio"/>
    <w:next w:val="Textodecomentrio"/>
    <w:link w:val="AssuntodocomentrioChar"/>
    <w:uiPriority w:val="99"/>
    <w:semiHidden/>
    <w:unhideWhenUsed/>
    <w:rsid w:val="00461DAF"/>
    <w:rPr>
      <w:b/>
      <w:bCs/>
    </w:rPr>
  </w:style>
  <w:style w:type="character" w:customStyle="1" w:styleId="AssuntodocomentrioChar">
    <w:name w:val="Assunto do comentário Char"/>
    <w:link w:val="Assuntodocomentrio"/>
    <w:uiPriority w:val="99"/>
    <w:semiHidden/>
    <w:rsid w:val="00461DAF"/>
    <w:rPr>
      <w:b/>
      <w:bCs/>
    </w:rPr>
  </w:style>
  <w:style w:type="paragraph" w:customStyle="1" w:styleId="artigo">
    <w:name w:val="artigo"/>
    <w:basedOn w:val="Normal"/>
    <w:rsid w:val="009C1071"/>
    <w:pPr>
      <w:spacing w:before="100" w:beforeAutospacing="1" w:after="100" w:afterAutospacing="1"/>
    </w:pPr>
  </w:style>
  <w:style w:type="character" w:customStyle="1" w:styleId="object">
    <w:name w:val="object"/>
    <w:rsid w:val="00312E82"/>
  </w:style>
  <w:style w:type="paragraph" w:styleId="SemEspaamento">
    <w:name w:val="No Spacing"/>
    <w:link w:val="SemEspaamentoChar"/>
    <w:uiPriority w:val="1"/>
    <w:qFormat/>
    <w:rsid w:val="00707EFE"/>
    <w:rPr>
      <w:rFonts w:ascii="Calibri" w:hAnsi="Calibri"/>
      <w:sz w:val="22"/>
      <w:szCs w:val="22"/>
    </w:rPr>
  </w:style>
  <w:style w:type="character" w:customStyle="1" w:styleId="SemEspaamentoChar">
    <w:name w:val="Sem Espaçamento Char"/>
    <w:link w:val="SemEspaamento"/>
    <w:uiPriority w:val="1"/>
    <w:rsid w:val="00707EFE"/>
    <w:rPr>
      <w:rFonts w:ascii="Calibri" w:hAnsi="Calibri"/>
      <w:sz w:val="22"/>
      <w:szCs w:val="22"/>
    </w:rPr>
  </w:style>
  <w:style w:type="paragraph" w:customStyle="1" w:styleId="TtuloFinep3">
    <w:name w:val="Título Finep 3"/>
    <w:basedOn w:val="Normal"/>
    <w:qFormat/>
    <w:rsid w:val="001C61E4"/>
    <w:pPr>
      <w:numPr>
        <w:ilvl w:val="2"/>
        <w:numId w:val="19"/>
      </w:numPr>
      <w:suppressAutoHyphens/>
      <w:autoSpaceDN w:val="0"/>
      <w:spacing w:before="240" w:after="120"/>
      <w:jc w:val="both"/>
      <w:textAlignment w:val="baseline"/>
    </w:pPr>
    <w:rPr>
      <w:rFonts w:ascii="Tahoma" w:hAnsi="Tahoma" w:cs="Tahoma"/>
      <w:b/>
      <w:bCs/>
      <w:color w:val="FFFFFF"/>
      <w:kern w:val="3"/>
      <w:sz w:val="22"/>
      <w:szCs w:val="22"/>
    </w:rPr>
  </w:style>
  <w:style w:type="paragraph" w:customStyle="1" w:styleId="TtuloFinep2">
    <w:name w:val="Título Finep 2"/>
    <w:basedOn w:val="Normal"/>
    <w:qFormat/>
    <w:rsid w:val="001C61E4"/>
    <w:pPr>
      <w:numPr>
        <w:ilvl w:val="1"/>
        <w:numId w:val="19"/>
      </w:numPr>
      <w:suppressAutoHyphens/>
      <w:autoSpaceDN w:val="0"/>
      <w:spacing w:before="240" w:after="120"/>
      <w:ind w:left="574"/>
      <w:jc w:val="both"/>
      <w:textAlignment w:val="baseline"/>
    </w:pPr>
    <w:rPr>
      <w:rFonts w:ascii="Tahoma" w:hAnsi="Tahoma" w:cs="Tahoma"/>
      <w:b/>
      <w:bCs/>
      <w:color w:val="DD4F05"/>
      <w:kern w:val="3"/>
      <w:sz w:val="22"/>
      <w:szCs w:val="22"/>
    </w:rPr>
  </w:style>
  <w:style w:type="paragraph" w:customStyle="1" w:styleId="TtuloFinep1">
    <w:name w:val="Título Finep 1"/>
    <w:basedOn w:val="Normal"/>
    <w:link w:val="TtuloFinep1Char"/>
    <w:qFormat/>
    <w:rsid w:val="001C61E4"/>
    <w:pPr>
      <w:numPr>
        <w:numId w:val="19"/>
      </w:numPr>
      <w:suppressAutoHyphens/>
      <w:autoSpaceDN w:val="0"/>
      <w:spacing w:before="240" w:after="120"/>
      <w:jc w:val="both"/>
      <w:textAlignment w:val="baseline"/>
    </w:pPr>
    <w:rPr>
      <w:rFonts w:ascii="Tahoma" w:hAnsi="Tahoma" w:cs="Tahoma"/>
      <w:b/>
      <w:bCs/>
      <w:color w:val="DD4F05"/>
      <w:kern w:val="3"/>
      <w:sz w:val="22"/>
      <w:szCs w:val="22"/>
    </w:rPr>
  </w:style>
  <w:style w:type="character" w:customStyle="1" w:styleId="TtuloFinep1Char">
    <w:name w:val="Título Finep 1 Char"/>
    <w:link w:val="TtuloFinep1"/>
    <w:rsid w:val="001C61E4"/>
    <w:rPr>
      <w:rFonts w:ascii="Tahoma" w:hAnsi="Tahoma" w:cs="Tahoma"/>
      <w:b/>
      <w:bCs/>
      <w:color w:val="DD4F05"/>
      <w:kern w:val="3"/>
      <w:sz w:val="22"/>
      <w:szCs w:val="22"/>
    </w:rPr>
  </w:style>
  <w:style w:type="character" w:customStyle="1" w:styleId="PargrafodaListaChar">
    <w:name w:val="Parágrafo da Lista Char"/>
    <w:link w:val="PargrafodaLista"/>
    <w:uiPriority w:val="1"/>
    <w:locked/>
    <w:rsid w:val="00C5591E"/>
    <w:rPr>
      <w:rFonts w:ascii="Calibri" w:eastAsia="Calibri" w:hAnsi="Calibri"/>
      <w:sz w:val="22"/>
      <w:szCs w:val="22"/>
      <w:lang w:eastAsia="en-US"/>
    </w:rPr>
  </w:style>
  <w:style w:type="character" w:customStyle="1" w:styleId="Ttulo4Char">
    <w:name w:val="Título 4 Char"/>
    <w:aliases w:val="4 dash Char,d Char,3 Char"/>
    <w:link w:val="Ttulo4"/>
    <w:uiPriority w:val="1"/>
    <w:rsid w:val="00F84D97"/>
    <w:rPr>
      <w:rFonts w:ascii="Arial" w:hAnsi="Arial" w:cs="Arial"/>
      <w:bCs/>
      <w:sz w:val="24"/>
    </w:rPr>
  </w:style>
  <w:style w:type="paragraph" w:customStyle="1" w:styleId="TableParagraph">
    <w:name w:val="Table Paragraph"/>
    <w:basedOn w:val="Normal"/>
    <w:uiPriority w:val="1"/>
    <w:qFormat/>
    <w:rsid w:val="00780CF3"/>
    <w:pPr>
      <w:widowControl w:val="0"/>
      <w:autoSpaceDE w:val="0"/>
      <w:autoSpaceDN w:val="0"/>
    </w:pPr>
    <w:rPr>
      <w:rFonts w:ascii="Tahoma" w:eastAsia="Tahoma" w:hAnsi="Tahoma" w:cs="Tahoma"/>
      <w:sz w:val="22"/>
      <w:szCs w:val="22"/>
      <w:lang w:val="pt-PT" w:eastAsia="pt-PT" w:bidi="pt-PT"/>
    </w:rPr>
  </w:style>
  <w:style w:type="character" w:styleId="MenoPendente">
    <w:name w:val="Unresolved Mention"/>
    <w:basedOn w:val="Fontepargpadro"/>
    <w:uiPriority w:val="99"/>
    <w:semiHidden/>
    <w:unhideWhenUsed/>
    <w:rsid w:val="00E57133"/>
    <w:rPr>
      <w:color w:val="605E5C"/>
      <w:shd w:val="clear" w:color="auto" w:fill="E1DFDD"/>
    </w:rPr>
  </w:style>
  <w:style w:type="paragraph" w:customStyle="1" w:styleId="Nvel2-Red">
    <w:name w:val="Nível 2 -Red"/>
    <w:basedOn w:val="Normal"/>
    <w:link w:val="Nvel2-RedChar"/>
    <w:autoRedefine/>
    <w:qFormat/>
    <w:rsid w:val="007B279F"/>
    <w:pPr>
      <w:numPr>
        <w:numId w:val="30"/>
      </w:numPr>
      <w:spacing w:before="120" w:after="120" w:line="276" w:lineRule="auto"/>
      <w:jc w:val="both"/>
    </w:pPr>
    <w:rPr>
      <w:rFonts w:ascii="Arial" w:eastAsia="Arial" w:hAnsi="Arial" w:cs="Arial"/>
      <w:i/>
      <w:iCs/>
      <w:color w:val="FF0000"/>
      <w:sz w:val="20"/>
      <w:szCs w:val="20"/>
    </w:rPr>
  </w:style>
  <w:style w:type="character" w:customStyle="1" w:styleId="Nvel2-RedChar">
    <w:name w:val="Nível 2 -Red Char"/>
    <w:basedOn w:val="Fontepargpadro"/>
    <w:link w:val="Nvel2-Red"/>
    <w:rsid w:val="007B279F"/>
    <w:rPr>
      <w:rFonts w:ascii="Arial" w:eastAsia="Arial" w:hAnsi="Arial" w:cs="Arial"/>
      <w:i/>
      <w:iCs/>
      <w:color w:val="FF0000"/>
    </w:rPr>
  </w:style>
  <w:style w:type="paragraph" w:customStyle="1" w:styleId="Nivel2">
    <w:name w:val="Nivel 2"/>
    <w:basedOn w:val="Normal"/>
    <w:link w:val="Nivel2Char"/>
    <w:autoRedefine/>
    <w:qFormat/>
    <w:rsid w:val="003879FE"/>
    <w:pPr>
      <w:spacing w:before="120" w:after="120" w:line="276" w:lineRule="auto"/>
      <w:jc w:val="both"/>
    </w:pPr>
    <w:rPr>
      <w:rFonts w:ascii="Arial" w:eastAsia="Arial" w:hAnsi="Arial" w:cs="Arial"/>
      <w:color w:val="000000"/>
      <w:sz w:val="20"/>
      <w:szCs w:val="20"/>
    </w:rPr>
  </w:style>
  <w:style w:type="character" w:customStyle="1" w:styleId="Nivel2Char">
    <w:name w:val="Nivel 2 Char"/>
    <w:basedOn w:val="Fontepargpadro"/>
    <w:link w:val="Nivel2"/>
    <w:locked/>
    <w:rsid w:val="003879FE"/>
    <w:rPr>
      <w:rFonts w:ascii="Arial" w:eastAsia="Arial" w:hAnsi="Arial" w:cs="Arial"/>
      <w:color w:val="000000"/>
    </w:rPr>
  </w:style>
  <w:style w:type="character" w:customStyle="1" w:styleId="cf01">
    <w:name w:val="cf01"/>
    <w:basedOn w:val="Fontepargpadro"/>
    <w:rsid w:val="002E09EE"/>
    <w:rPr>
      <w:rFonts w:ascii="Segoe UI" w:hAnsi="Segoe UI" w:cs="Segoe UI" w:hint="default"/>
      <w:i/>
      <w:iCs/>
      <w:sz w:val="18"/>
      <w:szCs w:val="18"/>
    </w:rPr>
  </w:style>
  <w:style w:type="paragraph" w:customStyle="1" w:styleId="pf0">
    <w:name w:val="pf0"/>
    <w:basedOn w:val="Normal"/>
    <w:rsid w:val="002E09EE"/>
    <w:pPr>
      <w:spacing w:before="100" w:beforeAutospacing="1" w:after="100" w:afterAutospacing="1"/>
    </w:pPr>
  </w:style>
  <w:style w:type="paragraph" w:customStyle="1" w:styleId="Nvel3-R">
    <w:name w:val="Nível 3-R"/>
    <w:basedOn w:val="Normal"/>
    <w:link w:val="Nvel3-RChar"/>
    <w:autoRedefine/>
    <w:qFormat/>
    <w:rsid w:val="007B279F"/>
    <w:pPr>
      <w:spacing w:before="120" w:after="120" w:line="276" w:lineRule="auto"/>
      <w:ind w:left="284"/>
      <w:jc w:val="both"/>
    </w:pPr>
    <w:rPr>
      <w:rFonts w:ascii="Arial" w:eastAsiaTheme="minorEastAsia" w:hAnsi="Arial" w:cs="Arial"/>
      <w:i/>
      <w:iCs/>
      <w:color w:val="FF0000"/>
      <w:sz w:val="20"/>
      <w:szCs w:val="20"/>
    </w:rPr>
  </w:style>
  <w:style w:type="character" w:customStyle="1" w:styleId="Nvel3-RChar">
    <w:name w:val="Nível 3-R Char"/>
    <w:basedOn w:val="Fontepargpadro"/>
    <w:link w:val="Nvel3-R"/>
    <w:rsid w:val="007B279F"/>
    <w:rPr>
      <w:rFonts w:ascii="Arial" w:eastAsiaTheme="minorEastAsia" w:hAnsi="Arial" w:cs="Arial"/>
      <w:i/>
      <w:iCs/>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55557">
      <w:bodyDiv w:val="1"/>
      <w:marLeft w:val="0"/>
      <w:marRight w:val="0"/>
      <w:marTop w:val="0"/>
      <w:marBottom w:val="0"/>
      <w:divBdr>
        <w:top w:val="none" w:sz="0" w:space="0" w:color="auto"/>
        <w:left w:val="none" w:sz="0" w:space="0" w:color="auto"/>
        <w:bottom w:val="none" w:sz="0" w:space="0" w:color="auto"/>
        <w:right w:val="none" w:sz="0" w:space="0" w:color="auto"/>
      </w:divBdr>
    </w:div>
    <w:div w:id="129171881">
      <w:bodyDiv w:val="1"/>
      <w:marLeft w:val="0"/>
      <w:marRight w:val="0"/>
      <w:marTop w:val="0"/>
      <w:marBottom w:val="0"/>
      <w:divBdr>
        <w:top w:val="none" w:sz="0" w:space="0" w:color="auto"/>
        <w:left w:val="none" w:sz="0" w:space="0" w:color="auto"/>
        <w:bottom w:val="none" w:sz="0" w:space="0" w:color="auto"/>
        <w:right w:val="none" w:sz="0" w:space="0" w:color="auto"/>
      </w:divBdr>
    </w:div>
    <w:div w:id="144781583">
      <w:bodyDiv w:val="1"/>
      <w:marLeft w:val="0"/>
      <w:marRight w:val="0"/>
      <w:marTop w:val="0"/>
      <w:marBottom w:val="0"/>
      <w:divBdr>
        <w:top w:val="none" w:sz="0" w:space="0" w:color="auto"/>
        <w:left w:val="none" w:sz="0" w:space="0" w:color="auto"/>
        <w:bottom w:val="none" w:sz="0" w:space="0" w:color="auto"/>
        <w:right w:val="none" w:sz="0" w:space="0" w:color="auto"/>
      </w:divBdr>
    </w:div>
    <w:div w:id="209997191">
      <w:bodyDiv w:val="1"/>
      <w:marLeft w:val="0"/>
      <w:marRight w:val="0"/>
      <w:marTop w:val="0"/>
      <w:marBottom w:val="0"/>
      <w:divBdr>
        <w:top w:val="none" w:sz="0" w:space="0" w:color="auto"/>
        <w:left w:val="none" w:sz="0" w:space="0" w:color="auto"/>
        <w:bottom w:val="none" w:sz="0" w:space="0" w:color="auto"/>
        <w:right w:val="none" w:sz="0" w:space="0" w:color="auto"/>
      </w:divBdr>
    </w:div>
    <w:div w:id="290207241">
      <w:bodyDiv w:val="1"/>
      <w:marLeft w:val="0"/>
      <w:marRight w:val="0"/>
      <w:marTop w:val="0"/>
      <w:marBottom w:val="0"/>
      <w:divBdr>
        <w:top w:val="none" w:sz="0" w:space="0" w:color="auto"/>
        <w:left w:val="none" w:sz="0" w:space="0" w:color="auto"/>
        <w:bottom w:val="none" w:sz="0" w:space="0" w:color="auto"/>
        <w:right w:val="none" w:sz="0" w:space="0" w:color="auto"/>
      </w:divBdr>
    </w:div>
    <w:div w:id="306937198">
      <w:bodyDiv w:val="1"/>
      <w:marLeft w:val="0"/>
      <w:marRight w:val="0"/>
      <w:marTop w:val="0"/>
      <w:marBottom w:val="0"/>
      <w:divBdr>
        <w:top w:val="none" w:sz="0" w:space="0" w:color="auto"/>
        <w:left w:val="none" w:sz="0" w:space="0" w:color="auto"/>
        <w:bottom w:val="none" w:sz="0" w:space="0" w:color="auto"/>
        <w:right w:val="none" w:sz="0" w:space="0" w:color="auto"/>
      </w:divBdr>
    </w:div>
    <w:div w:id="328292479">
      <w:bodyDiv w:val="1"/>
      <w:marLeft w:val="0"/>
      <w:marRight w:val="0"/>
      <w:marTop w:val="0"/>
      <w:marBottom w:val="0"/>
      <w:divBdr>
        <w:top w:val="none" w:sz="0" w:space="0" w:color="auto"/>
        <w:left w:val="none" w:sz="0" w:space="0" w:color="auto"/>
        <w:bottom w:val="none" w:sz="0" w:space="0" w:color="auto"/>
        <w:right w:val="none" w:sz="0" w:space="0" w:color="auto"/>
      </w:divBdr>
    </w:div>
    <w:div w:id="452478010">
      <w:bodyDiv w:val="1"/>
      <w:marLeft w:val="0"/>
      <w:marRight w:val="0"/>
      <w:marTop w:val="0"/>
      <w:marBottom w:val="0"/>
      <w:divBdr>
        <w:top w:val="none" w:sz="0" w:space="0" w:color="auto"/>
        <w:left w:val="none" w:sz="0" w:space="0" w:color="auto"/>
        <w:bottom w:val="none" w:sz="0" w:space="0" w:color="auto"/>
        <w:right w:val="none" w:sz="0" w:space="0" w:color="auto"/>
      </w:divBdr>
    </w:div>
    <w:div w:id="572281247">
      <w:bodyDiv w:val="1"/>
      <w:marLeft w:val="0"/>
      <w:marRight w:val="0"/>
      <w:marTop w:val="0"/>
      <w:marBottom w:val="0"/>
      <w:divBdr>
        <w:top w:val="none" w:sz="0" w:space="0" w:color="auto"/>
        <w:left w:val="none" w:sz="0" w:space="0" w:color="auto"/>
        <w:bottom w:val="none" w:sz="0" w:space="0" w:color="auto"/>
        <w:right w:val="none" w:sz="0" w:space="0" w:color="auto"/>
      </w:divBdr>
    </w:div>
    <w:div w:id="605965579">
      <w:bodyDiv w:val="1"/>
      <w:marLeft w:val="0"/>
      <w:marRight w:val="0"/>
      <w:marTop w:val="0"/>
      <w:marBottom w:val="0"/>
      <w:divBdr>
        <w:top w:val="none" w:sz="0" w:space="0" w:color="auto"/>
        <w:left w:val="none" w:sz="0" w:space="0" w:color="auto"/>
        <w:bottom w:val="none" w:sz="0" w:space="0" w:color="auto"/>
        <w:right w:val="none" w:sz="0" w:space="0" w:color="auto"/>
      </w:divBdr>
    </w:div>
    <w:div w:id="629359330">
      <w:bodyDiv w:val="1"/>
      <w:marLeft w:val="0"/>
      <w:marRight w:val="0"/>
      <w:marTop w:val="0"/>
      <w:marBottom w:val="0"/>
      <w:divBdr>
        <w:top w:val="none" w:sz="0" w:space="0" w:color="auto"/>
        <w:left w:val="none" w:sz="0" w:space="0" w:color="auto"/>
        <w:bottom w:val="none" w:sz="0" w:space="0" w:color="auto"/>
        <w:right w:val="none" w:sz="0" w:space="0" w:color="auto"/>
      </w:divBdr>
      <w:divsChild>
        <w:div w:id="588537623">
          <w:marLeft w:val="0"/>
          <w:marRight w:val="0"/>
          <w:marTop w:val="0"/>
          <w:marBottom w:val="0"/>
          <w:divBdr>
            <w:top w:val="none" w:sz="0" w:space="0" w:color="auto"/>
            <w:left w:val="none" w:sz="0" w:space="0" w:color="auto"/>
            <w:bottom w:val="none" w:sz="0" w:space="0" w:color="auto"/>
            <w:right w:val="none" w:sz="0" w:space="0" w:color="auto"/>
          </w:divBdr>
        </w:div>
      </w:divsChild>
    </w:div>
    <w:div w:id="639770385">
      <w:bodyDiv w:val="1"/>
      <w:marLeft w:val="0"/>
      <w:marRight w:val="0"/>
      <w:marTop w:val="0"/>
      <w:marBottom w:val="0"/>
      <w:divBdr>
        <w:top w:val="none" w:sz="0" w:space="0" w:color="auto"/>
        <w:left w:val="none" w:sz="0" w:space="0" w:color="auto"/>
        <w:bottom w:val="none" w:sz="0" w:space="0" w:color="auto"/>
        <w:right w:val="none" w:sz="0" w:space="0" w:color="auto"/>
      </w:divBdr>
    </w:div>
    <w:div w:id="668218827">
      <w:bodyDiv w:val="1"/>
      <w:marLeft w:val="0"/>
      <w:marRight w:val="0"/>
      <w:marTop w:val="0"/>
      <w:marBottom w:val="0"/>
      <w:divBdr>
        <w:top w:val="none" w:sz="0" w:space="0" w:color="auto"/>
        <w:left w:val="none" w:sz="0" w:space="0" w:color="auto"/>
        <w:bottom w:val="none" w:sz="0" w:space="0" w:color="auto"/>
        <w:right w:val="none" w:sz="0" w:space="0" w:color="auto"/>
      </w:divBdr>
    </w:div>
    <w:div w:id="709768455">
      <w:bodyDiv w:val="1"/>
      <w:marLeft w:val="0"/>
      <w:marRight w:val="0"/>
      <w:marTop w:val="0"/>
      <w:marBottom w:val="0"/>
      <w:divBdr>
        <w:top w:val="none" w:sz="0" w:space="0" w:color="auto"/>
        <w:left w:val="none" w:sz="0" w:space="0" w:color="auto"/>
        <w:bottom w:val="none" w:sz="0" w:space="0" w:color="auto"/>
        <w:right w:val="none" w:sz="0" w:space="0" w:color="auto"/>
      </w:divBdr>
      <w:divsChild>
        <w:div w:id="1522427709">
          <w:marLeft w:val="0"/>
          <w:marRight w:val="0"/>
          <w:marTop w:val="0"/>
          <w:marBottom w:val="0"/>
          <w:divBdr>
            <w:top w:val="none" w:sz="0" w:space="0" w:color="auto"/>
            <w:left w:val="none" w:sz="0" w:space="0" w:color="auto"/>
            <w:bottom w:val="none" w:sz="0" w:space="0" w:color="auto"/>
            <w:right w:val="none" w:sz="0" w:space="0" w:color="auto"/>
          </w:divBdr>
        </w:div>
      </w:divsChild>
    </w:div>
    <w:div w:id="802382379">
      <w:bodyDiv w:val="1"/>
      <w:marLeft w:val="0"/>
      <w:marRight w:val="0"/>
      <w:marTop w:val="0"/>
      <w:marBottom w:val="0"/>
      <w:divBdr>
        <w:top w:val="none" w:sz="0" w:space="0" w:color="auto"/>
        <w:left w:val="none" w:sz="0" w:space="0" w:color="auto"/>
        <w:bottom w:val="none" w:sz="0" w:space="0" w:color="auto"/>
        <w:right w:val="none" w:sz="0" w:space="0" w:color="auto"/>
      </w:divBdr>
    </w:div>
    <w:div w:id="830947003">
      <w:bodyDiv w:val="1"/>
      <w:marLeft w:val="0"/>
      <w:marRight w:val="0"/>
      <w:marTop w:val="0"/>
      <w:marBottom w:val="0"/>
      <w:divBdr>
        <w:top w:val="none" w:sz="0" w:space="0" w:color="auto"/>
        <w:left w:val="none" w:sz="0" w:space="0" w:color="auto"/>
        <w:bottom w:val="none" w:sz="0" w:space="0" w:color="auto"/>
        <w:right w:val="none" w:sz="0" w:space="0" w:color="auto"/>
      </w:divBdr>
    </w:div>
    <w:div w:id="843934303">
      <w:bodyDiv w:val="1"/>
      <w:marLeft w:val="0"/>
      <w:marRight w:val="0"/>
      <w:marTop w:val="0"/>
      <w:marBottom w:val="0"/>
      <w:divBdr>
        <w:top w:val="none" w:sz="0" w:space="0" w:color="auto"/>
        <w:left w:val="none" w:sz="0" w:space="0" w:color="auto"/>
        <w:bottom w:val="none" w:sz="0" w:space="0" w:color="auto"/>
        <w:right w:val="none" w:sz="0" w:space="0" w:color="auto"/>
      </w:divBdr>
    </w:div>
    <w:div w:id="850140742">
      <w:bodyDiv w:val="1"/>
      <w:marLeft w:val="0"/>
      <w:marRight w:val="0"/>
      <w:marTop w:val="0"/>
      <w:marBottom w:val="0"/>
      <w:divBdr>
        <w:top w:val="none" w:sz="0" w:space="0" w:color="auto"/>
        <w:left w:val="none" w:sz="0" w:space="0" w:color="auto"/>
        <w:bottom w:val="none" w:sz="0" w:space="0" w:color="auto"/>
        <w:right w:val="none" w:sz="0" w:space="0" w:color="auto"/>
      </w:divBdr>
    </w:div>
    <w:div w:id="860125052">
      <w:bodyDiv w:val="1"/>
      <w:marLeft w:val="0"/>
      <w:marRight w:val="0"/>
      <w:marTop w:val="0"/>
      <w:marBottom w:val="0"/>
      <w:divBdr>
        <w:top w:val="none" w:sz="0" w:space="0" w:color="auto"/>
        <w:left w:val="none" w:sz="0" w:space="0" w:color="auto"/>
        <w:bottom w:val="none" w:sz="0" w:space="0" w:color="auto"/>
        <w:right w:val="none" w:sz="0" w:space="0" w:color="auto"/>
      </w:divBdr>
    </w:div>
    <w:div w:id="928738967">
      <w:bodyDiv w:val="1"/>
      <w:marLeft w:val="0"/>
      <w:marRight w:val="0"/>
      <w:marTop w:val="0"/>
      <w:marBottom w:val="0"/>
      <w:divBdr>
        <w:top w:val="none" w:sz="0" w:space="0" w:color="auto"/>
        <w:left w:val="none" w:sz="0" w:space="0" w:color="auto"/>
        <w:bottom w:val="none" w:sz="0" w:space="0" w:color="auto"/>
        <w:right w:val="none" w:sz="0" w:space="0" w:color="auto"/>
      </w:divBdr>
    </w:div>
    <w:div w:id="956713491">
      <w:bodyDiv w:val="1"/>
      <w:marLeft w:val="0"/>
      <w:marRight w:val="0"/>
      <w:marTop w:val="0"/>
      <w:marBottom w:val="0"/>
      <w:divBdr>
        <w:top w:val="none" w:sz="0" w:space="0" w:color="auto"/>
        <w:left w:val="none" w:sz="0" w:space="0" w:color="auto"/>
        <w:bottom w:val="none" w:sz="0" w:space="0" w:color="auto"/>
        <w:right w:val="none" w:sz="0" w:space="0" w:color="auto"/>
      </w:divBdr>
    </w:div>
    <w:div w:id="1002313519">
      <w:bodyDiv w:val="1"/>
      <w:marLeft w:val="0"/>
      <w:marRight w:val="0"/>
      <w:marTop w:val="0"/>
      <w:marBottom w:val="0"/>
      <w:divBdr>
        <w:top w:val="none" w:sz="0" w:space="0" w:color="auto"/>
        <w:left w:val="none" w:sz="0" w:space="0" w:color="auto"/>
        <w:bottom w:val="none" w:sz="0" w:space="0" w:color="auto"/>
        <w:right w:val="none" w:sz="0" w:space="0" w:color="auto"/>
      </w:divBdr>
    </w:div>
    <w:div w:id="1046222151">
      <w:bodyDiv w:val="1"/>
      <w:marLeft w:val="0"/>
      <w:marRight w:val="0"/>
      <w:marTop w:val="0"/>
      <w:marBottom w:val="0"/>
      <w:divBdr>
        <w:top w:val="none" w:sz="0" w:space="0" w:color="auto"/>
        <w:left w:val="none" w:sz="0" w:space="0" w:color="auto"/>
        <w:bottom w:val="none" w:sz="0" w:space="0" w:color="auto"/>
        <w:right w:val="none" w:sz="0" w:space="0" w:color="auto"/>
      </w:divBdr>
    </w:div>
    <w:div w:id="1138382282">
      <w:bodyDiv w:val="1"/>
      <w:marLeft w:val="0"/>
      <w:marRight w:val="0"/>
      <w:marTop w:val="0"/>
      <w:marBottom w:val="0"/>
      <w:divBdr>
        <w:top w:val="none" w:sz="0" w:space="0" w:color="auto"/>
        <w:left w:val="none" w:sz="0" w:space="0" w:color="auto"/>
        <w:bottom w:val="none" w:sz="0" w:space="0" w:color="auto"/>
        <w:right w:val="none" w:sz="0" w:space="0" w:color="auto"/>
      </w:divBdr>
    </w:div>
    <w:div w:id="1187058529">
      <w:bodyDiv w:val="1"/>
      <w:marLeft w:val="0"/>
      <w:marRight w:val="0"/>
      <w:marTop w:val="0"/>
      <w:marBottom w:val="0"/>
      <w:divBdr>
        <w:top w:val="none" w:sz="0" w:space="0" w:color="auto"/>
        <w:left w:val="none" w:sz="0" w:space="0" w:color="auto"/>
        <w:bottom w:val="none" w:sz="0" w:space="0" w:color="auto"/>
        <w:right w:val="none" w:sz="0" w:space="0" w:color="auto"/>
      </w:divBdr>
      <w:divsChild>
        <w:div w:id="977610861">
          <w:marLeft w:val="0"/>
          <w:marRight w:val="0"/>
          <w:marTop w:val="0"/>
          <w:marBottom w:val="0"/>
          <w:divBdr>
            <w:top w:val="none" w:sz="0" w:space="0" w:color="auto"/>
            <w:left w:val="none" w:sz="0" w:space="0" w:color="auto"/>
            <w:bottom w:val="none" w:sz="0" w:space="0" w:color="auto"/>
            <w:right w:val="none" w:sz="0" w:space="0" w:color="auto"/>
          </w:divBdr>
        </w:div>
      </w:divsChild>
    </w:div>
    <w:div w:id="1315790986">
      <w:bodyDiv w:val="1"/>
      <w:marLeft w:val="0"/>
      <w:marRight w:val="0"/>
      <w:marTop w:val="0"/>
      <w:marBottom w:val="0"/>
      <w:divBdr>
        <w:top w:val="none" w:sz="0" w:space="0" w:color="auto"/>
        <w:left w:val="none" w:sz="0" w:space="0" w:color="auto"/>
        <w:bottom w:val="none" w:sz="0" w:space="0" w:color="auto"/>
        <w:right w:val="none" w:sz="0" w:space="0" w:color="auto"/>
      </w:divBdr>
    </w:div>
    <w:div w:id="1408185350">
      <w:bodyDiv w:val="1"/>
      <w:marLeft w:val="0"/>
      <w:marRight w:val="0"/>
      <w:marTop w:val="0"/>
      <w:marBottom w:val="0"/>
      <w:divBdr>
        <w:top w:val="none" w:sz="0" w:space="0" w:color="auto"/>
        <w:left w:val="none" w:sz="0" w:space="0" w:color="auto"/>
        <w:bottom w:val="none" w:sz="0" w:space="0" w:color="auto"/>
        <w:right w:val="none" w:sz="0" w:space="0" w:color="auto"/>
      </w:divBdr>
    </w:div>
    <w:div w:id="1426000312">
      <w:bodyDiv w:val="1"/>
      <w:marLeft w:val="0"/>
      <w:marRight w:val="0"/>
      <w:marTop w:val="0"/>
      <w:marBottom w:val="0"/>
      <w:divBdr>
        <w:top w:val="none" w:sz="0" w:space="0" w:color="auto"/>
        <w:left w:val="none" w:sz="0" w:space="0" w:color="auto"/>
        <w:bottom w:val="none" w:sz="0" w:space="0" w:color="auto"/>
        <w:right w:val="none" w:sz="0" w:space="0" w:color="auto"/>
      </w:divBdr>
    </w:div>
    <w:div w:id="1521312049">
      <w:bodyDiv w:val="1"/>
      <w:marLeft w:val="0"/>
      <w:marRight w:val="0"/>
      <w:marTop w:val="0"/>
      <w:marBottom w:val="0"/>
      <w:divBdr>
        <w:top w:val="none" w:sz="0" w:space="0" w:color="auto"/>
        <w:left w:val="none" w:sz="0" w:space="0" w:color="auto"/>
        <w:bottom w:val="none" w:sz="0" w:space="0" w:color="auto"/>
        <w:right w:val="none" w:sz="0" w:space="0" w:color="auto"/>
      </w:divBdr>
    </w:div>
    <w:div w:id="1543128859">
      <w:bodyDiv w:val="1"/>
      <w:marLeft w:val="0"/>
      <w:marRight w:val="0"/>
      <w:marTop w:val="0"/>
      <w:marBottom w:val="0"/>
      <w:divBdr>
        <w:top w:val="none" w:sz="0" w:space="0" w:color="auto"/>
        <w:left w:val="none" w:sz="0" w:space="0" w:color="auto"/>
        <w:bottom w:val="none" w:sz="0" w:space="0" w:color="auto"/>
        <w:right w:val="none" w:sz="0" w:space="0" w:color="auto"/>
      </w:divBdr>
    </w:div>
    <w:div w:id="1570269279">
      <w:bodyDiv w:val="1"/>
      <w:marLeft w:val="0"/>
      <w:marRight w:val="0"/>
      <w:marTop w:val="0"/>
      <w:marBottom w:val="0"/>
      <w:divBdr>
        <w:top w:val="none" w:sz="0" w:space="0" w:color="auto"/>
        <w:left w:val="none" w:sz="0" w:space="0" w:color="auto"/>
        <w:bottom w:val="none" w:sz="0" w:space="0" w:color="auto"/>
        <w:right w:val="none" w:sz="0" w:space="0" w:color="auto"/>
      </w:divBdr>
    </w:div>
    <w:div w:id="1616673871">
      <w:bodyDiv w:val="1"/>
      <w:marLeft w:val="0"/>
      <w:marRight w:val="0"/>
      <w:marTop w:val="0"/>
      <w:marBottom w:val="0"/>
      <w:divBdr>
        <w:top w:val="none" w:sz="0" w:space="0" w:color="auto"/>
        <w:left w:val="none" w:sz="0" w:space="0" w:color="auto"/>
        <w:bottom w:val="none" w:sz="0" w:space="0" w:color="auto"/>
        <w:right w:val="none" w:sz="0" w:space="0" w:color="auto"/>
      </w:divBdr>
    </w:div>
    <w:div w:id="1709721366">
      <w:bodyDiv w:val="1"/>
      <w:marLeft w:val="0"/>
      <w:marRight w:val="0"/>
      <w:marTop w:val="0"/>
      <w:marBottom w:val="0"/>
      <w:divBdr>
        <w:top w:val="none" w:sz="0" w:space="0" w:color="auto"/>
        <w:left w:val="none" w:sz="0" w:space="0" w:color="auto"/>
        <w:bottom w:val="none" w:sz="0" w:space="0" w:color="auto"/>
        <w:right w:val="none" w:sz="0" w:space="0" w:color="auto"/>
      </w:divBdr>
    </w:div>
    <w:div w:id="1890264173">
      <w:bodyDiv w:val="1"/>
      <w:marLeft w:val="0"/>
      <w:marRight w:val="0"/>
      <w:marTop w:val="0"/>
      <w:marBottom w:val="0"/>
      <w:divBdr>
        <w:top w:val="none" w:sz="0" w:space="0" w:color="auto"/>
        <w:left w:val="none" w:sz="0" w:space="0" w:color="auto"/>
        <w:bottom w:val="none" w:sz="0" w:space="0" w:color="auto"/>
        <w:right w:val="none" w:sz="0" w:space="0" w:color="auto"/>
      </w:divBdr>
    </w:div>
    <w:div w:id="1972780900">
      <w:bodyDiv w:val="1"/>
      <w:marLeft w:val="0"/>
      <w:marRight w:val="0"/>
      <w:marTop w:val="0"/>
      <w:marBottom w:val="0"/>
      <w:divBdr>
        <w:top w:val="none" w:sz="0" w:space="0" w:color="auto"/>
        <w:left w:val="none" w:sz="0" w:space="0" w:color="auto"/>
        <w:bottom w:val="none" w:sz="0" w:space="0" w:color="auto"/>
        <w:right w:val="none" w:sz="0" w:space="0" w:color="auto"/>
      </w:divBdr>
    </w:div>
    <w:div w:id="2025399255">
      <w:bodyDiv w:val="1"/>
      <w:marLeft w:val="0"/>
      <w:marRight w:val="0"/>
      <w:marTop w:val="0"/>
      <w:marBottom w:val="0"/>
      <w:divBdr>
        <w:top w:val="none" w:sz="0" w:space="0" w:color="auto"/>
        <w:left w:val="none" w:sz="0" w:space="0" w:color="auto"/>
        <w:bottom w:val="none" w:sz="0" w:space="0" w:color="auto"/>
        <w:right w:val="none" w:sz="0" w:space="0" w:color="auto"/>
      </w:divBdr>
    </w:div>
    <w:div w:id="2060201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jasoares\Dados%20de%20aplicativos\Microsoft\Modelos\Papel_carta_FINEP_cor.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80C9DFDEAFC3C94EB0CADE99A591B6C8" ma:contentTypeVersion="14" ma:contentTypeDescription="Crie um novo documento." ma:contentTypeScope="" ma:versionID="a7937a443ea093a08b90a4a976b260a3">
  <xsd:schema xmlns:xsd="http://www.w3.org/2001/XMLSchema" xmlns:xs="http://www.w3.org/2001/XMLSchema" xmlns:p="http://schemas.microsoft.com/office/2006/metadata/properties" xmlns:ns2="5b9fb9d5-7165-43e8-aa42-4b26c1fd3425" xmlns:ns3="73b652b7-ebcb-44a6-b99e-cac1d4f22eb6" targetNamespace="http://schemas.microsoft.com/office/2006/metadata/properties" ma:root="true" ma:fieldsID="9dea4c437a930ff79751817c594ea103" ns2:_="" ns3:_="">
    <xsd:import namespace="5b9fb9d5-7165-43e8-aa42-4b26c1fd3425"/>
    <xsd:import namespace="73b652b7-ebcb-44a6-b99e-cac1d4f22eb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DataeHor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9fb9d5-7165-43e8-aa42-4b26c1fd34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DataeHora" ma:index="14" nillable="true" ma:displayName="Data e Hora" ma:format="DateTime" ma:internalName="DataeHora">
      <xsd:simpleType>
        <xsd:restriction base="dms:DateTime"/>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9dedead9-c757-482c-9d9c-129f1bf7743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b652b7-ebcb-44a6-b99e-cac1d4f22eb6"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element name="TaxCatchAll" ma:index="17" nillable="true" ma:displayName="Taxonomy Catch All Column" ma:hidden="true" ma:list="{a826e0c2-7170-4292-8166-75931d9676c2}" ma:internalName="TaxCatchAll" ma:showField="CatchAllData" ma:web="73b652b7-ebcb-44a6-b99e-cac1d4f22e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b9fb9d5-7165-43e8-aa42-4b26c1fd3425">
      <Terms xmlns="http://schemas.microsoft.com/office/infopath/2007/PartnerControls"/>
    </lcf76f155ced4ddcb4097134ff3c332f>
    <TaxCatchAll xmlns="73b652b7-ebcb-44a6-b99e-cac1d4f22eb6" xsi:nil="true"/>
    <DataeHora xmlns="5b9fb9d5-7165-43e8-aa42-4b26c1fd3425" xsi:nil="true"/>
  </documentManagement>
</p:properties>
</file>

<file path=customXml/itemProps1.xml><?xml version="1.0" encoding="utf-8"?>
<ds:datastoreItem xmlns:ds="http://schemas.openxmlformats.org/officeDocument/2006/customXml" ds:itemID="{64A61A84-E249-414A-AD61-E7A026FE4505}">
  <ds:schemaRefs>
    <ds:schemaRef ds:uri="http://schemas.openxmlformats.org/officeDocument/2006/bibliography"/>
  </ds:schemaRefs>
</ds:datastoreItem>
</file>

<file path=customXml/itemProps2.xml><?xml version="1.0" encoding="utf-8"?>
<ds:datastoreItem xmlns:ds="http://schemas.openxmlformats.org/officeDocument/2006/customXml" ds:itemID="{2A4049B5-1CDC-4BB5-A74B-01E93AD39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9fb9d5-7165-43e8-aa42-4b26c1fd3425"/>
    <ds:schemaRef ds:uri="73b652b7-ebcb-44a6-b99e-cac1d4f22e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D3C7F2-5BB5-4F13-B173-B154EC610332}">
  <ds:schemaRefs>
    <ds:schemaRef ds:uri="http://schemas.microsoft.com/sharepoint/v3/contenttype/forms"/>
  </ds:schemaRefs>
</ds:datastoreItem>
</file>

<file path=customXml/itemProps4.xml><?xml version="1.0" encoding="utf-8"?>
<ds:datastoreItem xmlns:ds="http://schemas.openxmlformats.org/officeDocument/2006/customXml" ds:itemID="{CB9B9D70-A332-4D72-9F04-F3CBA5B529A1}">
  <ds:schemaRefs>
    <ds:schemaRef ds:uri="http://schemas.microsoft.com/office/2006/metadata/properties"/>
    <ds:schemaRef ds:uri="http://schemas.microsoft.com/office/infopath/2007/PartnerControls"/>
    <ds:schemaRef ds:uri="5b9fb9d5-7165-43e8-aa42-4b26c1fd3425"/>
    <ds:schemaRef ds:uri="73b652b7-ebcb-44a6-b99e-cac1d4f22eb6"/>
  </ds:schemaRefs>
</ds:datastoreItem>
</file>

<file path=docProps/app.xml><?xml version="1.0" encoding="utf-8"?>
<Properties xmlns="http://schemas.openxmlformats.org/officeDocument/2006/extended-properties" xmlns:vt="http://schemas.openxmlformats.org/officeDocument/2006/docPropsVTypes">
  <Template>Papel_carta_FINEP_cor</Template>
  <TotalTime>766</TotalTime>
  <Pages>28</Pages>
  <Words>8626</Words>
  <Characters>46581</Characters>
  <Application>Microsoft Office Word</Application>
  <DocSecurity>0</DocSecurity>
  <Lines>388</Lines>
  <Paragraphs>110</Paragraphs>
  <ScaleCrop>false</ScaleCrop>
  <HeadingPairs>
    <vt:vector size="2" baseType="variant">
      <vt:variant>
        <vt:lpstr>Título</vt:lpstr>
      </vt:variant>
      <vt:variant>
        <vt:i4>1</vt:i4>
      </vt:variant>
    </vt:vector>
  </HeadingPairs>
  <TitlesOfParts>
    <vt:vector size="1" baseType="lpstr">
      <vt:lpstr>Ciência e Tecnologia para todos os gostos e idades</vt:lpstr>
    </vt:vector>
  </TitlesOfParts>
  <Company>FINEP</Company>
  <LinksUpToDate>false</LinksUpToDate>
  <CharactersWithSpaces>55097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Ciência e Tecnologia para todos os gostos e idades</dc:title>
  <dc:subject/>
  <dc:creator>Usuário</dc:creator>
  <cp:keywords/>
  <dc:description/>
  <cp:lastModifiedBy>Guido Tande Crespo Zeba</cp:lastModifiedBy>
  <cp:revision>47</cp:revision>
  <cp:lastPrinted>2021-06-07T18:47:00Z</cp:lastPrinted>
  <dcterms:created xsi:type="dcterms:W3CDTF">2024-09-16T13:19:00Z</dcterms:created>
  <dcterms:modified xsi:type="dcterms:W3CDTF">2026-02-10T17:38:00Z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0x01010080C9DFDEAFC3C94EB0CADE99A591B6C8</vt:lpwstr>
  </property>
  <property fmtid="{D5CDD505-2E9C-101B-9397-08002B2CF9AE}" pid="3" name="MediaServiceImageTags">
    <vt:lpwstr/>
  </property>
</Properties>
</file>